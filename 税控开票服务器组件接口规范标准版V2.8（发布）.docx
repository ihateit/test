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D45B0" w:rsidRDefault="003D45B0" w:rsidP="008E502B">
      <w:pPr>
        <w:jc w:val="center"/>
        <w:rPr>
          <w:b/>
          <w:sz w:val="52"/>
          <w:szCs w:val="52"/>
        </w:rPr>
      </w:pPr>
      <w:bookmarkStart w:id="0" w:name="_Toc421870208"/>
      <w:bookmarkStart w:id="1" w:name="_Toc350957624"/>
    </w:p>
    <w:p w:rsidR="003D45B0" w:rsidRDefault="003D45B0" w:rsidP="008E502B">
      <w:pPr>
        <w:jc w:val="center"/>
        <w:rPr>
          <w:b/>
          <w:sz w:val="52"/>
          <w:szCs w:val="52"/>
        </w:rPr>
      </w:pPr>
    </w:p>
    <w:p w:rsidR="003D45B0" w:rsidRDefault="003D45B0" w:rsidP="008E502B">
      <w:pPr>
        <w:jc w:val="center"/>
        <w:rPr>
          <w:b/>
          <w:sz w:val="52"/>
          <w:szCs w:val="52"/>
        </w:rPr>
      </w:pPr>
    </w:p>
    <w:p w:rsidR="003D45B0" w:rsidRDefault="003D45B0" w:rsidP="008E502B">
      <w:pPr>
        <w:jc w:val="center"/>
        <w:rPr>
          <w:b/>
          <w:sz w:val="52"/>
          <w:szCs w:val="52"/>
        </w:rPr>
      </w:pPr>
    </w:p>
    <w:p w:rsidR="003D45B0" w:rsidRDefault="003D45B0" w:rsidP="008E502B">
      <w:pPr>
        <w:jc w:val="center"/>
        <w:rPr>
          <w:b/>
          <w:sz w:val="52"/>
          <w:szCs w:val="52"/>
        </w:rPr>
      </w:pPr>
    </w:p>
    <w:p w:rsidR="003D45B0" w:rsidRPr="006F4711" w:rsidRDefault="003D45B0" w:rsidP="006F4711">
      <w:pPr>
        <w:spacing w:line="360" w:lineRule="auto"/>
        <w:ind w:firstLineChars="38" w:firstLine="198"/>
        <w:jc w:val="center"/>
        <w:rPr>
          <w:b/>
          <w:sz w:val="52"/>
          <w:szCs w:val="52"/>
        </w:rPr>
      </w:pPr>
      <w:r w:rsidRPr="006F4711">
        <w:rPr>
          <w:b/>
          <w:sz w:val="52"/>
          <w:szCs w:val="52"/>
        </w:rPr>
        <w:t>税控</w:t>
      </w:r>
      <w:r w:rsidRPr="006F4711">
        <w:rPr>
          <w:rFonts w:hint="eastAsia"/>
          <w:b/>
          <w:sz w:val="52"/>
          <w:szCs w:val="52"/>
        </w:rPr>
        <w:t>开票</w:t>
      </w:r>
      <w:r w:rsidRPr="006F4711">
        <w:rPr>
          <w:b/>
          <w:sz w:val="52"/>
          <w:szCs w:val="52"/>
        </w:rPr>
        <w:t>服务器</w:t>
      </w:r>
      <w:r>
        <w:rPr>
          <w:rFonts w:hint="eastAsia"/>
          <w:b/>
          <w:sz w:val="52"/>
          <w:szCs w:val="52"/>
        </w:rPr>
        <w:t>组件</w:t>
      </w:r>
      <w:r w:rsidRPr="006F4711">
        <w:rPr>
          <w:b/>
          <w:sz w:val="52"/>
          <w:szCs w:val="52"/>
        </w:rPr>
        <w:t>接口规范</w:t>
      </w:r>
    </w:p>
    <w:p w:rsidR="003D45B0" w:rsidRDefault="003D45B0" w:rsidP="00441F94">
      <w:pPr>
        <w:pStyle w:val="aa"/>
        <w:rPr>
          <w:sz w:val="52"/>
          <w:szCs w:val="52"/>
        </w:rPr>
      </w:pPr>
      <w:r>
        <w:rPr>
          <w:rFonts w:hint="eastAsia"/>
          <w:sz w:val="52"/>
          <w:szCs w:val="52"/>
        </w:rPr>
        <w:t>（</w:t>
      </w:r>
      <w:r>
        <w:rPr>
          <w:rFonts w:hint="eastAsia"/>
          <w:sz w:val="52"/>
          <w:szCs w:val="52"/>
        </w:rPr>
        <w:t>V</w:t>
      </w:r>
      <w:r w:rsidR="00176D21">
        <w:rPr>
          <w:rFonts w:hint="eastAsia"/>
          <w:sz w:val="52"/>
          <w:szCs w:val="52"/>
        </w:rPr>
        <w:t>2</w:t>
      </w:r>
      <w:r>
        <w:rPr>
          <w:rFonts w:hint="eastAsia"/>
          <w:sz w:val="52"/>
          <w:szCs w:val="52"/>
        </w:rPr>
        <w:t>.</w:t>
      </w:r>
      <w:r w:rsidR="00447DB8">
        <w:rPr>
          <w:sz w:val="52"/>
          <w:szCs w:val="52"/>
        </w:rPr>
        <w:t>8</w:t>
      </w:r>
      <w:r>
        <w:rPr>
          <w:rFonts w:hint="eastAsia"/>
          <w:sz w:val="52"/>
          <w:szCs w:val="52"/>
        </w:rPr>
        <w:t>）</w:t>
      </w:r>
    </w:p>
    <w:p w:rsidR="003D45B0" w:rsidRPr="00584316" w:rsidRDefault="003D45B0" w:rsidP="006F4711">
      <w:pPr>
        <w:spacing w:line="360" w:lineRule="auto"/>
        <w:ind w:firstLineChars="38" w:firstLine="198"/>
        <w:jc w:val="center"/>
        <w:rPr>
          <w:sz w:val="52"/>
          <w:szCs w:val="52"/>
        </w:rPr>
      </w:pPr>
    </w:p>
    <w:p w:rsidR="003D45B0" w:rsidRDefault="003D45B0" w:rsidP="006F4711">
      <w:pPr>
        <w:spacing w:line="360" w:lineRule="auto"/>
        <w:ind w:firstLineChars="38" w:firstLine="198"/>
        <w:jc w:val="center"/>
        <w:rPr>
          <w:sz w:val="52"/>
          <w:szCs w:val="52"/>
        </w:rPr>
      </w:pPr>
    </w:p>
    <w:p w:rsidR="003D45B0" w:rsidRDefault="003D45B0" w:rsidP="008E502B">
      <w:pPr>
        <w:ind w:firstLineChars="38" w:firstLine="198"/>
        <w:jc w:val="center"/>
        <w:rPr>
          <w:sz w:val="52"/>
          <w:szCs w:val="52"/>
        </w:rPr>
      </w:pPr>
    </w:p>
    <w:p w:rsidR="003D45B0" w:rsidRPr="0085231A" w:rsidRDefault="003D45B0" w:rsidP="008E502B">
      <w:pPr>
        <w:ind w:firstLineChars="38" w:firstLine="198"/>
        <w:jc w:val="center"/>
        <w:rPr>
          <w:sz w:val="52"/>
          <w:szCs w:val="52"/>
        </w:rPr>
      </w:pPr>
    </w:p>
    <w:p w:rsidR="003D45B0" w:rsidRDefault="003D45B0" w:rsidP="008E502B">
      <w:pPr>
        <w:ind w:firstLineChars="38" w:firstLine="198"/>
        <w:jc w:val="center"/>
        <w:rPr>
          <w:sz w:val="52"/>
          <w:szCs w:val="52"/>
        </w:rPr>
      </w:pPr>
    </w:p>
    <w:p w:rsidR="003D45B0" w:rsidRDefault="003D45B0" w:rsidP="008E502B">
      <w:pPr>
        <w:ind w:firstLineChars="38" w:firstLine="198"/>
        <w:jc w:val="center"/>
        <w:rPr>
          <w:sz w:val="52"/>
          <w:szCs w:val="52"/>
        </w:rPr>
      </w:pPr>
    </w:p>
    <w:p w:rsidR="003D45B0" w:rsidRDefault="003D45B0" w:rsidP="008E502B">
      <w:pPr>
        <w:ind w:firstLineChars="38" w:firstLine="198"/>
        <w:jc w:val="center"/>
        <w:rPr>
          <w:sz w:val="52"/>
          <w:szCs w:val="52"/>
        </w:rPr>
      </w:pPr>
    </w:p>
    <w:p w:rsidR="003D45B0" w:rsidRDefault="003D45B0" w:rsidP="008E502B">
      <w:pPr>
        <w:ind w:firstLineChars="38" w:firstLine="198"/>
        <w:jc w:val="center"/>
        <w:rPr>
          <w:sz w:val="52"/>
          <w:szCs w:val="52"/>
        </w:rPr>
      </w:pPr>
    </w:p>
    <w:p w:rsidR="003D45B0" w:rsidRDefault="003D45B0" w:rsidP="008E502B">
      <w:pPr>
        <w:ind w:firstLineChars="38" w:firstLine="198"/>
        <w:jc w:val="center"/>
        <w:rPr>
          <w:sz w:val="52"/>
          <w:szCs w:val="52"/>
        </w:rPr>
      </w:pPr>
    </w:p>
    <w:p w:rsidR="003D45B0" w:rsidRDefault="003D45B0" w:rsidP="008E502B">
      <w:pPr>
        <w:ind w:firstLineChars="38" w:firstLine="198"/>
        <w:jc w:val="center"/>
        <w:rPr>
          <w:sz w:val="52"/>
          <w:szCs w:val="52"/>
        </w:rPr>
      </w:pPr>
    </w:p>
    <w:p w:rsidR="003D45B0" w:rsidRPr="00A63513" w:rsidRDefault="003D45B0" w:rsidP="008E502B">
      <w:pPr>
        <w:ind w:firstLineChars="38" w:firstLine="198"/>
        <w:jc w:val="center"/>
        <w:rPr>
          <w:sz w:val="52"/>
          <w:szCs w:val="52"/>
        </w:rPr>
      </w:pPr>
    </w:p>
    <w:p w:rsidR="003D45B0" w:rsidRPr="003B03FB" w:rsidRDefault="003D45B0" w:rsidP="008E502B">
      <w:pPr>
        <w:pStyle w:val="23"/>
        <w:ind w:firstLineChars="0" w:firstLine="0"/>
        <w:jc w:val="center"/>
        <w:rPr>
          <w:rFonts w:ascii="宋体" w:hAnsi="宋体"/>
          <w:sz w:val="28"/>
          <w:szCs w:val="28"/>
        </w:rPr>
      </w:pPr>
      <w:r w:rsidRPr="003B03FB">
        <w:rPr>
          <w:rFonts w:ascii="宋体" w:hAnsi="宋体" w:hint="eastAsia"/>
          <w:sz w:val="28"/>
          <w:szCs w:val="28"/>
        </w:rPr>
        <w:t>税控项目组</w:t>
      </w:r>
    </w:p>
    <w:p w:rsidR="003D45B0" w:rsidRDefault="003D45B0" w:rsidP="008E502B">
      <w:pPr>
        <w:pStyle w:val="23"/>
        <w:ind w:firstLineChars="0" w:firstLine="0"/>
        <w:jc w:val="center"/>
        <w:rPr>
          <w:rFonts w:ascii="宋体" w:hAnsi="宋体"/>
          <w:sz w:val="28"/>
          <w:szCs w:val="28"/>
        </w:rPr>
      </w:pPr>
      <w:r>
        <w:rPr>
          <w:rFonts w:ascii="宋体" w:hAnsi="宋体"/>
          <w:sz w:val="28"/>
          <w:szCs w:val="28"/>
        </w:rPr>
        <w:t>201</w:t>
      </w:r>
      <w:r w:rsidR="00C5442A">
        <w:rPr>
          <w:rFonts w:ascii="宋体" w:hAnsi="宋体"/>
          <w:sz w:val="28"/>
          <w:szCs w:val="28"/>
        </w:rPr>
        <w:t>9</w:t>
      </w:r>
      <w:r>
        <w:rPr>
          <w:rFonts w:ascii="宋体" w:hAnsi="宋体"/>
          <w:sz w:val="28"/>
          <w:szCs w:val="28"/>
        </w:rPr>
        <w:t>年</w:t>
      </w:r>
      <w:r w:rsidR="0024137B">
        <w:rPr>
          <w:rFonts w:ascii="宋体" w:hAnsi="宋体" w:hint="eastAsia"/>
          <w:sz w:val="28"/>
          <w:szCs w:val="28"/>
        </w:rPr>
        <w:t>7</w:t>
      </w:r>
      <w:r>
        <w:rPr>
          <w:rFonts w:ascii="宋体" w:hAnsi="宋体"/>
          <w:sz w:val="28"/>
          <w:szCs w:val="28"/>
        </w:rPr>
        <w:t>月</w:t>
      </w:r>
    </w:p>
    <w:p w:rsidR="003D45B0" w:rsidRPr="009B16C6" w:rsidRDefault="003D45B0" w:rsidP="0090419E">
      <w:pPr>
        <w:widowControl/>
        <w:jc w:val="left"/>
        <w:rPr>
          <w:sz w:val="32"/>
          <w:szCs w:val="32"/>
        </w:rPr>
      </w:pPr>
      <w:r>
        <w:br w:type="page"/>
      </w:r>
      <w:r w:rsidR="0090419E">
        <w:lastRenderedPageBreak/>
        <w:t xml:space="preserve"> </w:t>
      </w:r>
      <w:r w:rsidRPr="009B16C6">
        <w:rPr>
          <w:rFonts w:hint="eastAsia"/>
          <w:sz w:val="32"/>
          <w:szCs w:val="32"/>
        </w:rPr>
        <w:t>目录</w:t>
      </w:r>
    </w:p>
    <w:p w:rsidR="00F75FBD" w:rsidRDefault="00760A43">
      <w:pPr>
        <w:pStyle w:val="12"/>
        <w:tabs>
          <w:tab w:val="right" w:leader="dot" w:pos="8296"/>
        </w:tabs>
        <w:rPr>
          <w:rFonts w:asciiTheme="minorHAnsi" w:eastAsiaTheme="minorEastAsia" w:hAnsiTheme="minorHAnsi" w:cstheme="minorBidi"/>
          <w:noProof/>
          <w:szCs w:val="22"/>
        </w:rPr>
      </w:pPr>
      <w:r>
        <w:fldChar w:fldCharType="begin"/>
      </w:r>
      <w:r w:rsidR="003D45B0">
        <w:instrText xml:space="preserve"> TOC \o "1-2" \h \z \u </w:instrText>
      </w:r>
      <w:r>
        <w:fldChar w:fldCharType="separate"/>
      </w:r>
      <w:hyperlink w:anchor="_Toc15310115" w:history="1">
        <w:r w:rsidR="00F75FBD" w:rsidRPr="00834EA4">
          <w:rPr>
            <w:rStyle w:val="a4"/>
            <w:rFonts w:hint="eastAsia"/>
            <w:noProof/>
          </w:rPr>
          <w:t>第一章</w:t>
        </w:r>
        <w:r w:rsidR="00F75FBD" w:rsidRPr="00834EA4">
          <w:rPr>
            <w:rStyle w:val="a4"/>
            <w:rFonts w:hint="eastAsia"/>
            <w:noProof/>
          </w:rPr>
          <w:t xml:space="preserve"> </w:t>
        </w:r>
        <w:r w:rsidR="00F75FBD" w:rsidRPr="00834EA4">
          <w:rPr>
            <w:rStyle w:val="a4"/>
            <w:rFonts w:hint="eastAsia"/>
            <w:noProof/>
          </w:rPr>
          <w:t>概述</w:t>
        </w:r>
        <w:r w:rsidR="00F75FBD">
          <w:rPr>
            <w:noProof/>
            <w:webHidden/>
          </w:rPr>
          <w:tab/>
        </w:r>
        <w:r w:rsidR="00F75FBD">
          <w:rPr>
            <w:noProof/>
            <w:webHidden/>
          </w:rPr>
          <w:fldChar w:fldCharType="begin"/>
        </w:r>
        <w:r w:rsidR="00F75FBD">
          <w:rPr>
            <w:noProof/>
            <w:webHidden/>
          </w:rPr>
          <w:instrText xml:space="preserve"> PAGEREF _Toc15310115 \h </w:instrText>
        </w:r>
        <w:r w:rsidR="00F75FBD">
          <w:rPr>
            <w:noProof/>
            <w:webHidden/>
          </w:rPr>
        </w:r>
        <w:r w:rsidR="00F75FBD">
          <w:rPr>
            <w:noProof/>
            <w:webHidden/>
          </w:rPr>
          <w:fldChar w:fldCharType="separate"/>
        </w:r>
        <w:r w:rsidR="00F75FBD">
          <w:rPr>
            <w:noProof/>
            <w:webHidden/>
          </w:rPr>
          <w:t>3</w:t>
        </w:r>
        <w:r w:rsidR="00F75FBD">
          <w:rPr>
            <w:noProof/>
            <w:webHidden/>
          </w:rPr>
          <w:fldChar w:fldCharType="end"/>
        </w:r>
      </w:hyperlink>
    </w:p>
    <w:p w:rsidR="00F75FBD" w:rsidRDefault="00B80918">
      <w:pPr>
        <w:pStyle w:val="12"/>
        <w:tabs>
          <w:tab w:val="right" w:leader="dot" w:pos="8296"/>
        </w:tabs>
        <w:rPr>
          <w:rFonts w:asciiTheme="minorHAnsi" w:eastAsiaTheme="minorEastAsia" w:hAnsiTheme="minorHAnsi" w:cstheme="minorBidi"/>
          <w:noProof/>
          <w:szCs w:val="22"/>
        </w:rPr>
      </w:pPr>
      <w:hyperlink w:anchor="_Toc15310116" w:history="1">
        <w:r w:rsidR="00F75FBD" w:rsidRPr="00834EA4">
          <w:rPr>
            <w:rStyle w:val="a4"/>
            <w:rFonts w:hint="eastAsia"/>
            <w:noProof/>
          </w:rPr>
          <w:t>第二章</w:t>
        </w:r>
        <w:r w:rsidR="00F75FBD" w:rsidRPr="00834EA4">
          <w:rPr>
            <w:rStyle w:val="a4"/>
            <w:rFonts w:hint="eastAsia"/>
            <w:noProof/>
          </w:rPr>
          <w:t xml:space="preserve"> </w:t>
        </w:r>
        <w:r w:rsidR="00F75FBD" w:rsidRPr="00834EA4">
          <w:rPr>
            <w:rStyle w:val="a4"/>
            <w:rFonts w:hint="eastAsia"/>
            <w:noProof/>
          </w:rPr>
          <w:t>接口调用方式</w:t>
        </w:r>
        <w:r w:rsidR="00F75FBD">
          <w:rPr>
            <w:noProof/>
            <w:webHidden/>
          </w:rPr>
          <w:tab/>
        </w:r>
        <w:r w:rsidR="00F75FBD">
          <w:rPr>
            <w:noProof/>
            <w:webHidden/>
          </w:rPr>
          <w:fldChar w:fldCharType="begin"/>
        </w:r>
        <w:r w:rsidR="00F75FBD">
          <w:rPr>
            <w:noProof/>
            <w:webHidden/>
          </w:rPr>
          <w:instrText xml:space="preserve"> PAGEREF _Toc15310116 \h </w:instrText>
        </w:r>
        <w:r w:rsidR="00F75FBD">
          <w:rPr>
            <w:noProof/>
            <w:webHidden/>
          </w:rPr>
        </w:r>
        <w:r w:rsidR="00F75FBD">
          <w:rPr>
            <w:noProof/>
            <w:webHidden/>
          </w:rPr>
          <w:fldChar w:fldCharType="separate"/>
        </w:r>
        <w:r w:rsidR="00F75FBD">
          <w:rPr>
            <w:noProof/>
            <w:webHidden/>
          </w:rPr>
          <w:t>3</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17" w:history="1">
        <w:r w:rsidR="00F75FBD" w:rsidRPr="00834EA4">
          <w:rPr>
            <w:rStyle w:val="a4"/>
            <w:noProof/>
          </w:rPr>
          <w:t>1.</w:t>
        </w:r>
        <w:r w:rsidR="00F75FBD" w:rsidRPr="00834EA4">
          <w:rPr>
            <w:rStyle w:val="a4"/>
            <w:rFonts w:hint="eastAsia"/>
            <w:noProof/>
          </w:rPr>
          <w:t xml:space="preserve"> </w:t>
        </w:r>
        <w:r w:rsidR="00F75FBD" w:rsidRPr="00834EA4">
          <w:rPr>
            <w:rStyle w:val="a4"/>
            <w:rFonts w:hint="eastAsia"/>
            <w:noProof/>
          </w:rPr>
          <w:t>远程</w:t>
        </w:r>
        <w:r w:rsidR="00F75FBD" w:rsidRPr="00834EA4">
          <w:rPr>
            <w:rStyle w:val="a4"/>
            <w:noProof/>
          </w:rPr>
          <w:t>Servlet</w:t>
        </w:r>
        <w:r w:rsidR="00F75FBD" w:rsidRPr="00834EA4">
          <w:rPr>
            <w:rStyle w:val="a4"/>
            <w:rFonts w:hint="eastAsia"/>
            <w:noProof/>
          </w:rPr>
          <w:t>调用</w:t>
        </w:r>
        <w:r w:rsidR="00F75FBD">
          <w:rPr>
            <w:noProof/>
            <w:webHidden/>
          </w:rPr>
          <w:tab/>
        </w:r>
        <w:r w:rsidR="00F75FBD">
          <w:rPr>
            <w:noProof/>
            <w:webHidden/>
          </w:rPr>
          <w:fldChar w:fldCharType="begin"/>
        </w:r>
        <w:r w:rsidR="00F75FBD">
          <w:rPr>
            <w:noProof/>
            <w:webHidden/>
          </w:rPr>
          <w:instrText xml:space="preserve"> PAGEREF _Toc15310117 \h </w:instrText>
        </w:r>
        <w:r w:rsidR="00F75FBD">
          <w:rPr>
            <w:noProof/>
            <w:webHidden/>
          </w:rPr>
        </w:r>
        <w:r w:rsidR="00F75FBD">
          <w:rPr>
            <w:noProof/>
            <w:webHidden/>
          </w:rPr>
          <w:fldChar w:fldCharType="separate"/>
        </w:r>
        <w:r w:rsidR="00F75FBD">
          <w:rPr>
            <w:noProof/>
            <w:webHidden/>
          </w:rPr>
          <w:t>3</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18" w:history="1">
        <w:r w:rsidR="00F75FBD" w:rsidRPr="00834EA4">
          <w:rPr>
            <w:rStyle w:val="a4"/>
            <w:noProof/>
          </w:rPr>
          <w:t>2.</w:t>
        </w:r>
        <w:r w:rsidR="00F75FBD" w:rsidRPr="00834EA4">
          <w:rPr>
            <w:rStyle w:val="a4"/>
            <w:rFonts w:hint="eastAsia"/>
            <w:noProof/>
          </w:rPr>
          <w:t xml:space="preserve"> </w:t>
        </w:r>
        <w:r w:rsidR="00F75FBD" w:rsidRPr="00834EA4">
          <w:rPr>
            <w:rStyle w:val="a4"/>
            <w:rFonts w:hint="eastAsia"/>
            <w:noProof/>
          </w:rPr>
          <w:t>动态链接库调用（本地接口）</w:t>
        </w:r>
        <w:r w:rsidR="00F75FBD">
          <w:rPr>
            <w:noProof/>
            <w:webHidden/>
          </w:rPr>
          <w:tab/>
        </w:r>
        <w:r w:rsidR="00F75FBD">
          <w:rPr>
            <w:noProof/>
            <w:webHidden/>
          </w:rPr>
          <w:fldChar w:fldCharType="begin"/>
        </w:r>
        <w:r w:rsidR="00F75FBD">
          <w:rPr>
            <w:noProof/>
            <w:webHidden/>
          </w:rPr>
          <w:instrText xml:space="preserve"> PAGEREF _Toc15310118 \h </w:instrText>
        </w:r>
        <w:r w:rsidR="00F75FBD">
          <w:rPr>
            <w:noProof/>
            <w:webHidden/>
          </w:rPr>
        </w:r>
        <w:r w:rsidR="00F75FBD">
          <w:rPr>
            <w:noProof/>
            <w:webHidden/>
          </w:rPr>
          <w:fldChar w:fldCharType="separate"/>
        </w:r>
        <w:r w:rsidR="00F75FBD">
          <w:rPr>
            <w:noProof/>
            <w:webHidden/>
          </w:rPr>
          <w:t>4</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19" w:history="1">
        <w:r w:rsidR="00F75FBD" w:rsidRPr="00834EA4">
          <w:rPr>
            <w:rStyle w:val="a4"/>
            <w:noProof/>
          </w:rPr>
          <w:t>3. ActiveX</w:t>
        </w:r>
        <w:r w:rsidR="00F75FBD" w:rsidRPr="00834EA4">
          <w:rPr>
            <w:rStyle w:val="a4"/>
            <w:rFonts w:hint="eastAsia"/>
            <w:noProof/>
          </w:rPr>
          <w:t>方式调用（本地接口）</w:t>
        </w:r>
        <w:r w:rsidR="00F75FBD">
          <w:rPr>
            <w:noProof/>
            <w:webHidden/>
          </w:rPr>
          <w:tab/>
        </w:r>
        <w:r w:rsidR="00F75FBD">
          <w:rPr>
            <w:noProof/>
            <w:webHidden/>
          </w:rPr>
          <w:fldChar w:fldCharType="begin"/>
        </w:r>
        <w:r w:rsidR="00F75FBD">
          <w:rPr>
            <w:noProof/>
            <w:webHidden/>
          </w:rPr>
          <w:instrText xml:space="preserve"> PAGEREF _Toc15310119 \h </w:instrText>
        </w:r>
        <w:r w:rsidR="00F75FBD">
          <w:rPr>
            <w:noProof/>
            <w:webHidden/>
          </w:rPr>
        </w:r>
        <w:r w:rsidR="00F75FBD">
          <w:rPr>
            <w:noProof/>
            <w:webHidden/>
          </w:rPr>
          <w:fldChar w:fldCharType="separate"/>
        </w:r>
        <w:r w:rsidR="00F75FBD">
          <w:rPr>
            <w:noProof/>
            <w:webHidden/>
          </w:rPr>
          <w:t>5</w:t>
        </w:r>
        <w:r w:rsidR="00F75FBD">
          <w:rPr>
            <w:noProof/>
            <w:webHidden/>
          </w:rPr>
          <w:fldChar w:fldCharType="end"/>
        </w:r>
      </w:hyperlink>
    </w:p>
    <w:p w:rsidR="00F75FBD" w:rsidRDefault="00B80918">
      <w:pPr>
        <w:pStyle w:val="12"/>
        <w:tabs>
          <w:tab w:val="right" w:leader="dot" w:pos="8296"/>
        </w:tabs>
        <w:rPr>
          <w:rFonts w:asciiTheme="minorHAnsi" w:eastAsiaTheme="minorEastAsia" w:hAnsiTheme="minorHAnsi" w:cstheme="minorBidi"/>
          <w:noProof/>
          <w:szCs w:val="22"/>
        </w:rPr>
      </w:pPr>
      <w:hyperlink w:anchor="_Toc15310120" w:history="1">
        <w:r w:rsidR="00F75FBD" w:rsidRPr="00834EA4">
          <w:rPr>
            <w:rStyle w:val="a4"/>
            <w:rFonts w:hint="eastAsia"/>
            <w:noProof/>
          </w:rPr>
          <w:t>第三章</w:t>
        </w:r>
        <w:r w:rsidR="00F75FBD" w:rsidRPr="00834EA4">
          <w:rPr>
            <w:rStyle w:val="a4"/>
            <w:rFonts w:hint="eastAsia"/>
            <w:noProof/>
          </w:rPr>
          <w:t xml:space="preserve"> </w:t>
        </w:r>
        <w:r w:rsidR="00F75FBD" w:rsidRPr="00834EA4">
          <w:rPr>
            <w:rStyle w:val="a4"/>
            <w:rFonts w:hint="eastAsia"/>
            <w:noProof/>
          </w:rPr>
          <w:t>接口定义</w:t>
        </w:r>
        <w:r w:rsidR="00F75FBD">
          <w:rPr>
            <w:noProof/>
            <w:webHidden/>
          </w:rPr>
          <w:tab/>
        </w:r>
        <w:r w:rsidR="00F75FBD">
          <w:rPr>
            <w:noProof/>
            <w:webHidden/>
          </w:rPr>
          <w:fldChar w:fldCharType="begin"/>
        </w:r>
        <w:r w:rsidR="00F75FBD">
          <w:rPr>
            <w:noProof/>
            <w:webHidden/>
          </w:rPr>
          <w:instrText xml:space="preserve"> PAGEREF _Toc15310120 \h </w:instrText>
        </w:r>
        <w:r w:rsidR="00F75FBD">
          <w:rPr>
            <w:noProof/>
            <w:webHidden/>
          </w:rPr>
        </w:r>
        <w:r w:rsidR="00F75FBD">
          <w:rPr>
            <w:noProof/>
            <w:webHidden/>
          </w:rPr>
          <w:fldChar w:fldCharType="separate"/>
        </w:r>
        <w:r w:rsidR="00F75FBD">
          <w:rPr>
            <w:noProof/>
            <w:webHidden/>
          </w:rPr>
          <w:t>7</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21" w:history="1">
        <w:r w:rsidR="00F75FBD" w:rsidRPr="00834EA4">
          <w:rPr>
            <w:rStyle w:val="a4"/>
            <w:noProof/>
          </w:rPr>
          <w:t>1.</w:t>
        </w:r>
        <w:r w:rsidR="00F75FBD" w:rsidRPr="00834EA4">
          <w:rPr>
            <w:rStyle w:val="a4"/>
            <w:rFonts w:hint="eastAsia"/>
            <w:noProof/>
          </w:rPr>
          <w:t xml:space="preserve"> </w:t>
        </w:r>
        <w:r w:rsidR="00F75FBD" w:rsidRPr="00834EA4">
          <w:rPr>
            <w:rStyle w:val="a4"/>
            <w:rFonts w:hint="eastAsia"/>
            <w:noProof/>
          </w:rPr>
          <w:t>参数设置</w:t>
        </w:r>
        <w:r w:rsidR="00F75FBD">
          <w:rPr>
            <w:noProof/>
            <w:webHidden/>
          </w:rPr>
          <w:tab/>
        </w:r>
        <w:r w:rsidR="00F75FBD">
          <w:rPr>
            <w:noProof/>
            <w:webHidden/>
          </w:rPr>
          <w:fldChar w:fldCharType="begin"/>
        </w:r>
        <w:r w:rsidR="00F75FBD">
          <w:rPr>
            <w:noProof/>
            <w:webHidden/>
          </w:rPr>
          <w:instrText xml:space="preserve"> PAGEREF _Toc15310121 \h </w:instrText>
        </w:r>
        <w:r w:rsidR="00F75FBD">
          <w:rPr>
            <w:noProof/>
            <w:webHidden/>
          </w:rPr>
        </w:r>
        <w:r w:rsidR="00F75FBD">
          <w:rPr>
            <w:noProof/>
            <w:webHidden/>
          </w:rPr>
          <w:fldChar w:fldCharType="separate"/>
        </w:r>
        <w:r w:rsidR="00F75FBD">
          <w:rPr>
            <w:noProof/>
            <w:webHidden/>
          </w:rPr>
          <w:t>7</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22" w:history="1">
        <w:r w:rsidR="00F75FBD" w:rsidRPr="00834EA4">
          <w:rPr>
            <w:rStyle w:val="a4"/>
            <w:noProof/>
          </w:rPr>
          <w:t>2.</w:t>
        </w:r>
        <w:r w:rsidR="00F75FBD" w:rsidRPr="00834EA4">
          <w:rPr>
            <w:rStyle w:val="a4"/>
            <w:rFonts w:hint="eastAsia"/>
            <w:noProof/>
          </w:rPr>
          <w:t xml:space="preserve"> </w:t>
        </w:r>
        <w:r w:rsidR="00F75FBD" w:rsidRPr="00834EA4">
          <w:rPr>
            <w:rStyle w:val="a4"/>
            <w:rFonts w:hint="eastAsia"/>
            <w:noProof/>
          </w:rPr>
          <w:t>税控钥匙信息查询</w:t>
        </w:r>
        <w:r w:rsidR="00F75FBD">
          <w:rPr>
            <w:noProof/>
            <w:webHidden/>
          </w:rPr>
          <w:tab/>
        </w:r>
        <w:r w:rsidR="00F75FBD">
          <w:rPr>
            <w:noProof/>
            <w:webHidden/>
          </w:rPr>
          <w:fldChar w:fldCharType="begin"/>
        </w:r>
        <w:r w:rsidR="00F75FBD">
          <w:rPr>
            <w:noProof/>
            <w:webHidden/>
          </w:rPr>
          <w:instrText xml:space="preserve"> PAGEREF _Toc15310122 \h </w:instrText>
        </w:r>
        <w:r w:rsidR="00F75FBD">
          <w:rPr>
            <w:noProof/>
            <w:webHidden/>
          </w:rPr>
        </w:r>
        <w:r w:rsidR="00F75FBD">
          <w:rPr>
            <w:noProof/>
            <w:webHidden/>
          </w:rPr>
          <w:fldChar w:fldCharType="separate"/>
        </w:r>
        <w:r w:rsidR="00F75FBD">
          <w:rPr>
            <w:noProof/>
            <w:webHidden/>
          </w:rPr>
          <w:t>8</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23" w:history="1">
        <w:r w:rsidR="00F75FBD" w:rsidRPr="00834EA4">
          <w:rPr>
            <w:rStyle w:val="a4"/>
            <w:noProof/>
          </w:rPr>
          <w:t>3.</w:t>
        </w:r>
        <w:r w:rsidR="00F75FBD" w:rsidRPr="00834EA4">
          <w:rPr>
            <w:rStyle w:val="a4"/>
            <w:rFonts w:hint="eastAsia"/>
            <w:noProof/>
          </w:rPr>
          <w:t xml:space="preserve"> </w:t>
        </w:r>
        <w:r w:rsidR="00F75FBD" w:rsidRPr="00834EA4">
          <w:rPr>
            <w:rStyle w:val="a4"/>
            <w:rFonts w:hint="eastAsia"/>
            <w:noProof/>
          </w:rPr>
          <w:t>页边距设置</w:t>
        </w:r>
        <w:r w:rsidR="00F75FBD">
          <w:rPr>
            <w:noProof/>
            <w:webHidden/>
          </w:rPr>
          <w:tab/>
        </w:r>
        <w:r w:rsidR="00F75FBD">
          <w:rPr>
            <w:noProof/>
            <w:webHidden/>
          </w:rPr>
          <w:fldChar w:fldCharType="begin"/>
        </w:r>
        <w:r w:rsidR="00F75FBD">
          <w:rPr>
            <w:noProof/>
            <w:webHidden/>
          </w:rPr>
          <w:instrText xml:space="preserve"> PAGEREF _Toc15310123 \h </w:instrText>
        </w:r>
        <w:r w:rsidR="00F75FBD">
          <w:rPr>
            <w:noProof/>
            <w:webHidden/>
          </w:rPr>
        </w:r>
        <w:r w:rsidR="00F75FBD">
          <w:rPr>
            <w:noProof/>
            <w:webHidden/>
          </w:rPr>
          <w:fldChar w:fldCharType="separate"/>
        </w:r>
        <w:r w:rsidR="00F75FBD">
          <w:rPr>
            <w:noProof/>
            <w:webHidden/>
          </w:rPr>
          <w:t>10</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24" w:history="1">
        <w:r w:rsidR="00F75FBD" w:rsidRPr="00834EA4">
          <w:rPr>
            <w:rStyle w:val="a4"/>
            <w:noProof/>
          </w:rPr>
          <w:t>4.</w:t>
        </w:r>
        <w:r w:rsidR="00F75FBD" w:rsidRPr="00834EA4">
          <w:rPr>
            <w:rStyle w:val="a4"/>
            <w:rFonts w:hint="eastAsia"/>
            <w:noProof/>
          </w:rPr>
          <w:t xml:space="preserve"> </w:t>
        </w:r>
        <w:r w:rsidR="00F75FBD" w:rsidRPr="00834EA4">
          <w:rPr>
            <w:rStyle w:val="a4"/>
            <w:rFonts w:hint="eastAsia"/>
            <w:noProof/>
          </w:rPr>
          <w:t>发票打印</w:t>
        </w:r>
        <w:r w:rsidR="00F75FBD">
          <w:rPr>
            <w:noProof/>
            <w:webHidden/>
          </w:rPr>
          <w:tab/>
        </w:r>
        <w:r w:rsidR="00F75FBD">
          <w:rPr>
            <w:noProof/>
            <w:webHidden/>
          </w:rPr>
          <w:fldChar w:fldCharType="begin"/>
        </w:r>
        <w:r w:rsidR="00F75FBD">
          <w:rPr>
            <w:noProof/>
            <w:webHidden/>
          </w:rPr>
          <w:instrText xml:space="preserve"> PAGEREF _Toc15310124 \h </w:instrText>
        </w:r>
        <w:r w:rsidR="00F75FBD">
          <w:rPr>
            <w:noProof/>
            <w:webHidden/>
          </w:rPr>
        </w:r>
        <w:r w:rsidR="00F75FBD">
          <w:rPr>
            <w:noProof/>
            <w:webHidden/>
          </w:rPr>
          <w:fldChar w:fldCharType="separate"/>
        </w:r>
        <w:r w:rsidR="00F75FBD">
          <w:rPr>
            <w:noProof/>
            <w:webHidden/>
          </w:rPr>
          <w:t>11</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25" w:history="1">
        <w:r w:rsidR="00F75FBD" w:rsidRPr="00834EA4">
          <w:rPr>
            <w:rStyle w:val="a4"/>
            <w:noProof/>
          </w:rPr>
          <w:t>5.</w:t>
        </w:r>
        <w:r w:rsidR="00F75FBD" w:rsidRPr="00834EA4">
          <w:rPr>
            <w:rStyle w:val="a4"/>
            <w:rFonts w:hint="eastAsia"/>
            <w:noProof/>
          </w:rPr>
          <w:t xml:space="preserve"> </w:t>
        </w:r>
        <w:r w:rsidR="00F75FBD" w:rsidRPr="00834EA4">
          <w:rPr>
            <w:rStyle w:val="a4"/>
            <w:rFonts w:hint="eastAsia"/>
            <w:noProof/>
          </w:rPr>
          <w:t>获取监控管理数据</w:t>
        </w:r>
        <w:r w:rsidR="00F75FBD">
          <w:rPr>
            <w:noProof/>
            <w:webHidden/>
          </w:rPr>
          <w:tab/>
        </w:r>
        <w:r w:rsidR="00F75FBD">
          <w:rPr>
            <w:noProof/>
            <w:webHidden/>
          </w:rPr>
          <w:fldChar w:fldCharType="begin"/>
        </w:r>
        <w:r w:rsidR="00F75FBD">
          <w:rPr>
            <w:noProof/>
            <w:webHidden/>
          </w:rPr>
          <w:instrText xml:space="preserve"> PAGEREF _Toc15310125 \h </w:instrText>
        </w:r>
        <w:r w:rsidR="00F75FBD">
          <w:rPr>
            <w:noProof/>
            <w:webHidden/>
          </w:rPr>
        </w:r>
        <w:r w:rsidR="00F75FBD">
          <w:rPr>
            <w:noProof/>
            <w:webHidden/>
          </w:rPr>
          <w:fldChar w:fldCharType="separate"/>
        </w:r>
        <w:r w:rsidR="00F75FBD">
          <w:rPr>
            <w:noProof/>
            <w:webHidden/>
          </w:rPr>
          <w:t>12</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26" w:history="1">
        <w:r w:rsidR="00F75FBD" w:rsidRPr="00834EA4">
          <w:rPr>
            <w:rStyle w:val="a4"/>
            <w:noProof/>
          </w:rPr>
          <w:t>6.</w:t>
        </w:r>
        <w:r w:rsidR="00F75FBD" w:rsidRPr="00834EA4">
          <w:rPr>
            <w:rStyle w:val="a4"/>
            <w:rFonts w:hint="eastAsia"/>
            <w:noProof/>
          </w:rPr>
          <w:t xml:space="preserve"> </w:t>
        </w:r>
        <w:r w:rsidR="00F75FBD" w:rsidRPr="00834EA4">
          <w:rPr>
            <w:rStyle w:val="a4"/>
            <w:rFonts w:hint="eastAsia"/>
            <w:noProof/>
          </w:rPr>
          <w:t>查询当前未开票号</w:t>
        </w:r>
        <w:r w:rsidR="00F75FBD">
          <w:rPr>
            <w:noProof/>
            <w:webHidden/>
          </w:rPr>
          <w:tab/>
        </w:r>
        <w:r w:rsidR="00F75FBD">
          <w:rPr>
            <w:noProof/>
            <w:webHidden/>
          </w:rPr>
          <w:fldChar w:fldCharType="begin"/>
        </w:r>
        <w:r w:rsidR="00F75FBD">
          <w:rPr>
            <w:noProof/>
            <w:webHidden/>
          </w:rPr>
          <w:instrText xml:space="preserve"> PAGEREF _Toc15310126 \h </w:instrText>
        </w:r>
        <w:r w:rsidR="00F75FBD">
          <w:rPr>
            <w:noProof/>
            <w:webHidden/>
          </w:rPr>
        </w:r>
        <w:r w:rsidR="00F75FBD">
          <w:rPr>
            <w:noProof/>
            <w:webHidden/>
          </w:rPr>
          <w:fldChar w:fldCharType="separate"/>
        </w:r>
        <w:r w:rsidR="00F75FBD">
          <w:rPr>
            <w:noProof/>
            <w:webHidden/>
          </w:rPr>
          <w:t>14</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27" w:history="1">
        <w:r w:rsidR="00F75FBD" w:rsidRPr="00834EA4">
          <w:rPr>
            <w:rStyle w:val="a4"/>
            <w:noProof/>
          </w:rPr>
          <w:t>7.</w:t>
        </w:r>
        <w:r w:rsidR="00F75FBD" w:rsidRPr="00834EA4">
          <w:rPr>
            <w:rStyle w:val="a4"/>
            <w:rFonts w:hint="eastAsia"/>
            <w:noProof/>
          </w:rPr>
          <w:t xml:space="preserve"> </w:t>
        </w:r>
        <w:r w:rsidR="00F75FBD" w:rsidRPr="00834EA4">
          <w:rPr>
            <w:rStyle w:val="a4"/>
            <w:rFonts w:hint="eastAsia"/>
            <w:noProof/>
          </w:rPr>
          <w:t>发票领购信息查询</w:t>
        </w:r>
        <w:r w:rsidR="00F75FBD">
          <w:rPr>
            <w:noProof/>
            <w:webHidden/>
          </w:rPr>
          <w:tab/>
        </w:r>
        <w:r w:rsidR="00F75FBD">
          <w:rPr>
            <w:noProof/>
            <w:webHidden/>
          </w:rPr>
          <w:fldChar w:fldCharType="begin"/>
        </w:r>
        <w:r w:rsidR="00F75FBD">
          <w:rPr>
            <w:noProof/>
            <w:webHidden/>
          </w:rPr>
          <w:instrText xml:space="preserve"> PAGEREF _Toc15310127 \h </w:instrText>
        </w:r>
        <w:r w:rsidR="00F75FBD">
          <w:rPr>
            <w:noProof/>
            <w:webHidden/>
          </w:rPr>
        </w:r>
        <w:r w:rsidR="00F75FBD">
          <w:rPr>
            <w:noProof/>
            <w:webHidden/>
          </w:rPr>
          <w:fldChar w:fldCharType="separate"/>
        </w:r>
        <w:r w:rsidR="00F75FBD">
          <w:rPr>
            <w:noProof/>
            <w:webHidden/>
          </w:rPr>
          <w:t>15</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28" w:history="1">
        <w:r w:rsidR="00F75FBD" w:rsidRPr="00834EA4">
          <w:rPr>
            <w:rStyle w:val="a4"/>
            <w:noProof/>
          </w:rPr>
          <w:t>8.</w:t>
        </w:r>
        <w:r w:rsidR="00F75FBD" w:rsidRPr="00834EA4">
          <w:rPr>
            <w:rStyle w:val="a4"/>
            <w:rFonts w:hint="eastAsia"/>
            <w:noProof/>
          </w:rPr>
          <w:t xml:space="preserve"> </w:t>
        </w:r>
        <w:r w:rsidR="00F75FBD" w:rsidRPr="00834EA4">
          <w:rPr>
            <w:rStyle w:val="a4"/>
            <w:rFonts w:hint="eastAsia"/>
            <w:noProof/>
          </w:rPr>
          <w:t>发票领购信息分发</w:t>
        </w:r>
        <w:r w:rsidR="00F75FBD">
          <w:rPr>
            <w:noProof/>
            <w:webHidden/>
          </w:rPr>
          <w:tab/>
        </w:r>
        <w:r w:rsidR="00F75FBD">
          <w:rPr>
            <w:noProof/>
            <w:webHidden/>
          </w:rPr>
          <w:fldChar w:fldCharType="begin"/>
        </w:r>
        <w:r w:rsidR="00F75FBD">
          <w:rPr>
            <w:noProof/>
            <w:webHidden/>
          </w:rPr>
          <w:instrText xml:space="preserve"> PAGEREF _Toc15310128 \h </w:instrText>
        </w:r>
        <w:r w:rsidR="00F75FBD">
          <w:rPr>
            <w:noProof/>
            <w:webHidden/>
          </w:rPr>
        </w:r>
        <w:r w:rsidR="00F75FBD">
          <w:rPr>
            <w:noProof/>
            <w:webHidden/>
          </w:rPr>
          <w:fldChar w:fldCharType="separate"/>
        </w:r>
        <w:r w:rsidR="00F75FBD">
          <w:rPr>
            <w:noProof/>
            <w:webHidden/>
          </w:rPr>
          <w:t>18</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29" w:history="1">
        <w:r w:rsidR="00F75FBD" w:rsidRPr="00834EA4">
          <w:rPr>
            <w:rStyle w:val="a4"/>
            <w:noProof/>
          </w:rPr>
          <w:t>9.</w:t>
        </w:r>
        <w:r w:rsidR="00F75FBD" w:rsidRPr="00834EA4">
          <w:rPr>
            <w:rStyle w:val="a4"/>
            <w:rFonts w:hint="eastAsia"/>
            <w:noProof/>
          </w:rPr>
          <w:t xml:space="preserve"> </w:t>
        </w:r>
        <w:r w:rsidR="00F75FBD" w:rsidRPr="00834EA4">
          <w:rPr>
            <w:rStyle w:val="a4"/>
            <w:rFonts w:hint="eastAsia"/>
            <w:noProof/>
          </w:rPr>
          <w:t>发票领购信息退回</w:t>
        </w:r>
        <w:r w:rsidR="00F75FBD">
          <w:rPr>
            <w:noProof/>
            <w:webHidden/>
          </w:rPr>
          <w:tab/>
        </w:r>
        <w:r w:rsidR="00F75FBD">
          <w:rPr>
            <w:noProof/>
            <w:webHidden/>
          </w:rPr>
          <w:fldChar w:fldCharType="begin"/>
        </w:r>
        <w:r w:rsidR="00F75FBD">
          <w:rPr>
            <w:noProof/>
            <w:webHidden/>
          </w:rPr>
          <w:instrText xml:space="preserve"> PAGEREF _Toc15310129 \h </w:instrText>
        </w:r>
        <w:r w:rsidR="00F75FBD">
          <w:rPr>
            <w:noProof/>
            <w:webHidden/>
          </w:rPr>
        </w:r>
        <w:r w:rsidR="00F75FBD">
          <w:rPr>
            <w:noProof/>
            <w:webHidden/>
          </w:rPr>
          <w:fldChar w:fldCharType="separate"/>
        </w:r>
        <w:r w:rsidR="00F75FBD">
          <w:rPr>
            <w:noProof/>
            <w:webHidden/>
          </w:rPr>
          <w:t>20</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30" w:history="1">
        <w:r w:rsidR="00F75FBD" w:rsidRPr="00834EA4">
          <w:rPr>
            <w:rStyle w:val="a4"/>
            <w:noProof/>
          </w:rPr>
          <w:t>10.</w:t>
        </w:r>
        <w:r w:rsidR="00F75FBD" w:rsidRPr="00834EA4">
          <w:rPr>
            <w:rStyle w:val="a4"/>
            <w:rFonts w:hint="eastAsia"/>
            <w:noProof/>
          </w:rPr>
          <w:t xml:space="preserve"> </w:t>
        </w:r>
        <w:r w:rsidR="00F75FBD" w:rsidRPr="00834EA4">
          <w:rPr>
            <w:rStyle w:val="a4"/>
            <w:rFonts w:hint="eastAsia"/>
            <w:noProof/>
          </w:rPr>
          <w:t>发票开具</w:t>
        </w:r>
        <w:r w:rsidR="00F75FBD">
          <w:rPr>
            <w:noProof/>
            <w:webHidden/>
          </w:rPr>
          <w:tab/>
        </w:r>
        <w:r w:rsidR="00F75FBD">
          <w:rPr>
            <w:noProof/>
            <w:webHidden/>
          </w:rPr>
          <w:fldChar w:fldCharType="begin"/>
        </w:r>
        <w:r w:rsidR="00F75FBD">
          <w:rPr>
            <w:noProof/>
            <w:webHidden/>
          </w:rPr>
          <w:instrText xml:space="preserve"> PAGEREF _Toc15310130 \h </w:instrText>
        </w:r>
        <w:r w:rsidR="00F75FBD">
          <w:rPr>
            <w:noProof/>
            <w:webHidden/>
          </w:rPr>
        </w:r>
        <w:r w:rsidR="00F75FBD">
          <w:rPr>
            <w:noProof/>
            <w:webHidden/>
          </w:rPr>
          <w:fldChar w:fldCharType="separate"/>
        </w:r>
        <w:r w:rsidR="00F75FBD">
          <w:rPr>
            <w:noProof/>
            <w:webHidden/>
          </w:rPr>
          <w:t>21</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31" w:history="1">
        <w:r w:rsidR="00F75FBD" w:rsidRPr="00834EA4">
          <w:rPr>
            <w:rStyle w:val="a4"/>
            <w:noProof/>
          </w:rPr>
          <w:t>11.</w:t>
        </w:r>
        <w:r w:rsidR="00F75FBD" w:rsidRPr="00834EA4">
          <w:rPr>
            <w:rStyle w:val="a4"/>
            <w:rFonts w:hint="eastAsia"/>
            <w:noProof/>
          </w:rPr>
          <w:t xml:space="preserve"> </w:t>
        </w:r>
        <w:r w:rsidR="00F75FBD" w:rsidRPr="00834EA4">
          <w:rPr>
            <w:rStyle w:val="a4"/>
            <w:rFonts w:hint="eastAsia"/>
            <w:noProof/>
          </w:rPr>
          <w:t>发票作废</w:t>
        </w:r>
        <w:r w:rsidR="00F75FBD">
          <w:rPr>
            <w:noProof/>
            <w:webHidden/>
          </w:rPr>
          <w:tab/>
        </w:r>
        <w:r w:rsidR="00F75FBD">
          <w:rPr>
            <w:noProof/>
            <w:webHidden/>
          </w:rPr>
          <w:fldChar w:fldCharType="begin"/>
        </w:r>
        <w:r w:rsidR="00F75FBD">
          <w:rPr>
            <w:noProof/>
            <w:webHidden/>
          </w:rPr>
          <w:instrText xml:space="preserve"> PAGEREF _Toc15310131 \h </w:instrText>
        </w:r>
        <w:r w:rsidR="00F75FBD">
          <w:rPr>
            <w:noProof/>
            <w:webHidden/>
          </w:rPr>
        </w:r>
        <w:r w:rsidR="00F75FBD">
          <w:rPr>
            <w:noProof/>
            <w:webHidden/>
          </w:rPr>
          <w:fldChar w:fldCharType="separate"/>
        </w:r>
        <w:r w:rsidR="00F75FBD">
          <w:rPr>
            <w:noProof/>
            <w:webHidden/>
          </w:rPr>
          <w:t>44</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32" w:history="1">
        <w:r w:rsidR="00F75FBD" w:rsidRPr="00834EA4">
          <w:rPr>
            <w:rStyle w:val="a4"/>
            <w:noProof/>
          </w:rPr>
          <w:t>12.</w:t>
        </w:r>
        <w:r w:rsidR="00F75FBD" w:rsidRPr="00834EA4">
          <w:rPr>
            <w:rStyle w:val="a4"/>
            <w:rFonts w:hint="eastAsia"/>
            <w:noProof/>
          </w:rPr>
          <w:t xml:space="preserve"> </w:t>
        </w:r>
        <w:r w:rsidR="00F75FBD" w:rsidRPr="00834EA4">
          <w:rPr>
            <w:rStyle w:val="a4"/>
            <w:rFonts w:hint="eastAsia"/>
            <w:noProof/>
          </w:rPr>
          <w:t>发票查询</w:t>
        </w:r>
        <w:r w:rsidR="00F75FBD">
          <w:rPr>
            <w:noProof/>
            <w:webHidden/>
          </w:rPr>
          <w:tab/>
        </w:r>
        <w:r w:rsidR="00F75FBD">
          <w:rPr>
            <w:noProof/>
            <w:webHidden/>
          </w:rPr>
          <w:fldChar w:fldCharType="begin"/>
        </w:r>
        <w:r w:rsidR="00F75FBD">
          <w:rPr>
            <w:noProof/>
            <w:webHidden/>
          </w:rPr>
          <w:instrText xml:space="preserve"> PAGEREF _Toc15310132 \h </w:instrText>
        </w:r>
        <w:r w:rsidR="00F75FBD">
          <w:rPr>
            <w:noProof/>
            <w:webHidden/>
          </w:rPr>
        </w:r>
        <w:r w:rsidR="00F75FBD">
          <w:rPr>
            <w:noProof/>
            <w:webHidden/>
          </w:rPr>
          <w:fldChar w:fldCharType="separate"/>
        </w:r>
        <w:r w:rsidR="00F75FBD">
          <w:rPr>
            <w:noProof/>
            <w:webHidden/>
          </w:rPr>
          <w:t>46</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33" w:history="1">
        <w:r w:rsidR="00F75FBD" w:rsidRPr="00834EA4">
          <w:rPr>
            <w:rStyle w:val="a4"/>
            <w:noProof/>
          </w:rPr>
          <w:t>13.</w:t>
        </w:r>
        <w:r w:rsidR="00F75FBD" w:rsidRPr="00834EA4">
          <w:rPr>
            <w:rStyle w:val="a4"/>
            <w:rFonts w:hint="eastAsia"/>
            <w:noProof/>
          </w:rPr>
          <w:t xml:space="preserve"> </w:t>
        </w:r>
        <w:r w:rsidR="00F75FBD" w:rsidRPr="00834EA4">
          <w:rPr>
            <w:rStyle w:val="a4"/>
            <w:rFonts w:hint="eastAsia"/>
            <w:noProof/>
          </w:rPr>
          <w:t>红字信息表申请与查询</w:t>
        </w:r>
        <w:r w:rsidR="00F75FBD">
          <w:rPr>
            <w:noProof/>
            <w:webHidden/>
          </w:rPr>
          <w:tab/>
        </w:r>
        <w:r w:rsidR="00F75FBD">
          <w:rPr>
            <w:noProof/>
            <w:webHidden/>
          </w:rPr>
          <w:fldChar w:fldCharType="begin"/>
        </w:r>
        <w:r w:rsidR="00F75FBD">
          <w:rPr>
            <w:noProof/>
            <w:webHidden/>
          </w:rPr>
          <w:instrText xml:space="preserve"> PAGEREF _Toc15310133 \h </w:instrText>
        </w:r>
        <w:r w:rsidR="00F75FBD">
          <w:rPr>
            <w:noProof/>
            <w:webHidden/>
          </w:rPr>
        </w:r>
        <w:r w:rsidR="00F75FBD">
          <w:rPr>
            <w:noProof/>
            <w:webHidden/>
          </w:rPr>
          <w:fldChar w:fldCharType="separate"/>
        </w:r>
        <w:r w:rsidR="00F75FBD">
          <w:rPr>
            <w:noProof/>
            <w:webHidden/>
          </w:rPr>
          <w:t>61</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34" w:history="1">
        <w:r w:rsidR="00F75FBD" w:rsidRPr="00834EA4">
          <w:rPr>
            <w:rStyle w:val="a4"/>
            <w:noProof/>
          </w:rPr>
          <w:t>14.</w:t>
        </w:r>
        <w:r w:rsidR="00F75FBD" w:rsidRPr="00834EA4">
          <w:rPr>
            <w:rStyle w:val="a4"/>
            <w:rFonts w:hint="eastAsia"/>
            <w:noProof/>
          </w:rPr>
          <w:t xml:space="preserve"> </w:t>
        </w:r>
        <w:r w:rsidR="00F75FBD" w:rsidRPr="00834EA4">
          <w:rPr>
            <w:rStyle w:val="a4"/>
            <w:rFonts w:hint="eastAsia"/>
            <w:noProof/>
          </w:rPr>
          <w:t>红字信息表申请</w:t>
        </w:r>
        <w:r w:rsidR="00F75FBD">
          <w:rPr>
            <w:noProof/>
            <w:webHidden/>
          </w:rPr>
          <w:tab/>
        </w:r>
        <w:r w:rsidR="00F75FBD">
          <w:rPr>
            <w:noProof/>
            <w:webHidden/>
          </w:rPr>
          <w:fldChar w:fldCharType="begin"/>
        </w:r>
        <w:r w:rsidR="00F75FBD">
          <w:rPr>
            <w:noProof/>
            <w:webHidden/>
          </w:rPr>
          <w:instrText xml:space="preserve"> PAGEREF _Toc15310134 \h </w:instrText>
        </w:r>
        <w:r w:rsidR="00F75FBD">
          <w:rPr>
            <w:noProof/>
            <w:webHidden/>
          </w:rPr>
        </w:r>
        <w:r w:rsidR="00F75FBD">
          <w:rPr>
            <w:noProof/>
            <w:webHidden/>
          </w:rPr>
          <w:fldChar w:fldCharType="separate"/>
        </w:r>
        <w:r w:rsidR="00F75FBD">
          <w:rPr>
            <w:noProof/>
            <w:webHidden/>
          </w:rPr>
          <w:t>63</w:t>
        </w:r>
        <w:r w:rsidR="00F75FBD">
          <w:rPr>
            <w:noProof/>
            <w:webHidden/>
          </w:rPr>
          <w:fldChar w:fldCharType="end"/>
        </w:r>
      </w:hyperlink>
    </w:p>
    <w:p w:rsidR="00F75FBD" w:rsidRDefault="00B80918" w:rsidP="00F75FBD">
      <w:pPr>
        <w:pStyle w:val="22"/>
        <w:ind w:left="420"/>
        <w:rPr>
          <w:rFonts w:asciiTheme="minorHAnsi" w:eastAsiaTheme="minorEastAsia" w:hAnsiTheme="minorHAnsi" w:cstheme="minorBidi"/>
          <w:noProof/>
          <w:szCs w:val="22"/>
        </w:rPr>
      </w:pPr>
      <w:hyperlink w:anchor="_Toc15310135" w:history="1">
        <w:r w:rsidR="00F75FBD" w:rsidRPr="00834EA4">
          <w:rPr>
            <w:rStyle w:val="a4"/>
            <w:noProof/>
          </w:rPr>
          <w:t>15.</w:t>
        </w:r>
        <w:r w:rsidR="00F75FBD" w:rsidRPr="00834EA4">
          <w:rPr>
            <w:rStyle w:val="a4"/>
            <w:rFonts w:hint="eastAsia"/>
            <w:noProof/>
          </w:rPr>
          <w:t xml:space="preserve"> </w:t>
        </w:r>
        <w:r w:rsidR="00F75FBD" w:rsidRPr="00834EA4">
          <w:rPr>
            <w:rStyle w:val="a4"/>
            <w:rFonts w:hint="eastAsia"/>
            <w:noProof/>
          </w:rPr>
          <w:t>红字信息表查询</w:t>
        </w:r>
        <w:r w:rsidR="00F75FBD">
          <w:rPr>
            <w:noProof/>
            <w:webHidden/>
          </w:rPr>
          <w:tab/>
        </w:r>
        <w:r w:rsidR="00F75FBD">
          <w:rPr>
            <w:noProof/>
            <w:webHidden/>
          </w:rPr>
          <w:fldChar w:fldCharType="begin"/>
        </w:r>
        <w:r w:rsidR="00F75FBD">
          <w:rPr>
            <w:noProof/>
            <w:webHidden/>
          </w:rPr>
          <w:instrText xml:space="preserve"> PAGEREF _Toc15310135 \h </w:instrText>
        </w:r>
        <w:r w:rsidR="00F75FBD">
          <w:rPr>
            <w:noProof/>
            <w:webHidden/>
          </w:rPr>
        </w:r>
        <w:r w:rsidR="00F75FBD">
          <w:rPr>
            <w:noProof/>
            <w:webHidden/>
          </w:rPr>
          <w:fldChar w:fldCharType="separate"/>
        </w:r>
        <w:r w:rsidR="00F75FBD">
          <w:rPr>
            <w:noProof/>
            <w:webHidden/>
          </w:rPr>
          <w:t>66</w:t>
        </w:r>
        <w:r w:rsidR="00F75FBD">
          <w:rPr>
            <w:noProof/>
            <w:webHidden/>
          </w:rPr>
          <w:fldChar w:fldCharType="end"/>
        </w:r>
      </w:hyperlink>
    </w:p>
    <w:p w:rsidR="00F75FBD" w:rsidRDefault="00B80918">
      <w:pPr>
        <w:pStyle w:val="12"/>
        <w:tabs>
          <w:tab w:val="right" w:leader="dot" w:pos="8296"/>
        </w:tabs>
        <w:rPr>
          <w:rFonts w:asciiTheme="minorHAnsi" w:eastAsiaTheme="minorEastAsia" w:hAnsiTheme="minorHAnsi" w:cstheme="minorBidi"/>
          <w:noProof/>
          <w:szCs w:val="22"/>
        </w:rPr>
      </w:pPr>
      <w:hyperlink w:anchor="_Toc15310136" w:history="1">
        <w:r w:rsidR="00F75FBD" w:rsidRPr="00834EA4">
          <w:rPr>
            <w:rStyle w:val="a4"/>
            <w:rFonts w:hint="eastAsia"/>
            <w:noProof/>
          </w:rPr>
          <w:t>附录</w:t>
        </w:r>
        <w:r w:rsidR="00F75FBD" w:rsidRPr="00834EA4">
          <w:rPr>
            <w:rStyle w:val="a4"/>
            <w:noProof/>
          </w:rPr>
          <w:t>1</w:t>
        </w:r>
        <w:r w:rsidR="00F75FBD" w:rsidRPr="00834EA4">
          <w:rPr>
            <w:rStyle w:val="a4"/>
            <w:rFonts w:hint="eastAsia"/>
            <w:noProof/>
          </w:rPr>
          <w:t>：企业使用商品编码接口变化</w:t>
        </w:r>
        <w:r w:rsidR="00F75FBD">
          <w:rPr>
            <w:noProof/>
            <w:webHidden/>
          </w:rPr>
          <w:tab/>
        </w:r>
        <w:r w:rsidR="00F75FBD">
          <w:rPr>
            <w:noProof/>
            <w:webHidden/>
          </w:rPr>
          <w:fldChar w:fldCharType="begin"/>
        </w:r>
        <w:r w:rsidR="00F75FBD">
          <w:rPr>
            <w:noProof/>
            <w:webHidden/>
          </w:rPr>
          <w:instrText xml:space="preserve"> PAGEREF _Toc15310136 \h </w:instrText>
        </w:r>
        <w:r w:rsidR="00F75FBD">
          <w:rPr>
            <w:noProof/>
            <w:webHidden/>
          </w:rPr>
        </w:r>
        <w:r w:rsidR="00F75FBD">
          <w:rPr>
            <w:noProof/>
            <w:webHidden/>
          </w:rPr>
          <w:fldChar w:fldCharType="separate"/>
        </w:r>
        <w:r w:rsidR="00F75FBD">
          <w:rPr>
            <w:noProof/>
            <w:webHidden/>
          </w:rPr>
          <w:t>69</w:t>
        </w:r>
        <w:r w:rsidR="00F75FBD">
          <w:rPr>
            <w:noProof/>
            <w:webHidden/>
          </w:rPr>
          <w:fldChar w:fldCharType="end"/>
        </w:r>
      </w:hyperlink>
    </w:p>
    <w:p w:rsidR="00F75FBD" w:rsidRDefault="00B80918">
      <w:pPr>
        <w:pStyle w:val="12"/>
        <w:tabs>
          <w:tab w:val="right" w:leader="dot" w:pos="8296"/>
        </w:tabs>
        <w:rPr>
          <w:rFonts w:asciiTheme="minorHAnsi" w:eastAsiaTheme="minorEastAsia" w:hAnsiTheme="minorHAnsi" w:cstheme="minorBidi"/>
          <w:noProof/>
          <w:szCs w:val="22"/>
        </w:rPr>
      </w:pPr>
      <w:hyperlink w:anchor="_Toc15310137" w:history="1">
        <w:r w:rsidR="00F75FBD" w:rsidRPr="00834EA4">
          <w:rPr>
            <w:rStyle w:val="a4"/>
            <w:rFonts w:hint="eastAsia"/>
            <w:noProof/>
          </w:rPr>
          <w:t>附录</w:t>
        </w:r>
        <w:r w:rsidR="00F75FBD" w:rsidRPr="00834EA4">
          <w:rPr>
            <w:rStyle w:val="a4"/>
            <w:noProof/>
          </w:rPr>
          <w:t>2</w:t>
        </w:r>
        <w:r w:rsidR="00F75FBD" w:rsidRPr="00834EA4">
          <w:rPr>
            <w:rStyle w:val="a4"/>
            <w:rFonts w:hint="eastAsia"/>
            <w:noProof/>
          </w:rPr>
          <w:t>：商品与服务税收分类编码</w:t>
        </w:r>
        <w:r w:rsidR="00F75FBD">
          <w:rPr>
            <w:noProof/>
            <w:webHidden/>
          </w:rPr>
          <w:tab/>
        </w:r>
        <w:r w:rsidR="00F75FBD">
          <w:rPr>
            <w:noProof/>
            <w:webHidden/>
          </w:rPr>
          <w:fldChar w:fldCharType="begin"/>
        </w:r>
        <w:r w:rsidR="00F75FBD">
          <w:rPr>
            <w:noProof/>
            <w:webHidden/>
          </w:rPr>
          <w:instrText xml:space="preserve"> PAGEREF _Toc15310137 \h </w:instrText>
        </w:r>
        <w:r w:rsidR="00F75FBD">
          <w:rPr>
            <w:noProof/>
            <w:webHidden/>
          </w:rPr>
        </w:r>
        <w:r w:rsidR="00F75FBD">
          <w:rPr>
            <w:noProof/>
            <w:webHidden/>
          </w:rPr>
          <w:fldChar w:fldCharType="separate"/>
        </w:r>
        <w:r w:rsidR="00F75FBD">
          <w:rPr>
            <w:noProof/>
            <w:webHidden/>
          </w:rPr>
          <w:t>70</w:t>
        </w:r>
        <w:r w:rsidR="00F75FBD">
          <w:rPr>
            <w:noProof/>
            <w:webHidden/>
          </w:rPr>
          <w:fldChar w:fldCharType="end"/>
        </w:r>
      </w:hyperlink>
    </w:p>
    <w:p w:rsidR="00F75FBD" w:rsidRDefault="00B80918">
      <w:pPr>
        <w:pStyle w:val="12"/>
        <w:tabs>
          <w:tab w:val="right" w:leader="dot" w:pos="8296"/>
        </w:tabs>
        <w:rPr>
          <w:rFonts w:asciiTheme="minorHAnsi" w:eastAsiaTheme="minorEastAsia" w:hAnsiTheme="minorHAnsi" w:cstheme="minorBidi"/>
          <w:noProof/>
          <w:szCs w:val="22"/>
        </w:rPr>
      </w:pPr>
      <w:hyperlink w:anchor="_Toc15310138" w:history="1">
        <w:r w:rsidR="00F75FBD" w:rsidRPr="00834EA4">
          <w:rPr>
            <w:rStyle w:val="a4"/>
            <w:rFonts w:hint="eastAsia"/>
            <w:noProof/>
          </w:rPr>
          <w:t>附录</w:t>
        </w:r>
        <w:r w:rsidR="00F75FBD" w:rsidRPr="00834EA4">
          <w:rPr>
            <w:rStyle w:val="a4"/>
            <w:noProof/>
          </w:rPr>
          <w:t>3</w:t>
        </w:r>
        <w:r w:rsidR="00F75FBD" w:rsidRPr="00834EA4">
          <w:rPr>
            <w:rStyle w:val="a4"/>
            <w:rFonts w:hint="eastAsia"/>
            <w:noProof/>
          </w:rPr>
          <w:t>：差额征税</w:t>
        </w:r>
        <w:r w:rsidR="00F75FBD">
          <w:rPr>
            <w:noProof/>
            <w:webHidden/>
          </w:rPr>
          <w:tab/>
        </w:r>
        <w:r w:rsidR="00F75FBD">
          <w:rPr>
            <w:noProof/>
            <w:webHidden/>
          </w:rPr>
          <w:fldChar w:fldCharType="begin"/>
        </w:r>
        <w:r w:rsidR="00F75FBD">
          <w:rPr>
            <w:noProof/>
            <w:webHidden/>
          </w:rPr>
          <w:instrText xml:space="preserve"> PAGEREF _Toc15310138 \h </w:instrText>
        </w:r>
        <w:r w:rsidR="00F75FBD">
          <w:rPr>
            <w:noProof/>
            <w:webHidden/>
          </w:rPr>
        </w:r>
        <w:r w:rsidR="00F75FBD">
          <w:rPr>
            <w:noProof/>
            <w:webHidden/>
          </w:rPr>
          <w:fldChar w:fldCharType="separate"/>
        </w:r>
        <w:r w:rsidR="00F75FBD">
          <w:rPr>
            <w:noProof/>
            <w:webHidden/>
          </w:rPr>
          <w:t>70</w:t>
        </w:r>
        <w:r w:rsidR="00F75FBD">
          <w:rPr>
            <w:noProof/>
            <w:webHidden/>
          </w:rPr>
          <w:fldChar w:fldCharType="end"/>
        </w:r>
      </w:hyperlink>
    </w:p>
    <w:p w:rsidR="00F75FBD" w:rsidRDefault="00B80918">
      <w:pPr>
        <w:pStyle w:val="12"/>
        <w:tabs>
          <w:tab w:val="right" w:leader="dot" w:pos="8296"/>
        </w:tabs>
        <w:rPr>
          <w:rFonts w:asciiTheme="minorHAnsi" w:eastAsiaTheme="minorEastAsia" w:hAnsiTheme="minorHAnsi" w:cstheme="minorBidi"/>
          <w:noProof/>
          <w:szCs w:val="22"/>
        </w:rPr>
      </w:pPr>
      <w:hyperlink w:anchor="_Toc15310139" w:history="1">
        <w:r w:rsidR="00F75FBD" w:rsidRPr="00834EA4">
          <w:rPr>
            <w:rStyle w:val="a4"/>
            <w:rFonts w:hint="eastAsia"/>
            <w:noProof/>
          </w:rPr>
          <w:t>附录</w:t>
        </w:r>
        <w:r w:rsidR="00F75FBD" w:rsidRPr="00834EA4">
          <w:rPr>
            <w:rStyle w:val="a4"/>
            <w:noProof/>
          </w:rPr>
          <w:t>4</w:t>
        </w:r>
        <w:r w:rsidR="00F75FBD" w:rsidRPr="00834EA4">
          <w:rPr>
            <w:rStyle w:val="a4"/>
            <w:rFonts w:hint="eastAsia"/>
            <w:noProof/>
          </w:rPr>
          <w:t>：商品编码调试的引导说明</w:t>
        </w:r>
        <w:r w:rsidR="00F75FBD">
          <w:rPr>
            <w:noProof/>
            <w:webHidden/>
          </w:rPr>
          <w:tab/>
        </w:r>
        <w:r w:rsidR="00F75FBD">
          <w:rPr>
            <w:noProof/>
            <w:webHidden/>
          </w:rPr>
          <w:fldChar w:fldCharType="begin"/>
        </w:r>
        <w:r w:rsidR="00F75FBD">
          <w:rPr>
            <w:noProof/>
            <w:webHidden/>
          </w:rPr>
          <w:instrText xml:space="preserve"> PAGEREF _Toc15310139 \h </w:instrText>
        </w:r>
        <w:r w:rsidR="00F75FBD">
          <w:rPr>
            <w:noProof/>
            <w:webHidden/>
          </w:rPr>
        </w:r>
        <w:r w:rsidR="00F75FBD">
          <w:rPr>
            <w:noProof/>
            <w:webHidden/>
          </w:rPr>
          <w:fldChar w:fldCharType="separate"/>
        </w:r>
        <w:r w:rsidR="00F75FBD">
          <w:rPr>
            <w:noProof/>
            <w:webHidden/>
          </w:rPr>
          <w:t>70</w:t>
        </w:r>
        <w:r w:rsidR="00F75FBD">
          <w:rPr>
            <w:noProof/>
            <w:webHidden/>
          </w:rPr>
          <w:fldChar w:fldCharType="end"/>
        </w:r>
      </w:hyperlink>
    </w:p>
    <w:p w:rsidR="00F75FBD" w:rsidRDefault="00B80918">
      <w:pPr>
        <w:pStyle w:val="12"/>
        <w:tabs>
          <w:tab w:val="right" w:leader="dot" w:pos="8296"/>
        </w:tabs>
        <w:rPr>
          <w:rFonts w:asciiTheme="minorHAnsi" w:eastAsiaTheme="minorEastAsia" w:hAnsiTheme="minorHAnsi" w:cstheme="minorBidi"/>
          <w:noProof/>
          <w:szCs w:val="22"/>
        </w:rPr>
      </w:pPr>
      <w:hyperlink w:anchor="_Toc15310140" w:history="1">
        <w:r w:rsidR="00F75FBD" w:rsidRPr="00834EA4">
          <w:rPr>
            <w:rStyle w:val="a4"/>
            <w:rFonts w:hint="eastAsia"/>
            <w:noProof/>
          </w:rPr>
          <w:t>附录</w:t>
        </w:r>
        <w:r w:rsidR="00F75FBD" w:rsidRPr="00834EA4">
          <w:rPr>
            <w:rStyle w:val="a4"/>
            <w:noProof/>
          </w:rPr>
          <w:t>5</w:t>
        </w:r>
        <w:r w:rsidR="00F75FBD" w:rsidRPr="00834EA4">
          <w:rPr>
            <w:rStyle w:val="a4"/>
            <w:rFonts w:hint="eastAsia"/>
            <w:noProof/>
          </w:rPr>
          <w:t>：增值税普通发票（电子）企业端（税控服务器）接口规范</w:t>
        </w:r>
        <w:r w:rsidR="00F75FBD" w:rsidRPr="00834EA4">
          <w:rPr>
            <w:rStyle w:val="a4"/>
            <w:noProof/>
          </w:rPr>
          <w:t>V1.52</w:t>
        </w:r>
        <w:r w:rsidR="00F75FBD">
          <w:rPr>
            <w:noProof/>
            <w:webHidden/>
          </w:rPr>
          <w:tab/>
        </w:r>
        <w:r w:rsidR="00F75FBD">
          <w:rPr>
            <w:noProof/>
            <w:webHidden/>
          </w:rPr>
          <w:fldChar w:fldCharType="begin"/>
        </w:r>
        <w:r w:rsidR="00F75FBD">
          <w:rPr>
            <w:noProof/>
            <w:webHidden/>
          </w:rPr>
          <w:instrText xml:space="preserve"> PAGEREF _Toc15310140 \h </w:instrText>
        </w:r>
        <w:r w:rsidR="00F75FBD">
          <w:rPr>
            <w:noProof/>
            <w:webHidden/>
          </w:rPr>
        </w:r>
        <w:r w:rsidR="00F75FBD">
          <w:rPr>
            <w:noProof/>
            <w:webHidden/>
          </w:rPr>
          <w:fldChar w:fldCharType="separate"/>
        </w:r>
        <w:r w:rsidR="00F75FBD">
          <w:rPr>
            <w:noProof/>
            <w:webHidden/>
          </w:rPr>
          <w:t>70</w:t>
        </w:r>
        <w:r w:rsidR="00F75FBD">
          <w:rPr>
            <w:noProof/>
            <w:webHidden/>
          </w:rPr>
          <w:fldChar w:fldCharType="end"/>
        </w:r>
      </w:hyperlink>
    </w:p>
    <w:p w:rsidR="00F75FBD" w:rsidRDefault="00B80918">
      <w:pPr>
        <w:pStyle w:val="12"/>
        <w:tabs>
          <w:tab w:val="right" w:leader="dot" w:pos="8296"/>
        </w:tabs>
        <w:rPr>
          <w:rFonts w:asciiTheme="minorHAnsi" w:eastAsiaTheme="minorEastAsia" w:hAnsiTheme="minorHAnsi" w:cstheme="minorBidi"/>
          <w:noProof/>
          <w:szCs w:val="22"/>
        </w:rPr>
      </w:pPr>
      <w:hyperlink w:anchor="_Toc15310141" w:history="1">
        <w:r w:rsidR="00F75FBD" w:rsidRPr="00834EA4">
          <w:rPr>
            <w:rStyle w:val="a4"/>
            <w:rFonts w:hint="eastAsia"/>
            <w:noProof/>
          </w:rPr>
          <w:t>附录</w:t>
        </w:r>
        <w:r w:rsidR="00F75FBD" w:rsidRPr="00834EA4">
          <w:rPr>
            <w:rStyle w:val="a4"/>
            <w:noProof/>
          </w:rPr>
          <w:t>6</w:t>
        </w:r>
        <w:r w:rsidR="00F75FBD" w:rsidRPr="00834EA4">
          <w:rPr>
            <w:rStyle w:val="a4"/>
            <w:rFonts w:hint="eastAsia"/>
            <w:noProof/>
          </w:rPr>
          <w:t>：减按计征</w:t>
        </w:r>
        <w:r w:rsidR="00F75FBD">
          <w:rPr>
            <w:noProof/>
            <w:webHidden/>
          </w:rPr>
          <w:tab/>
        </w:r>
        <w:r w:rsidR="00F75FBD">
          <w:rPr>
            <w:noProof/>
            <w:webHidden/>
          </w:rPr>
          <w:fldChar w:fldCharType="begin"/>
        </w:r>
        <w:r w:rsidR="00F75FBD">
          <w:rPr>
            <w:noProof/>
            <w:webHidden/>
          </w:rPr>
          <w:instrText xml:space="preserve"> PAGEREF _Toc15310141 \h </w:instrText>
        </w:r>
        <w:r w:rsidR="00F75FBD">
          <w:rPr>
            <w:noProof/>
            <w:webHidden/>
          </w:rPr>
        </w:r>
        <w:r w:rsidR="00F75FBD">
          <w:rPr>
            <w:noProof/>
            <w:webHidden/>
          </w:rPr>
          <w:fldChar w:fldCharType="separate"/>
        </w:r>
        <w:r w:rsidR="00F75FBD">
          <w:rPr>
            <w:noProof/>
            <w:webHidden/>
          </w:rPr>
          <w:t>70</w:t>
        </w:r>
        <w:r w:rsidR="00F75FBD">
          <w:rPr>
            <w:noProof/>
            <w:webHidden/>
          </w:rPr>
          <w:fldChar w:fldCharType="end"/>
        </w:r>
      </w:hyperlink>
    </w:p>
    <w:p w:rsidR="003D45B0" w:rsidRDefault="00760A43" w:rsidP="00856AA2">
      <w:pPr>
        <w:widowControl/>
        <w:spacing w:line="360" w:lineRule="auto"/>
        <w:jc w:val="left"/>
      </w:pPr>
      <w:r>
        <w:fldChar w:fldCharType="end"/>
      </w:r>
      <w:r w:rsidR="003D45B0">
        <w:br w:type="page"/>
      </w:r>
    </w:p>
    <w:p w:rsidR="0093104C" w:rsidRPr="0093104C" w:rsidRDefault="003D45B0" w:rsidP="00436D62">
      <w:pPr>
        <w:pStyle w:val="1"/>
      </w:pPr>
      <w:bookmarkStart w:id="2" w:name="_Toc15310115"/>
      <w:r>
        <w:rPr>
          <w:rFonts w:hint="eastAsia"/>
        </w:rPr>
        <w:lastRenderedPageBreak/>
        <w:t>概述</w:t>
      </w:r>
      <w:bookmarkEnd w:id="0"/>
      <w:bookmarkEnd w:id="1"/>
      <w:bookmarkEnd w:id="2"/>
    </w:p>
    <w:p w:rsidR="00447707" w:rsidRDefault="00447707" w:rsidP="00447707">
      <w:pPr>
        <w:pStyle w:val="3"/>
      </w:pPr>
      <w:r>
        <w:rPr>
          <w:rFonts w:hint="eastAsia"/>
        </w:rPr>
        <w:t>接口概述</w:t>
      </w:r>
    </w:p>
    <w:p w:rsidR="000A20D9" w:rsidRDefault="000A20D9" w:rsidP="000A20D9">
      <w:pPr>
        <w:spacing w:line="360" w:lineRule="auto"/>
        <w:ind w:firstLine="420"/>
        <w:rPr>
          <w:sz w:val="24"/>
          <w:szCs w:val="21"/>
        </w:rPr>
      </w:pPr>
      <w:bookmarkStart w:id="3" w:name="_Toc421870210"/>
      <w:r>
        <w:rPr>
          <w:rFonts w:hint="eastAsia"/>
          <w:sz w:val="24"/>
          <w:szCs w:val="21"/>
        </w:rPr>
        <w:t>企业核心业务系统通过</w:t>
      </w:r>
      <w:r w:rsidRPr="004D1D61">
        <w:rPr>
          <w:rFonts w:hint="eastAsia"/>
          <w:sz w:val="24"/>
          <w:szCs w:val="21"/>
        </w:rPr>
        <w:t>接口实现与税控开票服务器的通信，完成</w:t>
      </w:r>
      <w:r>
        <w:rPr>
          <w:rFonts w:hint="eastAsia"/>
          <w:sz w:val="24"/>
          <w:szCs w:val="21"/>
        </w:rPr>
        <w:t>发票管理、发票开具和</w:t>
      </w:r>
      <w:r w:rsidRPr="004D1D61">
        <w:rPr>
          <w:rFonts w:hint="eastAsia"/>
          <w:sz w:val="24"/>
          <w:szCs w:val="21"/>
        </w:rPr>
        <w:t>税控服务器信息查询功能。</w:t>
      </w:r>
      <w:r>
        <w:rPr>
          <w:rFonts w:hint="eastAsia"/>
          <w:sz w:val="24"/>
          <w:szCs w:val="21"/>
        </w:rPr>
        <w:t>接口根据调用方式的分为</w:t>
      </w:r>
      <w:r w:rsidR="00C44576">
        <w:rPr>
          <w:rFonts w:hint="eastAsia"/>
          <w:sz w:val="24"/>
          <w:szCs w:val="21"/>
        </w:rPr>
        <w:t>远程</w:t>
      </w:r>
      <w:r w:rsidR="00C55A9F">
        <w:rPr>
          <w:rFonts w:hint="eastAsia"/>
          <w:sz w:val="24"/>
          <w:szCs w:val="21"/>
        </w:rPr>
        <w:t>Servlet</w:t>
      </w:r>
      <w:r w:rsidR="00C55A9F">
        <w:rPr>
          <w:rFonts w:hint="eastAsia"/>
          <w:sz w:val="24"/>
          <w:szCs w:val="21"/>
        </w:rPr>
        <w:t>接口</w:t>
      </w:r>
      <w:r w:rsidR="00106CDA">
        <w:rPr>
          <w:rFonts w:hint="eastAsia"/>
          <w:sz w:val="24"/>
          <w:szCs w:val="21"/>
        </w:rPr>
        <w:t>和</w:t>
      </w:r>
      <w:r>
        <w:rPr>
          <w:rFonts w:hint="eastAsia"/>
          <w:sz w:val="24"/>
          <w:szCs w:val="21"/>
        </w:rPr>
        <w:t>本地组件接口。</w:t>
      </w:r>
    </w:p>
    <w:p w:rsidR="0093104C" w:rsidRPr="002652A6" w:rsidRDefault="0093104C" w:rsidP="00104D20">
      <w:pPr>
        <w:pStyle w:val="3"/>
      </w:pPr>
      <w:r w:rsidRPr="002652A6">
        <w:rPr>
          <w:rFonts w:hint="eastAsia"/>
        </w:rPr>
        <w:t>适用范围</w:t>
      </w:r>
      <w:bookmarkEnd w:id="3"/>
    </w:p>
    <w:p w:rsidR="00C44576" w:rsidRDefault="00C44576" w:rsidP="00C44576">
      <w:pPr>
        <w:spacing w:line="360" w:lineRule="auto"/>
        <w:ind w:firstLine="420"/>
        <w:rPr>
          <w:sz w:val="24"/>
          <w:szCs w:val="21"/>
        </w:rPr>
      </w:pPr>
      <w:bookmarkStart w:id="4" w:name="_Toc421870211"/>
      <w:r>
        <w:rPr>
          <w:rFonts w:hint="eastAsia"/>
          <w:sz w:val="24"/>
          <w:szCs w:val="21"/>
        </w:rPr>
        <w:t>本接口规范</w:t>
      </w:r>
      <w:r w:rsidRPr="004D1D61">
        <w:rPr>
          <w:rFonts w:hint="eastAsia"/>
          <w:sz w:val="24"/>
          <w:szCs w:val="21"/>
        </w:rPr>
        <w:t>适用于</w:t>
      </w:r>
      <w:r w:rsidR="00F956A3">
        <w:rPr>
          <w:rFonts w:hint="eastAsia"/>
          <w:sz w:val="24"/>
          <w:szCs w:val="21"/>
        </w:rPr>
        <w:t>远</w:t>
      </w:r>
      <w:r>
        <w:rPr>
          <w:rFonts w:hint="eastAsia"/>
          <w:sz w:val="24"/>
          <w:szCs w:val="21"/>
        </w:rPr>
        <w:t>程</w:t>
      </w:r>
      <w:r>
        <w:rPr>
          <w:rFonts w:hint="eastAsia"/>
          <w:sz w:val="24"/>
          <w:szCs w:val="21"/>
        </w:rPr>
        <w:t>Servlet</w:t>
      </w:r>
      <w:r>
        <w:rPr>
          <w:rFonts w:hint="eastAsia"/>
          <w:sz w:val="24"/>
          <w:szCs w:val="21"/>
        </w:rPr>
        <w:t>接口</w:t>
      </w:r>
      <w:r w:rsidR="00106CDA">
        <w:rPr>
          <w:rFonts w:hint="eastAsia"/>
          <w:sz w:val="24"/>
          <w:szCs w:val="21"/>
        </w:rPr>
        <w:t>或</w:t>
      </w:r>
      <w:r>
        <w:rPr>
          <w:rFonts w:hint="eastAsia"/>
          <w:sz w:val="24"/>
          <w:szCs w:val="21"/>
        </w:rPr>
        <w:t>本地组件接口</w:t>
      </w:r>
      <w:r w:rsidR="00566656">
        <w:rPr>
          <w:rFonts w:hint="eastAsia"/>
          <w:sz w:val="24"/>
          <w:szCs w:val="21"/>
        </w:rPr>
        <w:t>（</w:t>
      </w:r>
      <w:r w:rsidR="00D4310F">
        <w:rPr>
          <w:rFonts w:hint="eastAsia"/>
          <w:sz w:val="24"/>
          <w:szCs w:val="21"/>
        </w:rPr>
        <w:t>ActiveX</w:t>
      </w:r>
      <w:r w:rsidR="00566656">
        <w:rPr>
          <w:rFonts w:hint="eastAsia"/>
          <w:sz w:val="24"/>
          <w:szCs w:val="21"/>
        </w:rPr>
        <w:t>或</w:t>
      </w:r>
      <w:r w:rsidR="00566656">
        <w:rPr>
          <w:rFonts w:hint="eastAsia"/>
          <w:sz w:val="24"/>
          <w:szCs w:val="21"/>
        </w:rPr>
        <w:t>DLL</w:t>
      </w:r>
      <w:r w:rsidR="00566656">
        <w:rPr>
          <w:rFonts w:hint="eastAsia"/>
          <w:sz w:val="24"/>
          <w:szCs w:val="21"/>
        </w:rPr>
        <w:t>）</w:t>
      </w:r>
      <w:r w:rsidR="00F956A3">
        <w:rPr>
          <w:rFonts w:hint="eastAsia"/>
          <w:sz w:val="24"/>
          <w:szCs w:val="21"/>
        </w:rPr>
        <w:t>调用</w:t>
      </w:r>
      <w:r>
        <w:rPr>
          <w:rFonts w:hint="eastAsia"/>
          <w:sz w:val="24"/>
          <w:szCs w:val="21"/>
        </w:rPr>
        <w:t>访问税控开票服务器。</w:t>
      </w:r>
    </w:p>
    <w:p w:rsidR="0093104C" w:rsidRDefault="004969A2" w:rsidP="009E3D7B">
      <w:pPr>
        <w:pStyle w:val="1"/>
      </w:pPr>
      <w:bookmarkStart w:id="5" w:name="_Toc15310116"/>
      <w:r w:rsidRPr="009E3D7B">
        <w:rPr>
          <w:rFonts w:hint="eastAsia"/>
        </w:rPr>
        <w:t>接口调用方式</w:t>
      </w:r>
      <w:bookmarkEnd w:id="4"/>
      <w:bookmarkEnd w:id="5"/>
    </w:p>
    <w:p w:rsidR="00BE0F4D" w:rsidRPr="006C2CF3" w:rsidRDefault="00BE0F4D" w:rsidP="00BE0F4D">
      <w:pPr>
        <w:pStyle w:val="2"/>
        <w:spacing w:line="360" w:lineRule="auto"/>
        <w:rPr>
          <w:b w:val="0"/>
        </w:rPr>
      </w:pPr>
      <w:bookmarkStart w:id="6" w:name="_Toc450807492"/>
      <w:bookmarkStart w:id="7" w:name="_Toc15310117"/>
      <w:bookmarkStart w:id="8" w:name="_Toc421870213"/>
      <w:r w:rsidRPr="006C2CF3">
        <w:rPr>
          <w:rFonts w:hint="eastAsia"/>
          <w:b w:val="0"/>
        </w:rPr>
        <w:t>远程</w:t>
      </w:r>
      <w:r>
        <w:rPr>
          <w:rFonts w:hint="eastAsia"/>
          <w:b w:val="0"/>
        </w:rPr>
        <w:t>Servlet</w:t>
      </w:r>
      <w:r w:rsidRPr="006C2CF3">
        <w:rPr>
          <w:rFonts w:hint="eastAsia"/>
          <w:b w:val="0"/>
        </w:rPr>
        <w:t>调用</w:t>
      </w:r>
      <w:bookmarkEnd w:id="6"/>
      <w:bookmarkEnd w:id="7"/>
      <w:r>
        <w:rPr>
          <w:rFonts w:hint="eastAsia"/>
          <w:b w:val="0"/>
        </w:rPr>
        <w:t xml:space="preserve"> </w:t>
      </w:r>
    </w:p>
    <w:p w:rsidR="00BE0F4D" w:rsidRDefault="00BE0F4D" w:rsidP="00BE0F4D">
      <w:pPr>
        <w:spacing w:line="360" w:lineRule="auto"/>
        <w:ind w:firstLine="420"/>
        <w:rPr>
          <w:rFonts w:ascii="宋体" w:hAnsi="宋体"/>
          <w:szCs w:val="21"/>
        </w:rPr>
      </w:pPr>
      <w:r>
        <w:rPr>
          <w:rFonts w:ascii="宋体" w:hAnsi="宋体" w:hint="eastAsia"/>
          <w:szCs w:val="21"/>
        </w:rPr>
        <w:t>企业核心业务系统与税控开票服务器采用http协议通信，接口调用方式为servlet，接口输入输出数据都是结构化的XML数据格式。</w:t>
      </w:r>
    </w:p>
    <w:p w:rsidR="00B80918" w:rsidRPr="00B80918" w:rsidRDefault="00B80918" w:rsidP="00B80918">
      <w:pPr>
        <w:spacing w:line="360" w:lineRule="auto"/>
        <w:ind w:firstLine="420"/>
        <w:rPr>
          <w:rFonts w:ascii="宋体" w:hAnsi="宋体"/>
          <w:szCs w:val="21"/>
        </w:rPr>
      </w:pPr>
      <w:r w:rsidRPr="00B80918">
        <w:rPr>
          <w:rFonts w:ascii="宋体" w:hAnsi="宋体"/>
          <w:szCs w:val="21"/>
        </w:rPr>
        <w:t>CL:</w:t>
      </w:r>
    </w:p>
    <w:p w:rsidR="00B80918" w:rsidRDefault="00B80918" w:rsidP="00B80918">
      <w:pPr>
        <w:spacing w:line="360" w:lineRule="auto"/>
        <w:rPr>
          <w:rFonts w:ascii="宋体" w:hAnsi="宋体"/>
          <w:szCs w:val="21"/>
        </w:rPr>
      </w:pPr>
      <w:r w:rsidRPr="00B80918">
        <w:rPr>
          <w:rFonts w:ascii="宋体" w:hAnsi="宋体"/>
          <w:szCs w:val="21"/>
        </w:rPr>
        <w:t>http://10.8.8.211:8081/SKServer</w:t>
      </w:r>
      <w:r w:rsidRPr="00A77077">
        <w:rPr>
          <w:rFonts w:ascii="宋体" w:hAnsi="宋体"/>
          <w:szCs w:val="21"/>
        </w:rPr>
        <w:t>/SKDo</w:t>
      </w:r>
    </w:p>
    <w:p w:rsidR="00B80918" w:rsidRPr="00B80918" w:rsidRDefault="00B80918" w:rsidP="00B80918">
      <w:pPr>
        <w:spacing w:line="360" w:lineRule="auto"/>
        <w:ind w:firstLine="420"/>
        <w:rPr>
          <w:rFonts w:ascii="宋体" w:hAnsi="宋体"/>
          <w:szCs w:val="21"/>
        </w:rPr>
      </w:pPr>
    </w:p>
    <w:p w:rsidR="00B80918" w:rsidRDefault="00B80918" w:rsidP="00BE0F4D">
      <w:pPr>
        <w:spacing w:line="360" w:lineRule="auto"/>
        <w:ind w:firstLine="420"/>
        <w:rPr>
          <w:rFonts w:ascii="宋体" w:hAnsi="宋体" w:hint="eastAsia"/>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760"/>
      </w:tblGrid>
      <w:tr w:rsidR="00BE0F4D" w:rsidTr="00704FF4">
        <w:trPr>
          <w:jc w:val="center"/>
        </w:trPr>
        <w:tc>
          <w:tcPr>
            <w:tcW w:w="2340" w:type="dxa"/>
            <w:tcBorders>
              <w:top w:val="single" w:sz="4" w:space="0" w:color="auto"/>
              <w:left w:val="single" w:sz="4" w:space="0" w:color="auto"/>
              <w:bottom w:val="single" w:sz="4" w:space="0" w:color="auto"/>
              <w:right w:val="single" w:sz="4" w:space="0" w:color="auto"/>
            </w:tcBorders>
          </w:tcPr>
          <w:p w:rsidR="00BE0F4D" w:rsidRDefault="00BE0F4D" w:rsidP="00704FF4">
            <w:pPr>
              <w:spacing w:line="360" w:lineRule="auto"/>
              <w:rPr>
                <w:rFonts w:ascii="宋体" w:hAnsi="宋体"/>
                <w:szCs w:val="21"/>
              </w:rPr>
            </w:pPr>
            <w:r>
              <w:rPr>
                <w:rFonts w:ascii="宋体" w:hAnsi="宋体" w:hint="eastAsia"/>
                <w:szCs w:val="21"/>
              </w:rPr>
              <w:t>调用地址</w:t>
            </w:r>
          </w:p>
        </w:tc>
        <w:tc>
          <w:tcPr>
            <w:tcW w:w="5760" w:type="dxa"/>
            <w:tcBorders>
              <w:top w:val="single" w:sz="4" w:space="0" w:color="auto"/>
              <w:left w:val="single" w:sz="4" w:space="0" w:color="auto"/>
              <w:bottom w:val="single" w:sz="4" w:space="0" w:color="auto"/>
              <w:right w:val="single" w:sz="4" w:space="0" w:color="auto"/>
            </w:tcBorders>
          </w:tcPr>
          <w:p w:rsidR="00BE0F4D" w:rsidRDefault="00BE0F4D" w:rsidP="00704FF4">
            <w:pPr>
              <w:spacing w:line="360" w:lineRule="auto"/>
              <w:rPr>
                <w:rFonts w:ascii="宋体" w:hAnsi="宋体"/>
                <w:szCs w:val="21"/>
              </w:rPr>
            </w:pPr>
            <w:r>
              <w:rPr>
                <w:rFonts w:ascii="宋体" w:hAnsi="宋体" w:hint="eastAsia"/>
                <w:szCs w:val="21"/>
              </w:rPr>
              <w:t>http://ip:port/</w:t>
            </w:r>
            <w:r w:rsidRPr="00A77077">
              <w:rPr>
                <w:rFonts w:ascii="宋体" w:hAnsi="宋体"/>
                <w:szCs w:val="21"/>
              </w:rPr>
              <w:t>SKServer/SKDo</w:t>
            </w:r>
          </w:p>
          <w:p w:rsidR="00BE0F4D" w:rsidRDefault="00BE0F4D" w:rsidP="00704FF4">
            <w:pPr>
              <w:spacing w:line="360" w:lineRule="auto"/>
              <w:rPr>
                <w:rFonts w:ascii="宋体" w:hAnsi="宋体"/>
                <w:szCs w:val="21"/>
              </w:rPr>
            </w:pPr>
            <w:r>
              <w:rPr>
                <w:rFonts w:ascii="宋体" w:hAnsi="宋体" w:hint="eastAsia"/>
                <w:szCs w:val="21"/>
              </w:rPr>
              <w:t>ip: 税控开票服务器IP地址</w:t>
            </w:r>
          </w:p>
          <w:p w:rsidR="00BE0F4D" w:rsidRDefault="00BE0F4D" w:rsidP="00704FF4">
            <w:pPr>
              <w:spacing w:line="360" w:lineRule="auto"/>
              <w:rPr>
                <w:rFonts w:ascii="宋体" w:hAnsi="宋体"/>
                <w:szCs w:val="21"/>
              </w:rPr>
            </w:pPr>
            <w:r>
              <w:rPr>
                <w:rFonts w:ascii="宋体" w:hAnsi="宋体" w:hint="eastAsia"/>
                <w:szCs w:val="21"/>
              </w:rPr>
              <w:t>port：税控开票服务器端口号</w:t>
            </w:r>
          </w:p>
        </w:tc>
      </w:tr>
      <w:tr w:rsidR="00BE0F4D" w:rsidTr="00704FF4">
        <w:trPr>
          <w:jc w:val="center"/>
        </w:trPr>
        <w:tc>
          <w:tcPr>
            <w:tcW w:w="2340" w:type="dxa"/>
            <w:tcBorders>
              <w:top w:val="single" w:sz="4" w:space="0" w:color="auto"/>
              <w:left w:val="single" w:sz="4" w:space="0" w:color="auto"/>
              <w:bottom w:val="single" w:sz="4" w:space="0" w:color="auto"/>
              <w:right w:val="single" w:sz="4" w:space="0" w:color="auto"/>
            </w:tcBorders>
          </w:tcPr>
          <w:p w:rsidR="00BE0F4D" w:rsidRDefault="00BE0F4D" w:rsidP="00704FF4">
            <w:pPr>
              <w:spacing w:line="360" w:lineRule="auto"/>
              <w:rPr>
                <w:rFonts w:ascii="宋体" w:hAnsi="宋体"/>
                <w:szCs w:val="21"/>
              </w:rPr>
            </w:pPr>
            <w:r>
              <w:rPr>
                <w:rFonts w:ascii="宋体" w:hAnsi="宋体" w:hint="eastAsia"/>
                <w:szCs w:val="21"/>
              </w:rPr>
              <w:t>数据传输方式</w:t>
            </w:r>
          </w:p>
        </w:tc>
        <w:tc>
          <w:tcPr>
            <w:tcW w:w="5760" w:type="dxa"/>
            <w:tcBorders>
              <w:top w:val="single" w:sz="4" w:space="0" w:color="auto"/>
              <w:left w:val="single" w:sz="4" w:space="0" w:color="auto"/>
              <w:bottom w:val="single" w:sz="4" w:space="0" w:color="auto"/>
              <w:right w:val="single" w:sz="4" w:space="0" w:color="auto"/>
            </w:tcBorders>
          </w:tcPr>
          <w:p w:rsidR="00BE0F4D" w:rsidRDefault="00BE0F4D" w:rsidP="00704FF4">
            <w:pPr>
              <w:spacing w:line="360" w:lineRule="auto"/>
              <w:rPr>
                <w:rFonts w:ascii="宋体" w:hAnsi="宋体"/>
                <w:szCs w:val="21"/>
              </w:rPr>
            </w:pPr>
            <w:r>
              <w:rPr>
                <w:rFonts w:ascii="宋体" w:hAnsi="宋体" w:hint="eastAsia"/>
                <w:szCs w:val="21"/>
              </w:rPr>
              <w:t>post/get同步传输</w:t>
            </w:r>
          </w:p>
        </w:tc>
      </w:tr>
      <w:tr w:rsidR="00BE0F4D" w:rsidTr="00704FF4">
        <w:trPr>
          <w:jc w:val="center"/>
        </w:trPr>
        <w:tc>
          <w:tcPr>
            <w:tcW w:w="2340" w:type="dxa"/>
            <w:tcBorders>
              <w:top w:val="single" w:sz="4" w:space="0" w:color="auto"/>
              <w:left w:val="single" w:sz="4" w:space="0" w:color="auto"/>
              <w:bottom w:val="single" w:sz="4" w:space="0" w:color="auto"/>
              <w:right w:val="single" w:sz="4" w:space="0" w:color="auto"/>
            </w:tcBorders>
          </w:tcPr>
          <w:p w:rsidR="00BE0F4D" w:rsidRDefault="00BE0F4D" w:rsidP="00704FF4">
            <w:pPr>
              <w:spacing w:line="360" w:lineRule="auto"/>
              <w:rPr>
                <w:rFonts w:ascii="宋体" w:hAnsi="宋体"/>
                <w:szCs w:val="21"/>
              </w:rPr>
            </w:pPr>
            <w:r>
              <w:rPr>
                <w:rFonts w:ascii="宋体" w:hAnsi="宋体" w:hint="eastAsia"/>
                <w:szCs w:val="21"/>
              </w:rPr>
              <w:t>提交数据</w:t>
            </w:r>
          </w:p>
        </w:tc>
        <w:tc>
          <w:tcPr>
            <w:tcW w:w="5760" w:type="dxa"/>
            <w:tcBorders>
              <w:top w:val="single" w:sz="4" w:space="0" w:color="auto"/>
              <w:left w:val="single" w:sz="4" w:space="0" w:color="auto"/>
              <w:bottom w:val="single" w:sz="4" w:space="0" w:color="auto"/>
              <w:right w:val="single" w:sz="4" w:space="0" w:color="auto"/>
            </w:tcBorders>
          </w:tcPr>
          <w:p w:rsidR="00BE0F4D" w:rsidRDefault="00BE0F4D" w:rsidP="00704FF4">
            <w:pPr>
              <w:spacing w:line="360" w:lineRule="auto"/>
              <w:rPr>
                <w:rFonts w:ascii="宋体" w:hAnsi="宋体"/>
                <w:szCs w:val="21"/>
              </w:rPr>
            </w:pPr>
            <w:r>
              <w:rPr>
                <w:rFonts w:ascii="宋体" w:hAnsi="宋体" w:hint="eastAsia"/>
                <w:szCs w:val="21"/>
              </w:rPr>
              <w:t>请求报文</w:t>
            </w:r>
          </w:p>
        </w:tc>
      </w:tr>
      <w:tr w:rsidR="00BE0F4D" w:rsidTr="00704FF4">
        <w:trPr>
          <w:jc w:val="center"/>
        </w:trPr>
        <w:tc>
          <w:tcPr>
            <w:tcW w:w="2340" w:type="dxa"/>
            <w:tcBorders>
              <w:top w:val="single" w:sz="4" w:space="0" w:color="auto"/>
              <w:left w:val="single" w:sz="4" w:space="0" w:color="auto"/>
              <w:bottom w:val="single" w:sz="4" w:space="0" w:color="auto"/>
              <w:right w:val="single" w:sz="4" w:space="0" w:color="auto"/>
            </w:tcBorders>
          </w:tcPr>
          <w:p w:rsidR="00BE0F4D" w:rsidRDefault="00BE0F4D" w:rsidP="00704FF4">
            <w:pPr>
              <w:spacing w:line="360" w:lineRule="auto"/>
              <w:rPr>
                <w:rFonts w:ascii="宋体" w:hAnsi="宋体"/>
                <w:szCs w:val="21"/>
              </w:rPr>
            </w:pPr>
            <w:r>
              <w:rPr>
                <w:rFonts w:ascii="宋体" w:hAnsi="宋体" w:hint="eastAsia"/>
                <w:szCs w:val="21"/>
              </w:rPr>
              <w:t>返回数据</w:t>
            </w:r>
          </w:p>
        </w:tc>
        <w:tc>
          <w:tcPr>
            <w:tcW w:w="5760" w:type="dxa"/>
            <w:tcBorders>
              <w:top w:val="single" w:sz="4" w:space="0" w:color="auto"/>
              <w:left w:val="single" w:sz="4" w:space="0" w:color="auto"/>
              <w:bottom w:val="single" w:sz="4" w:space="0" w:color="auto"/>
              <w:right w:val="single" w:sz="4" w:space="0" w:color="auto"/>
            </w:tcBorders>
          </w:tcPr>
          <w:p w:rsidR="00BE0F4D" w:rsidRDefault="00BE0F4D" w:rsidP="00704FF4">
            <w:pPr>
              <w:spacing w:line="360" w:lineRule="auto"/>
              <w:rPr>
                <w:rFonts w:ascii="宋体" w:hAnsi="宋体"/>
                <w:szCs w:val="21"/>
              </w:rPr>
            </w:pPr>
            <w:r>
              <w:rPr>
                <w:rFonts w:ascii="宋体" w:hAnsi="宋体" w:hint="eastAsia"/>
                <w:szCs w:val="21"/>
              </w:rPr>
              <w:t>响应报文</w:t>
            </w:r>
          </w:p>
        </w:tc>
      </w:tr>
    </w:tbl>
    <w:p w:rsidR="00BE0F4D" w:rsidRDefault="00BE0F4D" w:rsidP="00BE0F4D">
      <w:pPr>
        <w:pStyle w:val="af4"/>
        <w:numPr>
          <w:ilvl w:val="0"/>
          <w:numId w:val="25"/>
        </w:numPr>
        <w:spacing w:line="360" w:lineRule="auto"/>
        <w:ind w:firstLineChars="0"/>
        <w:rPr>
          <w:rFonts w:ascii="宋体" w:hAnsi="宋体"/>
          <w:sz w:val="24"/>
          <w:szCs w:val="24"/>
        </w:rPr>
      </w:pPr>
      <w:r>
        <w:rPr>
          <w:rFonts w:ascii="宋体" w:hAnsi="宋体" w:hint="eastAsia"/>
          <w:sz w:val="24"/>
          <w:szCs w:val="24"/>
        </w:rPr>
        <w:t>调用示例</w:t>
      </w:r>
      <w:r w:rsidRPr="00F66D88">
        <w:rPr>
          <w:rFonts w:ascii="宋体" w:hAnsi="宋体" w:hint="eastAsia"/>
          <w:sz w:val="24"/>
          <w:szCs w:val="24"/>
        </w:rPr>
        <w:t>：</w:t>
      </w:r>
    </w:p>
    <w:p w:rsidR="00BE0F4D" w:rsidRPr="00575075" w:rsidRDefault="00BE0F4D" w:rsidP="00BE0F4D">
      <w:pPr>
        <w:pStyle w:val="af4"/>
        <w:autoSpaceDE w:val="0"/>
        <w:autoSpaceDN w:val="0"/>
        <w:adjustRightInd w:val="0"/>
        <w:ind w:left="840" w:firstLineChars="0" w:firstLine="0"/>
        <w:jc w:val="left"/>
        <w:rPr>
          <w:rFonts w:ascii="Courier New" w:hAnsi="Courier New" w:cs="Courier New"/>
          <w:kern w:val="0"/>
          <w:sz w:val="20"/>
          <w:shd w:val="pct15" w:color="auto" w:fill="FFFFFF"/>
        </w:rPr>
      </w:pPr>
      <w:r w:rsidRPr="00575075">
        <w:rPr>
          <w:rFonts w:ascii="Courier New" w:hAnsi="Courier New" w:cs="Courier New"/>
          <w:b/>
          <w:bCs/>
          <w:color w:val="7F0055"/>
          <w:kern w:val="0"/>
          <w:sz w:val="20"/>
          <w:shd w:val="pct15" w:color="auto" w:fill="FFFFFF"/>
        </w:rPr>
        <w:lastRenderedPageBreak/>
        <w:t>Private</w:t>
      </w:r>
      <w:r>
        <w:rPr>
          <w:rFonts w:ascii="Courier New" w:hAnsi="Courier New" w:cs="Courier New" w:hint="eastAsia"/>
          <w:b/>
          <w:bCs/>
          <w:color w:val="7F0055"/>
          <w:kern w:val="0"/>
          <w:sz w:val="20"/>
          <w:shd w:val="pct15" w:color="auto" w:fill="FFFFFF"/>
        </w:rPr>
        <w:t xml:space="preserve"> </w:t>
      </w:r>
      <w:r w:rsidRPr="00575075">
        <w:rPr>
          <w:rFonts w:ascii="Courier New" w:hAnsi="Courier New" w:cs="Courier New"/>
          <w:b/>
          <w:bCs/>
          <w:color w:val="7F0055"/>
          <w:kern w:val="0"/>
          <w:sz w:val="20"/>
          <w:shd w:val="pct15" w:color="auto" w:fill="FFFFFF"/>
        </w:rPr>
        <w:t>static</w:t>
      </w:r>
      <w:r>
        <w:rPr>
          <w:rFonts w:ascii="Courier New" w:hAnsi="Courier New" w:cs="Courier New" w:hint="eastAsia"/>
          <w:b/>
          <w:bCs/>
          <w:color w:val="7F0055"/>
          <w:kern w:val="0"/>
          <w:sz w:val="20"/>
          <w:shd w:val="pct15" w:color="auto" w:fill="FFFFFF"/>
        </w:rPr>
        <w:t xml:space="preserve"> </w:t>
      </w:r>
      <w:r w:rsidRPr="00575075">
        <w:rPr>
          <w:rFonts w:ascii="Courier New" w:hAnsi="Courier New" w:cs="Courier New"/>
          <w:b/>
          <w:bCs/>
          <w:color w:val="7F0055"/>
          <w:kern w:val="0"/>
          <w:sz w:val="20"/>
          <w:shd w:val="pct15" w:color="auto" w:fill="FFFFFF"/>
        </w:rPr>
        <w:t>void</w:t>
      </w:r>
      <w:r w:rsidRPr="00575075">
        <w:rPr>
          <w:rFonts w:ascii="Courier New" w:hAnsi="Courier New" w:cs="Courier New"/>
          <w:color w:val="000000"/>
          <w:kern w:val="0"/>
          <w:sz w:val="20"/>
          <w:shd w:val="pct15" w:color="auto" w:fill="FFFFFF"/>
        </w:rPr>
        <w:t xml:space="preserve"> </w:t>
      </w:r>
      <w:proofErr w:type="gramStart"/>
      <w:r w:rsidRPr="00575075">
        <w:rPr>
          <w:rFonts w:ascii="Courier New" w:hAnsi="Courier New" w:cs="Courier New"/>
          <w:color w:val="000000"/>
          <w:kern w:val="0"/>
          <w:sz w:val="20"/>
          <w:shd w:val="pct15" w:color="auto" w:fill="FFFFFF"/>
        </w:rPr>
        <w:t>a(</w:t>
      </w:r>
      <w:proofErr w:type="gramEnd"/>
      <w:r w:rsidRPr="00575075">
        <w:rPr>
          <w:rFonts w:ascii="Courier New" w:hAnsi="Courier New" w:cs="Courier New"/>
          <w:color w:val="000000"/>
          <w:kern w:val="0"/>
          <w:sz w:val="20"/>
          <w:shd w:val="pct15" w:color="auto" w:fill="FFFFFF"/>
        </w:rPr>
        <w:t>) {</w:t>
      </w:r>
    </w:p>
    <w:p w:rsidR="00BE0F4D" w:rsidRPr="00575075" w:rsidRDefault="00BE0F4D" w:rsidP="00BE0F4D">
      <w:pPr>
        <w:pStyle w:val="af4"/>
        <w:autoSpaceDE w:val="0"/>
        <w:autoSpaceDN w:val="0"/>
        <w:adjustRightInd w:val="0"/>
        <w:ind w:left="840" w:firstLineChars="0" w:firstLine="0"/>
        <w:jc w:val="left"/>
        <w:rPr>
          <w:rFonts w:ascii="Courier New" w:hAnsi="Courier New" w:cs="Courier New"/>
          <w:color w:val="000000"/>
          <w:kern w:val="0"/>
          <w:sz w:val="20"/>
          <w:shd w:val="pct15" w:color="auto" w:fill="FFFFFF"/>
        </w:rPr>
      </w:pPr>
      <w:proofErr w:type="gramStart"/>
      <w:r w:rsidRPr="00575075">
        <w:rPr>
          <w:rFonts w:ascii="Courier New" w:hAnsi="Courier New" w:cs="Courier New"/>
          <w:b/>
          <w:bCs/>
          <w:color w:val="7F0055"/>
          <w:kern w:val="0"/>
          <w:sz w:val="20"/>
          <w:shd w:val="pct15" w:color="auto" w:fill="FFFFFF"/>
        </w:rPr>
        <w:t>try</w:t>
      </w:r>
      <w:proofErr w:type="gramEnd"/>
      <w:r w:rsidRPr="00575075">
        <w:rPr>
          <w:rFonts w:ascii="Courier New" w:hAnsi="Courier New" w:cs="Courier New"/>
          <w:color w:val="000000"/>
          <w:kern w:val="0"/>
          <w:sz w:val="20"/>
          <w:shd w:val="pct15" w:color="auto" w:fill="FFFFFF"/>
        </w:rPr>
        <w:t xml:space="preserve"> {</w:t>
      </w:r>
    </w:p>
    <w:p w:rsidR="00BE0F4D" w:rsidRPr="00575075" w:rsidRDefault="00BE0F4D" w:rsidP="00BE0F4D">
      <w:pPr>
        <w:pStyle w:val="af4"/>
        <w:autoSpaceDE w:val="0"/>
        <w:autoSpaceDN w:val="0"/>
        <w:adjustRightInd w:val="0"/>
        <w:ind w:left="840" w:firstLineChars="0"/>
        <w:jc w:val="left"/>
        <w:rPr>
          <w:rFonts w:ascii="Courier New" w:hAnsi="Courier New" w:cs="Courier New"/>
          <w:kern w:val="0"/>
          <w:sz w:val="20"/>
          <w:shd w:val="pct15" w:color="auto" w:fill="FFFFFF"/>
        </w:rPr>
      </w:pPr>
      <w:r w:rsidRPr="00575075">
        <w:rPr>
          <w:rFonts w:ascii="Courier New" w:hAnsi="Courier New" w:cs="Courier New"/>
          <w:color w:val="000000"/>
          <w:kern w:val="0"/>
          <w:sz w:val="20"/>
          <w:shd w:val="pct15" w:color="auto" w:fill="FFFFFF"/>
        </w:rPr>
        <w:t xml:space="preserve">URL url = </w:t>
      </w:r>
      <w:proofErr w:type="gramStart"/>
      <w:r w:rsidRPr="00575075">
        <w:rPr>
          <w:rFonts w:ascii="Courier New" w:hAnsi="Courier New" w:cs="Courier New"/>
          <w:b/>
          <w:bCs/>
          <w:color w:val="7F0055"/>
          <w:kern w:val="0"/>
          <w:sz w:val="20"/>
          <w:shd w:val="pct15" w:color="auto" w:fill="FFFFFF"/>
        </w:rPr>
        <w:t>new</w:t>
      </w:r>
      <w:r w:rsidRPr="00575075">
        <w:rPr>
          <w:rFonts w:ascii="Courier New" w:hAnsi="Courier New" w:cs="Courier New"/>
          <w:color w:val="000000"/>
          <w:kern w:val="0"/>
          <w:sz w:val="20"/>
          <w:shd w:val="pct15" w:color="auto" w:fill="FFFFFF"/>
        </w:rPr>
        <w:t>URL(</w:t>
      </w:r>
      <w:proofErr w:type="gramEnd"/>
      <w:r w:rsidRPr="00575075">
        <w:rPr>
          <w:rFonts w:ascii="Courier New" w:hAnsi="Courier New" w:cs="Courier New"/>
          <w:color w:val="2A00FF"/>
          <w:kern w:val="0"/>
          <w:sz w:val="20"/>
          <w:shd w:val="pct15" w:color="auto" w:fill="FFFFFF"/>
        </w:rPr>
        <w:t>"http://127.0.0.1:8080/SKIServlet/SKDo"</w:t>
      </w:r>
      <w:r w:rsidRPr="00575075">
        <w:rPr>
          <w:rFonts w:ascii="Courier New" w:hAnsi="Courier New" w:cs="Courier New"/>
          <w:color w:val="000000"/>
          <w:kern w:val="0"/>
          <w:sz w:val="20"/>
          <w:shd w:val="pct15" w:color="auto" w:fill="FFFFFF"/>
        </w:rPr>
        <w:t>);</w:t>
      </w:r>
    </w:p>
    <w:p w:rsidR="00BE0F4D" w:rsidRPr="00575075" w:rsidRDefault="00BE0F4D" w:rsidP="00BE0F4D">
      <w:pPr>
        <w:pStyle w:val="af4"/>
        <w:autoSpaceDE w:val="0"/>
        <w:autoSpaceDN w:val="0"/>
        <w:adjustRightInd w:val="0"/>
        <w:ind w:left="1260" w:firstLineChars="0" w:firstLine="0"/>
        <w:jc w:val="left"/>
        <w:rPr>
          <w:rFonts w:ascii="Courier New" w:hAnsi="Courier New" w:cs="Courier New"/>
          <w:kern w:val="0"/>
          <w:sz w:val="20"/>
          <w:shd w:val="pct15" w:color="auto" w:fill="FFFFFF"/>
        </w:rPr>
      </w:pPr>
      <w:r w:rsidRPr="00575075">
        <w:rPr>
          <w:rFonts w:ascii="Courier New" w:hAnsi="Courier New" w:cs="Courier New"/>
          <w:color w:val="000000"/>
          <w:kern w:val="0"/>
          <w:sz w:val="20"/>
          <w:shd w:val="pct15" w:color="auto" w:fill="FFFFFF"/>
        </w:rPr>
        <w:t xml:space="preserve">HttpURLConnection conn = (HttpURLConnection) </w:t>
      </w:r>
      <w:proofErr w:type="gramStart"/>
      <w:r w:rsidRPr="00575075">
        <w:rPr>
          <w:rFonts w:ascii="Courier New" w:hAnsi="Courier New" w:cs="Courier New"/>
          <w:color w:val="000000"/>
          <w:kern w:val="0"/>
          <w:sz w:val="20"/>
          <w:shd w:val="pct15" w:color="auto" w:fill="FFFFFF"/>
        </w:rPr>
        <w:t>url.openConnection(</w:t>
      </w:r>
      <w:proofErr w:type="gramEnd"/>
      <w:r w:rsidRPr="00575075">
        <w:rPr>
          <w:rFonts w:ascii="Courier New" w:hAnsi="Courier New" w:cs="Courier New"/>
          <w:color w:val="000000"/>
          <w:kern w:val="0"/>
          <w:sz w:val="20"/>
          <w:shd w:val="pct15" w:color="auto" w:fill="FFFFFF"/>
        </w:rPr>
        <w:t>);</w:t>
      </w:r>
    </w:p>
    <w:p w:rsidR="00BE0F4D" w:rsidRPr="00575075" w:rsidRDefault="00BE0F4D" w:rsidP="00BE0F4D">
      <w:pPr>
        <w:pStyle w:val="af4"/>
        <w:autoSpaceDE w:val="0"/>
        <w:autoSpaceDN w:val="0"/>
        <w:adjustRightInd w:val="0"/>
        <w:ind w:left="840" w:firstLineChars="0"/>
        <w:jc w:val="left"/>
        <w:rPr>
          <w:rFonts w:ascii="Courier New" w:hAnsi="Courier New" w:cs="Courier New"/>
          <w:kern w:val="0"/>
          <w:sz w:val="20"/>
          <w:shd w:val="pct15" w:color="auto" w:fill="FFFFFF"/>
        </w:rPr>
      </w:pPr>
      <w:proofErr w:type="gramStart"/>
      <w:r w:rsidRPr="00575075">
        <w:rPr>
          <w:rFonts w:ascii="Courier New" w:hAnsi="Courier New" w:cs="Courier New"/>
          <w:color w:val="000000"/>
          <w:kern w:val="0"/>
          <w:sz w:val="20"/>
          <w:shd w:val="pct15" w:color="auto" w:fill="FFFFFF"/>
        </w:rPr>
        <w:t>conn.setDoOutput(</w:t>
      </w:r>
      <w:proofErr w:type="gramEnd"/>
      <w:r w:rsidRPr="00575075">
        <w:rPr>
          <w:rFonts w:ascii="Courier New" w:hAnsi="Courier New" w:cs="Courier New"/>
          <w:b/>
          <w:bCs/>
          <w:color w:val="7F0055"/>
          <w:kern w:val="0"/>
          <w:sz w:val="20"/>
          <w:shd w:val="pct15" w:color="auto" w:fill="FFFFFF"/>
        </w:rPr>
        <w:t>true</w:t>
      </w:r>
      <w:r w:rsidRPr="00575075">
        <w:rPr>
          <w:rFonts w:ascii="Courier New" w:hAnsi="Courier New" w:cs="Courier New"/>
          <w:color w:val="000000"/>
          <w:kern w:val="0"/>
          <w:sz w:val="20"/>
          <w:shd w:val="pct15" w:color="auto" w:fill="FFFFFF"/>
        </w:rPr>
        <w:t>);</w:t>
      </w:r>
    </w:p>
    <w:p w:rsidR="00BE0F4D" w:rsidRDefault="00BE0F4D" w:rsidP="00BE0F4D">
      <w:pPr>
        <w:pStyle w:val="af4"/>
        <w:autoSpaceDE w:val="0"/>
        <w:autoSpaceDN w:val="0"/>
        <w:adjustRightInd w:val="0"/>
        <w:ind w:left="840" w:firstLineChars="0"/>
        <w:jc w:val="left"/>
        <w:rPr>
          <w:rFonts w:ascii="Courier New" w:hAnsi="Courier New" w:cs="Courier New"/>
          <w:color w:val="000000"/>
          <w:kern w:val="0"/>
          <w:sz w:val="20"/>
          <w:shd w:val="pct15" w:color="auto" w:fill="FFFFFF"/>
        </w:rPr>
      </w:pPr>
      <w:proofErr w:type="gramStart"/>
      <w:r w:rsidRPr="00575075">
        <w:rPr>
          <w:rFonts w:ascii="Courier New" w:hAnsi="Courier New" w:cs="Courier New"/>
          <w:color w:val="000000"/>
          <w:kern w:val="0"/>
          <w:sz w:val="20"/>
          <w:shd w:val="pct15" w:color="auto" w:fill="FFFFFF"/>
        </w:rPr>
        <w:t>conn.setDoInput(</w:t>
      </w:r>
      <w:proofErr w:type="gramEnd"/>
      <w:r w:rsidRPr="00575075">
        <w:rPr>
          <w:rFonts w:ascii="Courier New" w:hAnsi="Courier New" w:cs="Courier New"/>
          <w:b/>
          <w:bCs/>
          <w:color w:val="7F0055"/>
          <w:kern w:val="0"/>
          <w:sz w:val="20"/>
          <w:shd w:val="pct15" w:color="auto" w:fill="FFFFFF"/>
        </w:rPr>
        <w:t>true</w:t>
      </w:r>
      <w:r w:rsidRPr="00575075">
        <w:rPr>
          <w:rFonts w:ascii="Courier New" w:hAnsi="Courier New" w:cs="Courier New"/>
          <w:color w:val="000000"/>
          <w:kern w:val="0"/>
          <w:sz w:val="20"/>
          <w:shd w:val="pct15" w:color="auto" w:fill="FFFFFF"/>
        </w:rPr>
        <w:t>);</w:t>
      </w:r>
    </w:p>
    <w:p w:rsidR="00BE0F4D" w:rsidRPr="00575075" w:rsidRDefault="00BE0F4D" w:rsidP="00BE0F4D">
      <w:pPr>
        <w:pStyle w:val="af4"/>
        <w:autoSpaceDE w:val="0"/>
        <w:autoSpaceDN w:val="0"/>
        <w:adjustRightInd w:val="0"/>
        <w:ind w:left="840" w:firstLineChars="0"/>
        <w:jc w:val="left"/>
        <w:rPr>
          <w:rFonts w:ascii="Courier New" w:hAnsi="Courier New" w:cs="Courier New"/>
          <w:kern w:val="0"/>
          <w:sz w:val="20"/>
          <w:shd w:val="pct15" w:color="auto" w:fill="FFFFFF"/>
        </w:rPr>
      </w:pPr>
      <w:r>
        <w:rPr>
          <w:rFonts w:ascii="Courier New" w:hAnsi="Courier New" w:cs="Courier New" w:hint="eastAsia"/>
          <w:color w:val="000000"/>
          <w:kern w:val="0"/>
          <w:sz w:val="20"/>
          <w:shd w:val="pct15" w:color="auto" w:fill="FFFFFF"/>
        </w:rPr>
        <w:t>//POST</w:t>
      </w:r>
      <w:r>
        <w:rPr>
          <w:rFonts w:ascii="Courier New" w:hAnsi="Courier New" w:cs="Courier New" w:hint="eastAsia"/>
          <w:color w:val="000000"/>
          <w:kern w:val="0"/>
          <w:sz w:val="20"/>
          <w:shd w:val="pct15" w:color="auto" w:fill="FFFFFF"/>
        </w:rPr>
        <w:t>请求</w:t>
      </w:r>
    </w:p>
    <w:p w:rsidR="00BE0F4D" w:rsidRPr="00575075" w:rsidRDefault="00BE0F4D" w:rsidP="00BE0F4D">
      <w:pPr>
        <w:pStyle w:val="af4"/>
        <w:autoSpaceDE w:val="0"/>
        <w:autoSpaceDN w:val="0"/>
        <w:adjustRightInd w:val="0"/>
        <w:ind w:left="840" w:firstLineChars="0"/>
        <w:jc w:val="left"/>
        <w:rPr>
          <w:rFonts w:ascii="Courier New" w:hAnsi="Courier New" w:cs="Courier New"/>
          <w:kern w:val="0"/>
          <w:sz w:val="20"/>
          <w:shd w:val="pct15" w:color="auto" w:fill="FFFFFF"/>
        </w:rPr>
      </w:pPr>
      <w:proofErr w:type="gramStart"/>
      <w:r w:rsidRPr="00575075">
        <w:rPr>
          <w:rFonts w:ascii="Courier New" w:hAnsi="Courier New" w:cs="Courier New"/>
          <w:color w:val="000000"/>
          <w:kern w:val="0"/>
          <w:sz w:val="20"/>
          <w:shd w:val="pct15" w:color="auto" w:fill="FFFFFF"/>
        </w:rPr>
        <w:t>conn.setRequestMethod(</w:t>
      </w:r>
      <w:proofErr w:type="gramEnd"/>
      <w:r w:rsidRPr="00575075">
        <w:rPr>
          <w:rFonts w:ascii="Courier New" w:hAnsi="Courier New" w:cs="Courier New"/>
          <w:color w:val="2A00FF"/>
          <w:kern w:val="0"/>
          <w:sz w:val="20"/>
          <w:shd w:val="pct15" w:color="auto" w:fill="FFFFFF"/>
        </w:rPr>
        <w:t>"POST"</w:t>
      </w:r>
      <w:r w:rsidRPr="00575075">
        <w:rPr>
          <w:rFonts w:ascii="Courier New" w:hAnsi="Courier New" w:cs="Courier New"/>
          <w:color w:val="000000"/>
          <w:kern w:val="0"/>
          <w:sz w:val="20"/>
          <w:shd w:val="pct15" w:color="auto" w:fill="FFFFFF"/>
        </w:rPr>
        <w:t>);</w:t>
      </w:r>
    </w:p>
    <w:p w:rsidR="00BE0F4D" w:rsidRDefault="00BE0F4D" w:rsidP="00BE0F4D">
      <w:pPr>
        <w:pStyle w:val="af4"/>
        <w:autoSpaceDE w:val="0"/>
        <w:autoSpaceDN w:val="0"/>
        <w:adjustRightInd w:val="0"/>
        <w:ind w:left="840" w:firstLineChars="0"/>
        <w:jc w:val="left"/>
        <w:rPr>
          <w:rFonts w:ascii="Courier New" w:hAnsi="Courier New" w:cs="Courier New"/>
          <w:color w:val="000000"/>
          <w:kern w:val="0"/>
          <w:sz w:val="20"/>
          <w:shd w:val="pct15" w:color="auto" w:fill="FFFFFF"/>
        </w:rPr>
      </w:pPr>
      <w:r w:rsidRPr="00575075">
        <w:rPr>
          <w:rFonts w:ascii="Courier New" w:hAnsi="Courier New" w:cs="Courier New"/>
          <w:color w:val="000000"/>
          <w:kern w:val="0"/>
          <w:sz w:val="20"/>
          <w:shd w:val="pct15" w:color="auto" w:fill="FFFFFF"/>
        </w:rPr>
        <w:t xml:space="preserve">OutputStream wr = </w:t>
      </w:r>
      <w:proofErr w:type="gramStart"/>
      <w:r w:rsidRPr="00575075">
        <w:rPr>
          <w:rFonts w:ascii="Courier New" w:hAnsi="Courier New" w:cs="Courier New"/>
          <w:color w:val="000000"/>
          <w:kern w:val="0"/>
          <w:sz w:val="20"/>
          <w:shd w:val="pct15" w:color="auto" w:fill="FFFFFF"/>
        </w:rPr>
        <w:t>conn.getOutputStream(</w:t>
      </w:r>
      <w:proofErr w:type="gramEnd"/>
      <w:r w:rsidRPr="00575075">
        <w:rPr>
          <w:rFonts w:ascii="Courier New" w:hAnsi="Courier New" w:cs="Courier New"/>
          <w:color w:val="000000"/>
          <w:kern w:val="0"/>
          <w:sz w:val="20"/>
          <w:shd w:val="pct15" w:color="auto" w:fill="FFFFFF"/>
        </w:rPr>
        <w:t>);</w:t>
      </w:r>
    </w:p>
    <w:p w:rsidR="00BE0F4D" w:rsidRPr="00575075" w:rsidRDefault="00BE0F4D" w:rsidP="00BE0F4D">
      <w:pPr>
        <w:pStyle w:val="af4"/>
        <w:autoSpaceDE w:val="0"/>
        <w:autoSpaceDN w:val="0"/>
        <w:adjustRightInd w:val="0"/>
        <w:ind w:left="840" w:firstLineChars="0"/>
        <w:jc w:val="left"/>
        <w:rPr>
          <w:rFonts w:ascii="Courier New" w:hAnsi="Courier New" w:cs="Courier New"/>
          <w:kern w:val="0"/>
          <w:sz w:val="20"/>
          <w:shd w:val="pct15" w:color="auto" w:fill="FFFFFF"/>
        </w:rPr>
      </w:pPr>
      <w:r>
        <w:rPr>
          <w:rFonts w:ascii="Courier New" w:hAnsi="Courier New" w:cs="Courier New" w:hint="eastAsia"/>
          <w:color w:val="000000"/>
          <w:kern w:val="0"/>
          <w:sz w:val="20"/>
          <w:shd w:val="pct15" w:color="auto" w:fill="FFFFFF"/>
        </w:rPr>
        <w:t>//</w:t>
      </w:r>
      <w:r>
        <w:rPr>
          <w:rFonts w:ascii="Courier New" w:hAnsi="Courier New" w:cs="Courier New" w:hint="eastAsia"/>
          <w:color w:val="000000"/>
          <w:kern w:val="0"/>
          <w:sz w:val="20"/>
          <w:shd w:val="pct15" w:color="auto" w:fill="FFFFFF"/>
        </w:rPr>
        <w:t>读字节流</w:t>
      </w:r>
    </w:p>
    <w:p w:rsidR="00BE0F4D" w:rsidRPr="00575075" w:rsidRDefault="00BE0F4D" w:rsidP="00BE0F4D">
      <w:pPr>
        <w:pStyle w:val="af4"/>
        <w:autoSpaceDE w:val="0"/>
        <w:autoSpaceDN w:val="0"/>
        <w:adjustRightInd w:val="0"/>
        <w:ind w:left="1260" w:firstLineChars="0" w:firstLine="0"/>
        <w:jc w:val="left"/>
        <w:rPr>
          <w:rFonts w:ascii="Courier New" w:hAnsi="Courier New" w:cs="Courier New"/>
          <w:kern w:val="0"/>
          <w:sz w:val="20"/>
          <w:shd w:val="pct15" w:color="auto" w:fill="FFFFFF"/>
        </w:rPr>
      </w:pPr>
      <w:proofErr w:type="gramStart"/>
      <w:r w:rsidRPr="00575075">
        <w:rPr>
          <w:rFonts w:ascii="Courier New" w:hAnsi="Courier New" w:cs="Courier New"/>
          <w:b/>
          <w:bCs/>
          <w:color w:val="7F0055"/>
          <w:kern w:val="0"/>
          <w:sz w:val="20"/>
          <w:shd w:val="pct15" w:color="auto" w:fill="FFFFFF"/>
        </w:rPr>
        <w:t>byte</w:t>
      </w:r>
      <w:r w:rsidRPr="00575075">
        <w:rPr>
          <w:rFonts w:ascii="Courier New" w:hAnsi="Courier New" w:cs="Courier New"/>
          <w:color w:val="000000"/>
          <w:kern w:val="0"/>
          <w:sz w:val="20"/>
          <w:shd w:val="pct15" w:color="auto" w:fill="FFFFFF"/>
        </w:rPr>
        <w:t>[</w:t>
      </w:r>
      <w:proofErr w:type="gramEnd"/>
      <w:r w:rsidRPr="00575075">
        <w:rPr>
          <w:rFonts w:ascii="Courier New" w:hAnsi="Courier New" w:cs="Courier New"/>
          <w:color w:val="000000"/>
          <w:kern w:val="0"/>
          <w:sz w:val="20"/>
          <w:shd w:val="pct15" w:color="auto" w:fill="FFFFFF"/>
        </w:rPr>
        <w:t>] content = IOUtils.</w:t>
      </w:r>
      <w:r w:rsidRPr="00575075">
        <w:rPr>
          <w:rFonts w:ascii="Courier New" w:hAnsi="Courier New" w:cs="Courier New"/>
          <w:i/>
          <w:iCs/>
          <w:color w:val="000000"/>
          <w:kern w:val="0"/>
          <w:sz w:val="20"/>
          <w:shd w:val="pct15" w:color="auto" w:fill="FFFFFF"/>
        </w:rPr>
        <w:t>toByteArray</w:t>
      </w:r>
      <w:r w:rsidRPr="00575075">
        <w:rPr>
          <w:rFonts w:ascii="Courier New" w:hAnsi="Courier New" w:cs="Courier New"/>
          <w:color w:val="000000"/>
          <w:kern w:val="0"/>
          <w:sz w:val="20"/>
          <w:shd w:val="pct15" w:color="auto" w:fill="FFFFFF"/>
        </w:rPr>
        <w:t>(</w:t>
      </w:r>
      <w:r w:rsidRPr="00575075">
        <w:rPr>
          <w:rFonts w:ascii="Courier New" w:hAnsi="Courier New" w:cs="Courier New"/>
          <w:b/>
          <w:bCs/>
          <w:color w:val="7F0055"/>
          <w:kern w:val="0"/>
          <w:sz w:val="20"/>
          <w:shd w:val="pct15" w:color="auto" w:fill="FFFFFF"/>
        </w:rPr>
        <w:t>new</w:t>
      </w:r>
      <w:r w:rsidRPr="00575075">
        <w:rPr>
          <w:rFonts w:ascii="Courier New" w:hAnsi="Courier New" w:cs="Courier New"/>
          <w:color w:val="000000"/>
          <w:kern w:val="0"/>
          <w:sz w:val="20"/>
          <w:shd w:val="pct15" w:color="auto" w:fill="FFFFFF"/>
        </w:rPr>
        <w:t xml:space="preserve"> FileInputStream(</w:t>
      </w:r>
      <w:r w:rsidRPr="00575075">
        <w:rPr>
          <w:rFonts w:ascii="Courier New" w:hAnsi="Courier New" w:cs="Courier New"/>
          <w:color w:val="2A00FF"/>
          <w:kern w:val="0"/>
          <w:sz w:val="20"/>
          <w:shd w:val="pct15" w:color="auto" w:fill="FFFFFF"/>
        </w:rPr>
        <w:t>"D:\\ski\\007.xml"</w:t>
      </w:r>
      <w:r w:rsidRPr="00575075">
        <w:rPr>
          <w:rFonts w:ascii="Courier New" w:hAnsi="Courier New" w:cs="Courier New"/>
          <w:color w:val="000000"/>
          <w:kern w:val="0"/>
          <w:sz w:val="20"/>
          <w:shd w:val="pct15" w:color="auto" w:fill="FFFFFF"/>
        </w:rPr>
        <w:t>));</w:t>
      </w:r>
    </w:p>
    <w:p w:rsidR="00BE0F4D" w:rsidRPr="00575075" w:rsidRDefault="00BE0F4D" w:rsidP="00BE0F4D">
      <w:pPr>
        <w:pStyle w:val="af4"/>
        <w:autoSpaceDE w:val="0"/>
        <w:autoSpaceDN w:val="0"/>
        <w:adjustRightInd w:val="0"/>
        <w:ind w:left="840" w:firstLineChars="0"/>
        <w:jc w:val="left"/>
        <w:rPr>
          <w:rFonts w:ascii="Courier New" w:hAnsi="Courier New" w:cs="Courier New"/>
          <w:kern w:val="0"/>
          <w:sz w:val="20"/>
          <w:shd w:val="pct15" w:color="auto" w:fill="FFFFFF"/>
        </w:rPr>
      </w:pPr>
      <w:proofErr w:type="gramStart"/>
      <w:r w:rsidRPr="00575075">
        <w:rPr>
          <w:rFonts w:ascii="Courier New" w:hAnsi="Courier New" w:cs="Courier New"/>
          <w:color w:val="000000"/>
          <w:kern w:val="0"/>
          <w:sz w:val="20"/>
          <w:shd w:val="pct15" w:color="auto" w:fill="FFFFFF"/>
        </w:rPr>
        <w:t>wr.write(</w:t>
      </w:r>
      <w:proofErr w:type="gramEnd"/>
      <w:r w:rsidRPr="00575075">
        <w:rPr>
          <w:rFonts w:ascii="Courier New" w:hAnsi="Courier New" w:cs="Courier New"/>
          <w:color w:val="000000"/>
          <w:kern w:val="0"/>
          <w:sz w:val="20"/>
          <w:shd w:val="pct15" w:color="auto" w:fill="FFFFFF"/>
        </w:rPr>
        <w:t>content);</w:t>
      </w:r>
    </w:p>
    <w:p w:rsidR="00BE0F4D" w:rsidRPr="00575075" w:rsidRDefault="00BE0F4D" w:rsidP="00BE0F4D">
      <w:pPr>
        <w:pStyle w:val="af4"/>
        <w:autoSpaceDE w:val="0"/>
        <w:autoSpaceDN w:val="0"/>
        <w:adjustRightInd w:val="0"/>
        <w:ind w:left="840" w:firstLineChars="0"/>
        <w:jc w:val="left"/>
        <w:rPr>
          <w:rFonts w:ascii="Courier New" w:hAnsi="Courier New" w:cs="Courier New"/>
          <w:kern w:val="0"/>
          <w:sz w:val="20"/>
          <w:shd w:val="pct15" w:color="auto" w:fill="FFFFFF"/>
        </w:rPr>
      </w:pPr>
      <w:proofErr w:type="gramStart"/>
      <w:r w:rsidRPr="00575075">
        <w:rPr>
          <w:rFonts w:ascii="Courier New" w:hAnsi="Courier New" w:cs="Courier New"/>
          <w:color w:val="000000"/>
          <w:kern w:val="0"/>
          <w:sz w:val="20"/>
          <w:shd w:val="pct15" w:color="auto" w:fill="FFFFFF"/>
        </w:rPr>
        <w:t>wr.flush(</w:t>
      </w:r>
      <w:proofErr w:type="gramEnd"/>
      <w:r w:rsidRPr="00575075">
        <w:rPr>
          <w:rFonts w:ascii="Courier New" w:hAnsi="Courier New" w:cs="Courier New"/>
          <w:color w:val="000000"/>
          <w:kern w:val="0"/>
          <w:sz w:val="20"/>
          <w:shd w:val="pct15" w:color="auto" w:fill="FFFFFF"/>
        </w:rPr>
        <w:t>);</w:t>
      </w:r>
    </w:p>
    <w:p w:rsidR="00BE0F4D" w:rsidRPr="00575075" w:rsidRDefault="00BE0F4D" w:rsidP="00BE0F4D">
      <w:pPr>
        <w:pStyle w:val="af4"/>
        <w:autoSpaceDE w:val="0"/>
        <w:autoSpaceDN w:val="0"/>
        <w:adjustRightInd w:val="0"/>
        <w:ind w:left="1260" w:firstLineChars="0" w:firstLine="0"/>
        <w:jc w:val="left"/>
        <w:rPr>
          <w:rFonts w:ascii="Courier New" w:hAnsi="Courier New" w:cs="Courier New"/>
          <w:kern w:val="0"/>
          <w:sz w:val="20"/>
          <w:shd w:val="pct15" w:color="auto" w:fill="FFFFFF"/>
        </w:rPr>
      </w:pPr>
      <w:proofErr w:type="gramStart"/>
      <w:r w:rsidRPr="00575075">
        <w:rPr>
          <w:rFonts w:ascii="Courier New" w:hAnsi="Courier New" w:cs="Courier New"/>
          <w:color w:val="000000"/>
          <w:kern w:val="0"/>
          <w:sz w:val="20"/>
          <w:shd w:val="pct15" w:color="auto" w:fill="FFFFFF"/>
        </w:rPr>
        <w:t>System.</w:t>
      </w:r>
      <w:r w:rsidRPr="00575075">
        <w:rPr>
          <w:rFonts w:ascii="Courier New" w:hAnsi="Courier New" w:cs="Courier New"/>
          <w:i/>
          <w:iCs/>
          <w:color w:val="0000C0"/>
          <w:kern w:val="0"/>
          <w:sz w:val="20"/>
          <w:shd w:val="pct15" w:color="auto" w:fill="FFFFFF"/>
        </w:rPr>
        <w:t>out</w:t>
      </w:r>
      <w:r w:rsidRPr="00575075">
        <w:rPr>
          <w:rFonts w:ascii="Courier New" w:hAnsi="Courier New" w:cs="Courier New"/>
          <w:color w:val="000000"/>
          <w:kern w:val="0"/>
          <w:sz w:val="20"/>
          <w:shd w:val="pct15" w:color="auto" w:fill="FFFFFF"/>
        </w:rPr>
        <w:t>.println(</w:t>
      </w:r>
      <w:proofErr w:type="gramEnd"/>
      <w:r w:rsidRPr="00575075">
        <w:rPr>
          <w:rFonts w:ascii="Courier New" w:hAnsi="Courier New" w:cs="Courier New"/>
          <w:color w:val="2A00FF"/>
          <w:kern w:val="0"/>
          <w:sz w:val="20"/>
          <w:shd w:val="pct15" w:color="auto" w:fill="FFFFFF"/>
        </w:rPr>
        <w:t>"result = "</w:t>
      </w:r>
      <w:r w:rsidRPr="00575075">
        <w:rPr>
          <w:rFonts w:ascii="Courier New" w:hAnsi="Courier New" w:cs="Courier New"/>
          <w:color w:val="000000"/>
          <w:kern w:val="0"/>
          <w:sz w:val="20"/>
          <w:shd w:val="pct15" w:color="auto" w:fill="FFFFFF"/>
        </w:rPr>
        <w:t>+ IOUtils.</w:t>
      </w:r>
      <w:r w:rsidRPr="00575075">
        <w:rPr>
          <w:rFonts w:ascii="Courier New" w:hAnsi="Courier New" w:cs="Courier New"/>
          <w:i/>
          <w:iCs/>
          <w:color w:val="000000"/>
          <w:kern w:val="0"/>
          <w:sz w:val="20"/>
          <w:shd w:val="pct15" w:color="auto" w:fill="FFFFFF"/>
        </w:rPr>
        <w:t>toString</w:t>
      </w:r>
      <w:r w:rsidRPr="00575075">
        <w:rPr>
          <w:rFonts w:ascii="Courier New" w:hAnsi="Courier New" w:cs="Courier New"/>
          <w:color w:val="000000"/>
          <w:kern w:val="0"/>
          <w:sz w:val="20"/>
          <w:shd w:val="pct15" w:color="auto" w:fill="FFFFFF"/>
        </w:rPr>
        <w:t xml:space="preserve">(conn.getInputStream(), </w:t>
      </w:r>
      <w:r w:rsidRPr="00575075">
        <w:rPr>
          <w:rFonts w:ascii="Courier New" w:hAnsi="Courier New" w:cs="Courier New"/>
          <w:color w:val="2A00FF"/>
          <w:kern w:val="0"/>
          <w:sz w:val="20"/>
          <w:shd w:val="pct15" w:color="auto" w:fill="FFFFFF"/>
        </w:rPr>
        <w:t>"gbk"</w:t>
      </w:r>
      <w:r w:rsidRPr="00575075">
        <w:rPr>
          <w:rFonts w:ascii="Courier New" w:hAnsi="Courier New" w:cs="Courier New"/>
          <w:color w:val="000000"/>
          <w:kern w:val="0"/>
          <w:sz w:val="20"/>
          <w:shd w:val="pct15" w:color="auto" w:fill="FFFFFF"/>
        </w:rPr>
        <w:t>));</w:t>
      </w:r>
    </w:p>
    <w:p w:rsidR="00BE0F4D" w:rsidRPr="00575075" w:rsidRDefault="00BE0F4D" w:rsidP="00BE0F4D">
      <w:pPr>
        <w:pStyle w:val="af4"/>
        <w:autoSpaceDE w:val="0"/>
        <w:autoSpaceDN w:val="0"/>
        <w:adjustRightInd w:val="0"/>
        <w:ind w:left="840" w:firstLineChars="0" w:firstLine="0"/>
        <w:jc w:val="left"/>
        <w:rPr>
          <w:rFonts w:ascii="Courier New" w:hAnsi="Courier New" w:cs="Courier New"/>
          <w:kern w:val="0"/>
          <w:sz w:val="20"/>
          <w:shd w:val="pct15" w:color="auto" w:fill="FFFFFF"/>
        </w:rPr>
      </w:pPr>
      <w:r w:rsidRPr="00575075">
        <w:rPr>
          <w:rFonts w:ascii="Courier New" w:hAnsi="Courier New" w:cs="Courier New"/>
          <w:color w:val="000000"/>
          <w:kern w:val="0"/>
          <w:sz w:val="20"/>
          <w:shd w:val="pct15" w:color="auto" w:fill="FFFFFF"/>
        </w:rPr>
        <w:t xml:space="preserve">} </w:t>
      </w:r>
      <w:r w:rsidRPr="00575075">
        <w:rPr>
          <w:rFonts w:ascii="Courier New" w:hAnsi="Courier New" w:cs="Courier New"/>
          <w:b/>
          <w:bCs/>
          <w:color w:val="7F0055"/>
          <w:kern w:val="0"/>
          <w:sz w:val="20"/>
          <w:shd w:val="pct15" w:color="auto" w:fill="FFFFFF"/>
        </w:rPr>
        <w:t>catch</w:t>
      </w:r>
      <w:r w:rsidRPr="00575075">
        <w:rPr>
          <w:rFonts w:ascii="Courier New" w:hAnsi="Courier New" w:cs="Courier New"/>
          <w:color w:val="000000"/>
          <w:kern w:val="0"/>
          <w:sz w:val="20"/>
          <w:shd w:val="pct15" w:color="auto" w:fill="FFFFFF"/>
        </w:rPr>
        <w:t xml:space="preserve"> (Exception e) {</w:t>
      </w:r>
    </w:p>
    <w:p w:rsidR="00BE0F4D" w:rsidRPr="00575075" w:rsidRDefault="00BE0F4D" w:rsidP="00BE0F4D">
      <w:pPr>
        <w:pStyle w:val="af4"/>
        <w:autoSpaceDE w:val="0"/>
        <w:autoSpaceDN w:val="0"/>
        <w:adjustRightInd w:val="0"/>
        <w:ind w:left="840" w:firstLineChars="0"/>
        <w:jc w:val="left"/>
        <w:rPr>
          <w:rFonts w:ascii="Courier New" w:hAnsi="Courier New" w:cs="Courier New"/>
          <w:kern w:val="0"/>
          <w:sz w:val="20"/>
          <w:shd w:val="pct15" w:color="auto" w:fill="FFFFFF"/>
        </w:rPr>
      </w:pPr>
      <w:proofErr w:type="gramStart"/>
      <w:r w:rsidRPr="00575075">
        <w:rPr>
          <w:rFonts w:ascii="Courier New" w:hAnsi="Courier New" w:cs="Courier New"/>
          <w:color w:val="000000"/>
          <w:kern w:val="0"/>
          <w:sz w:val="20"/>
          <w:shd w:val="pct15" w:color="auto" w:fill="FFFFFF"/>
        </w:rPr>
        <w:t>e.printStackTrace(</w:t>
      </w:r>
      <w:proofErr w:type="gramEnd"/>
      <w:r w:rsidRPr="00575075">
        <w:rPr>
          <w:rFonts w:ascii="Courier New" w:hAnsi="Courier New" w:cs="Courier New"/>
          <w:color w:val="000000"/>
          <w:kern w:val="0"/>
          <w:sz w:val="20"/>
          <w:shd w:val="pct15" w:color="auto" w:fill="FFFFFF"/>
        </w:rPr>
        <w:t>);</w:t>
      </w:r>
    </w:p>
    <w:p w:rsidR="00BE0F4D" w:rsidRPr="00575075" w:rsidRDefault="00BE0F4D" w:rsidP="00BE0F4D">
      <w:pPr>
        <w:pStyle w:val="af4"/>
        <w:autoSpaceDE w:val="0"/>
        <w:autoSpaceDN w:val="0"/>
        <w:adjustRightInd w:val="0"/>
        <w:ind w:left="840" w:firstLineChars="0" w:firstLine="0"/>
        <w:jc w:val="left"/>
        <w:rPr>
          <w:rFonts w:ascii="Courier New" w:hAnsi="Courier New" w:cs="Courier New"/>
          <w:kern w:val="0"/>
          <w:sz w:val="20"/>
          <w:shd w:val="pct15" w:color="auto" w:fill="FFFFFF"/>
        </w:rPr>
      </w:pPr>
      <w:r w:rsidRPr="00575075">
        <w:rPr>
          <w:rFonts w:ascii="Courier New" w:hAnsi="Courier New" w:cs="Courier New"/>
          <w:color w:val="000000"/>
          <w:kern w:val="0"/>
          <w:sz w:val="20"/>
          <w:shd w:val="pct15" w:color="auto" w:fill="FFFFFF"/>
        </w:rPr>
        <w:t>}</w:t>
      </w:r>
    </w:p>
    <w:p w:rsidR="00BE0F4D" w:rsidRPr="00575075" w:rsidRDefault="00BE0F4D" w:rsidP="00BE0F4D">
      <w:pPr>
        <w:pStyle w:val="af4"/>
        <w:spacing w:line="360" w:lineRule="auto"/>
        <w:ind w:left="840" w:firstLineChars="0" w:firstLine="0"/>
        <w:rPr>
          <w:rFonts w:ascii="宋体" w:hAnsi="宋体"/>
          <w:sz w:val="24"/>
          <w:szCs w:val="24"/>
          <w:shd w:val="pct15" w:color="auto" w:fill="FFFFFF"/>
        </w:rPr>
      </w:pPr>
      <w:r w:rsidRPr="00575075">
        <w:rPr>
          <w:rFonts w:ascii="Courier New" w:hAnsi="Courier New" w:cs="Courier New"/>
          <w:color w:val="000000"/>
          <w:kern w:val="0"/>
          <w:sz w:val="20"/>
          <w:shd w:val="pct15" w:color="auto" w:fill="FFFFFF"/>
        </w:rPr>
        <w:t>}</w:t>
      </w:r>
    </w:p>
    <w:p w:rsidR="00BE0F4D" w:rsidRDefault="00BE0F4D" w:rsidP="00BE0F4D">
      <w:pPr>
        <w:pStyle w:val="2"/>
        <w:rPr>
          <w:b w:val="0"/>
        </w:rPr>
      </w:pPr>
      <w:bookmarkStart w:id="9" w:name="_Toc450807493"/>
      <w:bookmarkStart w:id="10" w:name="_Toc15310118"/>
      <w:r>
        <w:rPr>
          <w:rFonts w:hint="eastAsia"/>
          <w:b w:val="0"/>
        </w:rPr>
        <w:t>动态链接库</w:t>
      </w:r>
      <w:r w:rsidRPr="006C2CF3">
        <w:rPr>
          <w:rFonts w:hint="eastAsia"/>
          <w:b w:val="0"/>
        </w:rPr>
        <w:t>调用</w:t>
      </w:r>
      <w:bookmarkEnd w:id="9"/>
      <w:r w:rsidR="00285578">
        <w:rPr>
          <w:rFonts w:hint="eastAsia"/>
          <w:b w:val="0"/>
        </w:rPr>
        <w:t>（本地接口）</w:t>
      </w:r>
      <w:bookmarkEnd w:id="10"/>
    </w:p>
    <w:p w:rsidR="00BE0F4D" w:rsidRPr="00F66D88" w:rsidRDefault="00BE0F4D" w:rsidP="00BE0F4D">
      <w:pPr>
        <w:pStyle w:val="af4"/>
        <w:numPr>
          <w:ilvl w:val="0"/>
          <w:numId w:val="24"/>
        </w:numPr>
        <w:spacing w:line="360" w:lineRule="auto"/>
        <w:ind w:firstLineChars="0"/>
        <w:rPr>
          <w:rFonts w:ascii="宋体" w:hAnsi="宋体"/>
          <w:b/>
          <w:sz w:val="24"/>
          <w:szCs w:val="24"/>
        </w:rPr>
      </w:pPr>
      <w:r>
        <w:rPr>
          <w:rFonts w:ascii="宋体" w:hAnsi="宋体" w:hint="eastAsia"/>
          <w:sz w:val="24"/>
          <w:szCs w:val="24"/>
        </w:rPr>
        <w:t>动态链接库入口</w:t>
      </w:r>
      <w:r w:rsidRPr="00F66D88">
        <w:rPr>
          <w:rFonts w:ascii="宋体" w:hAnsi="宋体" w:hint="eastAsia"/>
          <w:sz w:val="24"/>
          <w:szCs w:val="24"/>
        </w:rPr>
        <w:t>文件名：</w:t>
      </w:r>
      <w:r w:rsidRPr="00F66D88">
        <w:rPr>
          <w:rFonts w:ascii="宋体" w:hAnsi="宋体"/>
          <w:b/>
          <w:sz w:val="24"/>
          <w:szCs w:val="24"/>
        </w:rPr>
        <w:t>NISEC_SKSC</w:t>
      </w:r>
      <w:r>
        <w:rPr>
          <w:rFonts w:ascii="宋体" w:hAnsi="宋体"/>
          <w:b/>
          <w:sz w:val="24"/>
          <w:szCs w:val="24"/>
        </w:rPr>
        <w:t>.</w:t>
      </w:r>
      <w:r>
        <w:rPr>
          <w:rFonts w:ascii="宋体" w:hAnsi="宋体" w:hint="eastAsia"/>
          <w:b/>
          <w:sz w:val="24"/>
          <w:szCs w:val="24"/>
        </w:rPr>
        <w:t>dll</w:t>
      </w:r>
    </w:p>
    <w:p w:rsidR="00BE0F4D" w:rsidRPr="00F66D88" w:rsidRDefault="00BE0F4D" w:rsidP="00BE0F4D">
      <w:pPr>
        <w:pStyle w:val="af4"/>
        <w:numPr>
          <w:ilvl w:val="0"/>
          <w:numId w:val="25"/>
        </w:numPr>
        <w:spacing w:line="360" w:lineRule="auto"/>
        <w:ind w:firstLineChars="0"/>
        <w:rPr>
          <w:rFonts w:ascii="宋体" w:hAnsi="宋体"/>
          <w:sz w:val="24"/>
          <w:szCs w:val="24"/>
        </w:rPr>
      </w:pPr>
      <w:r w:rsidRPr="00F66D88">
        <w:rPr>
          <w:rFonts w:ascii="宋体" w:hAnsi="宋体" w:hint="eastAsia"/>
          <w:sz w:val="24"/>
          <w:szCs w:val="24"/>
        </w:rPr>
        <w:t>函数定义：</w:t>
      </w:r>
    </w:p>
    <w:p w:rsidR="00BE0F4D" w:rsidRPr="002B384C" w:rsidRDefault="00BE0F4D" w:rsidP="00BE0F4D">
      <w:pPr>
        <w:pStyle w:val="ab"/>
        <w:spacing w:line="240" w:lineRule="auto"/>
        <w:ind w:firstLine="313"/>
        <w:rPr>
          <w:rFonts w:ascii="Courier" w:hAnsi="Courier"/>
          <w:sz w:val="21"/>
          <w:szCs w:val="21"/>
        </w:rPr>
      </w:pPr>
      <w:proofErr w:type="gramStart"/>
      <w:r w:rsidRPr="00A803E3">
        <w:rPr>
          <w:rFonts w:ascii="Courier" w:hAnsi="Courier"/>
          <w:sz w:val="21"/>
          <w:szCs w:val="21"/>
        </w:rPr>
        <w:t>void</w:t>
      </w:r>
      <w:proofErr w:type="gramEnd"/>
      <w:r w:rsidRPr="00A803E3">
        <w:rPr>
          <w:rFonts w:ascii="Courier" w:hAnsi="Courier"/>
          <w:sz w:val="21"/>
          <w:szCs w:val="21"/>
        </w:rPr>
        <w:t xml:space="preserve"> _stdcall PostAndRecvEx(IN </w:t>
      </w:r>
      <w:r>
        <w:rPr>
          <w:rFonts w:ascii="Courier" w:hAnsi="Courier" w:hint="eastAsia"/>
          <w:sz w:val="21"/>
          <w:szCs w:val="21"/>
        </w:rPr>
        <w:t>char*</w:t>
      </w:r>
      <w:r w:rsidRPr="00A803E3">
        <w:rPr>
          <w:rFonts w:ascii="Courier" w:hAnsi="Courier"/>
          <w:sz w:val="21"/>
          <w:szCs w:val="21"/>
        </w:rPr>
        <w:t xml:space="preserve"> pszPost, OUT </w:t>
      </w:r>
      <w:r>
        <w:rPr>
          <w:rFonts w:ascii="Courier" w:hAnsi="Courier" w:hint="eastAsia"/>
          <w:sz w:val="21"/>
          <w:szCs w:val="21"/>
        </w:rPr>
        <w:t>char*</w:t>
      </w:r>
      <w:r w:rsidRPr="00A803E3">
        <w:rPr>
          <w:rFonts w:ascii="Courier" w:hAnsi="Courier"/>
          <w:sz w:val="21"/>
          <w:szCs w:val="21"/>
        </w:rPr>
        <w:t xml:space="preserve"> pszRecv)</w:t>
      </w:r>
    </w:p>
    <w:p w:rsidR="00BE0F4D" w:rsidRPr="002B384C" w:rsidRDefault="00BE0F4D" w:rsidP="00BE0F4D">
      <w:pPr>
        <w:pStyle w:val="ab"/>
        <w:spacing w:line="240" w:lineRule="auto"/>
        <w:ind w:firstLine="313"/>
        <w:rPr>
          <w:rFonts w:ascii="Courier" w:hAnsi="Courier"/>
          <w:sz w:val="21"/>
          <w:szCs w:val="21"/>
        </w:rPr>
      </w:pPr>
      <w:r w:rsidRPr="002B384C">
        <w:rPr>
          <w:rFonts w:ascii="Courier" w:hAnsi="Courier" w:hint="eastAsia"/>
          <w:sz w:val="21"/>
          <w:szCs w:val="21"/>
        </w:rPr>
        <w:t>参数：</w:t>
      </w:r>
    </w:p>
    <w:p w:rsidR="00BE0F4D" w:rsidRDefault="00BE0F4D" w:rsidP="00BE0F4D">
      <w:pPr>
        <w:pStyle w:val="ab"/>
        <w:spacing w:line="240" w:lineRule="auto"/>
        <w:ind w:firstLine="313"/>
        <w:rPr>
          <w:rFonts w:ascii="Courier" w:hAnsi="Courier"/>
          <w:sz w:val="21"/>
          <w:szCs w:val="21"/>
        </w:rPr>
      </w:pPr>
      <w:r w:rsidRPr="00A803E3">
        <w:rPr>
          <w:rFonts w:ascii="Courier" w:hAnsi="Courier"/>
          <w:sz w:val="21"/>
          <w:szCs w:val="21"/>
        </w:rPr>
        <w:t>pszPost</w:t>
      </w:r>
      <w:r w:rsidRPr="002B384C">
        <w:rPr>
          <w:rFonts w:ascii="Courier" w:hAnsi="Courier" w:hint="eastAsia"/>
          <w:sz w:val="21"/>
          <w:szCs w:val="21"/>
        </w:rPr>
        <w:t>输入</w:t>
      </w:r>
      <w:r w:rsidRPr="002B384C">
        <w:rPr>
          <w:rFonts w:ascii="Courier" w:hAnsi="Courier" w:hint="eastAsia"/>
          <w:sz w:val="21"/>
          <w:szCs w:val="21"/>
        </w:rPr>
        <w:t>XML</w:t>
      </w:r>
      <w:r w:rsidRPr="002B384C">
        <w:rPr>
          <w:rFonts w:ascii="Courier" w:hAnsi="Courier" w:hint="eastAsia"/>
          <w:sz w:val="21"/>
          <w:szCs w:val="21"/>
        </w:rPr>
        <w:t>信息</w:t>
      </w:r>
    </w:p>
    <w:p w:rsidR="00BE0F4D" w:rsidRPr="002B384C" w:rsidRDefault="00BE0F4D" w:rsidP="00BE0F4D">
      <w:pPr>
        <w:pStyle w:val="ab"/>
        <w:spacing w:line="240" w:lineRule="auto"/>
        <w:ind w:leftChars="54" w:firstLineChars="599" w:firstLine="1258"/>
        <w:rPr>
          <w:rFonts w:ascii="Courier" w:hAnsi="Courier"/>
          <w:sz w:val="21"/>
          <w:szCs w:val="21"/>
        </w:rPr>
      </w:pPr>
      <w:r w:rsidRPr="00A803E3">
        <w:rPr>
          <w:rFonts w:ascii="Courier" w:hAnsi="Courier"/>
          <w:sz w:val="21"/>
          <w:szCs w:val="21"/>
        </w:rPr>
        <w:t>pszRecv</w:t>
      </w:r>
      <w:r>
        <w:rPr>
          <w:rFonts w:ascii="Courier" w:hAnsi="Courier" w:hint="eastAsia"/>
          <w:sz w:val="21"/>
          <w:szCs w:val="21"/>
        </w:rPr>
        <w:t>返回</w:t>
      </w:r>
      <w:r w:rsidRPr="002B384C">
        <w:rPr>
          <w:rFonts w:ascii="Courier" w:hAnsi="Courier" w:hint="eastAsia"/>
          <w:sz w:val="21"/>
          <w:szCs w:val="21"/>
        </w:rPr>
        <w:t>XML</w:t>
      </w:r>
      <w:r w:rsidRPr="002B384C">
        <w:rPr>
          <w:rFonts w:ascii="Courier" w:hAnsi="Courier" w:hint="eastAsia"/>
          <w:sz w:val="21"/>
          <w:szCs w:val="21"/>
        </w:rPr>
        <w:t>信息</w:t>
      </w:r>
    </w:p>
    <w:p w:rsidR="00BE0F4D" w:rsidRPr="002B384C" w:rsidRDefault="00BE0F4D" w:rsidP="00BE0F4D">
      <w:pPr>
        <w:pStyle w:val="ab"/>
        <w:spacing w:line="240" w:lineRule="auto"/>
        <w:ind w:firstLine="313"/>
        <w:rPr>
          <w:rFonts w:ascii="Courier" w:hAnsi="Courier"/>
          <w:sz w:val="21"/>
          <w:szCs w:val="21"/>
        </w:rPr>
      </w:pPr>
      <w:r w:rsidRPr="002B384C">
        <w:rPr>
          <w:rFonts w:ascii="Courier" w:hAnsi="Courier" w:hint="eastAsia"/>
          <w:sz w:val="21"/>
          <w:szCs w:val="21"/>
        </w:rPr>
        <w:t>返回值</w:t>
      </w:r>
      <w:r w:rsidRPr="002B384C">
        <w:rPr>
          <w:rFonts w:ascii="Courier" w:hAnsi="Courier" w:hint="eastAsia"/>
          <w:sz w:val="21"/>
          <w:szCs w:val="21"/>
        </w:rPr>
        <w:t>:</w:t>
      </w:r>
      <w:r>
        <w:rPr>
          <w:rFonts w:ascii="Courier" w:hAnsi="Courier" w:hint="eastAsia"/>
          <w:sz w:val="21"/>
          <w:szCs w:val="21"/>
        </w:rPr>
        <w:t>无</w:t>
      </w:r>
    </w:p>
    <w:p w:rsidR="00BE0F4D" w:rsidRDefault="00BE0F4D" w:rsidP="00BE0F4D">
      <w:pPr>
        <w:autoSpaceDE w:val="0"/>
        <w:autoSpaceDN w:val="0"/>
        <w:adjustRightInd w:val="0"/>
        <w:jc w:val="left"/>
        <w:rPr>
          <w:rFonts w:ascii="Consolas" w:hAnsi="Consolas" w:cs="Consolas"/>
          <w:kern w:val="0"/>
          <w:sz w:val="24"/>
          <w:szCs w:val="24"/>
        </w:rPr>
      </w:pPr>
      <w:bookmarkStart w:id="11" w:name="_Toc426807776"/>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String getPKServerResult(String </w:t>
      </w:r>
      <w:r>
        <w:rPr>
          <w:rFonts w:ascii="Consolas" w:hAnsi="Consolas" w:cs="Consolas"/>
          <w:color w:val="6A3E3E"/>
          <w:kern w:val="0"/>
          <w:sz w:val="24"/>
          <w:szCs w:val="24"/>
        </w:rPr>
        <w:t>xmlcontent</w:t>
      </w:r>
      <w:r>
        <w:rPr>
          <w:rFonts w:ascii="Consolas" w:hAnsi="Consolas" w:cs="Consolas"/>
          <w:color w:val="000000"/>
          <w:kern w:val="0"/>
          <w:sz w:val="24"/>
          <w:szCs w:val="24"/>
        </w:rPr>
        <w:t xml:space="preserve">, Object... </w:t>
      </w:r>
      <w:r>
        <w:rPr>
          <w:rFonts w:ascii="Consolas" w:hAnsi="Consolas" w:cs="Consolas"/>
          <w:color w:val="6A3E3E"/>
          <w:kern w:val="0"/>
          <w:sz w:val="24"/>
          <w:szCs w:val="24"/>
        </w:rPr>
        <w:t>objs</w:t>
      </w:r>
      <w:r>
        <w:rPr>
          <w:rFonts w:ascii="Consolas" w:hAnsi="Consolas" w:cs="Consolas"/>
          <w:color w:val="000000"/>
          <w:kern w:val="0"/>
          <w:sz w:val="24"/>
          <w:szCs w:val="24"/>
        </w:rPr>
        <w:t>)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i/>
          <w:iCs/>
          <w:color w:val="0000C0"/>
          <w:kern w:val="0"/>
          <w:sz w:val="24"/>
          <w:szCs w:val="24"/>
        </w:rPr>
        <w:t>log</w:t>
      </w:r>
      <w:r>
        <w:rPr>
          <w:rFonts w:ascii="Consolas" w:hAnsi="Consolas" w:cs="Consolas"/>
          <w:color w:val="000000"/>
          <w:kern w:val="0"/>
          <w:sz w:val="24"/>
          <w:szCs w:val="24"/>
        </w:rPr>
        <w:t>.info(</w:t>
      </w:r>
      <w:r>
        <w:rPr>
          <w:rFonts w:ascii="Consolas" w:hAnsi="Consolas" w:cs="Consolas"/>
          <w:color w:val="2A00FF"/>
          <w:kern w:val="0"/>
          <w:sz w:val="24"/>
          <w:szCs w:val="24"/>
        </w:rPr>
        <w:t>"log</w:t>
      </w:r>
      <w:r>
        <w:rPr>
          <w:rFonts w:ascii="Consolas" w:hAnsi="Consolas" w:cs="Consolas"/>
          <w:color w:val="2A00FF"/>
          <w:kern w:val="0"/>
          <w:sz w:val="24"/>
          <w:szCs w:val="24"/>
        </w:rPr>
        <w:t>输入为</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xmlcontent</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Pointer </w:t>
      </w:r>
      <w:r>
        <w:rPr>
          <w:rFonts w:ascii="Consolas" w:hAnsi="Consolas" w:cs="Consolas"/>
          <w:color w:val="6A3E3E"/>
          <w:kern w:val="0"/>
          <w:sz w:val="24"/>
          <w:szCs w:val="24"/>
        </w:rPr>
        <w:t>pIn</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Pointer </w:t>
      </w:r>
      <w:r>
        <w:rPr>
          <w:rFonts w:ascii="Consolas" w:hAnsi="Consolas" w:cs="Consolas"/>
          <w:color w:val="6A3E3E"/>
          <w:kern w:val="0"/>
          <w:sz w:val="24"/>
          <w:szCs w:val="24"/>
        </w:rPr>
        <w:t>pOut</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try</w:t>
      </w:r>
      <w:proofErr w:type="gramEnd"/>
      <w:r>
        <w:rPr>
          <w:rFonts w:ascii="Consolas" w:hAnsi="Consolas" w:cs="Consolas"/>
          <w:color w:val="000000"/>
          <w:kern w:val="0"/>
          <w:sz w:val="24"/>
          <w:szCs w:val="24"/>
        </w:rPr>
        <w:t xml:space="preserve">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加载动态库及函数</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JNative </w:t>
      </w:r>
      <w:r>
        <w:rPr>
          <w:rFonts w:ascii="Consolas" w:hAnsi="Consolas" w:cs="Consolas"/>
          <w:color w:val="6A3E3E"/>
          <w:kern w:val="0"/>
          <w:sz w:val="24"/>
          <w:szCs w:val="24"/>
        </w:rPr>
        <w:t>jnPKServer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JNative(</w:t>
      </w:r>
      <w:proofErr w:type="gramEnd"/>
      <w:r>
        <w:rPr>
          <w:rFonts w:ascii="Consolas" w:hAnsi="Consolas" w:cs="Consolas"/>
          <w:color w:val="2A00FF"/>
          <w:kern w:val="0"/>
          <w:sz w:val="24"/>
          <w:szCs w:val="24"/>
        </w:rPr>
        <w:t>"</w:t>
      </w:r>
      <w:r w:rsidRPr="000B6716">
        <w:rPr>
          <w:rFonts w:ascii="宋体" w:hAnsi="宋体"/>
          <w:b/>
          <w:sz w:val="24"/>
          <w:szCs w:val="24"/>
        </w:rPr>
        <w:t>NISEC_SKSC</w:t>
      </w:r>
      <w:r>
        <w:rPr>
          <w:rFonts w:ascii="Consolas" w:hAnsi="Consolas" w:cs="Consolas"/>
          <w:color w:val="2A00FF"/>
          <w:kern w:val="0"/>
          <w:sz w:val="24"/>
          <w:szCs w:val="24"/>
        </w:rPr>
        <w:t>"</w:t>
      </w:r>
      <w:r>
        <w:rPr>
          <w:rFonts w:ascii="Consolas" w:hAnsi="Consolas" w:cs="Consolas"/>
          <w:color w:val="000000"/>
          <w:kern w:val="0"/>
          <w:sz w:val="24"/>
          <w:szCs w:val="24"/>
        </w:rPr>
        <w:t>,"</w:t>
      </w:r>
      <w:r w:rsidRPr="00A803E3">
        <w:rPr>
          <w:rFonts w:ascii="Courier" w:hAnsi="Courier"/>
          <w:szCs w:val="21"/>
        </w:rPr>
        <w:t>PostAndRecvEx</w:t>
      </w:r>
      <w:r>
        <w:rPr>
          <w:rFonts w:ascii="Consolas" w:hAnsi="Consolas" w:cs="Consolas"/>
          <w:color w:val="2A00FF"/>
          <w:kern w:val="0"/>
          <w:sz w:val="24"/>
          <w:szCs w:val="24"/>
        </w:rPr>
        <w:t>"</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byte</w:t>
      </w:r>
      <w:r>
        <w:rPr>
          <w:rFonts w:ascii="Consolas" w:hAnsi="Consolas" w:cs="Consolas"/>
          <w:color w:val="000000"/>
          <w:kern w:val="0"/>
          <w:sz w:val="24"/>
          <w:szCs w:val="24"/>
        </w:rPr>
        <w:t>[</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bytes</w:t>
      </w:r>
      <w:r>
        <w:rPr>
          <w:rFonts w:ascii="Consolas" w:hAnsi="Consolas" w:cs="Consolas"/>
          <w:color w:val="000000"/>
          <w:kern w:val="0"/>
          <w:sz w:val="24"/>
          <w:szCs w:val="24"/>
        </w:rPr>
        <w:t xml:space="preserve"> = (</w:t>
      </w:r>
      <w:r>
        <w:rPr>
          <w:rFonts w:ascii="Consolas" w:hAnsi="Consolas" w:cs="Consolas"/>
          <w:color w:val="6A3E3E"/>
          <w:kern w:val="0"/>
          <w:sz w:val="24"/>
          <w:szCs w:val="24"/>
        </w:rPr>
        <w:t>xmlcontent</w:t>
      </w:r>
      <w:r>
        <w:rPr>
          <w:rFonts w:ascii="Consolas" w:hAnsi="Consolas" w:cs="Consolas"/>
          <w:color w:val="000000"/>
          <w:kern w:val="0"/>
          <w:sz w:val="24"/>
          <w:szCs w:val="24"/>
        </w:rPr>
        <w:t xml:space="preserve"> + </w:t>
      </w:r>
      <w:r>
        <w:rPr>
          <w:rFonts w:ascii="Consolas" w:hAnsi="Consolas" w:cs="Consolas"/>
          <w:color w:val="2A00FF"/>
          <w:kern w:val="0"/>
          <w:sz w:val="24"/>
          <w:szCs w:val="24"/>
        </w:rPr>
        <w:t>'\0'</w:t>
      </w:r>
      <w:r>
        <w:rPr>
          <w:rFonts w:ascii="Consolas" w:hAnsi="Consolas" w:cs="Consolas"/>
          <w:color w:val="000000"/>
          <w:kern w:val="0"/>
          <w:sz w:val="24"/>
          <w:szCs w:val="24"/>
        </w:rPr>
        <w:t>).getBytes();</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pIn</w:t>
      </w:r>
      <w:proofErr w:type="gramEnd"/>
      <w:r>
        <w:rPr>
          <w:rFonts w:ascii="Consolas" w:hAnsi="Consolas" w:cs="Consolas"/>
          <w:color w:val="000000"/>
          <w:kern w:val="0"/>
          <w:sz w:val="24"/>
          <w:szCs w:val="24"/>
        </w:rPr>
        <w:t xml:space="preserve"> = Pointer.</w:t>
      </w:r>
      <w:r>
        <w:rPr>
          <w:rFonts w:ascii="Consolas" w:hAnsi="Consolas" w:cs="Consolas"/>
          <w:i/>
          <w:iCs/>
          <w:color w:val="000000"/>
          <w:kern w:val="0"/>
          <w:sz w:val="24"/>
          <w:szCs w:val="24"/>
        </w:rPr>
        <w:t>createPointer</w:t>
      </w:r>
      <w:r>
        <w:rPr>
          <w:rFonts w:ascii="Consolas" w:hAnsi="Consolas" w:cs="Consolas"/>
          <w:color w:val="000000"/>
          <w:kern w:val="0"/>
          <w:sz w:val="24"/>
          <w:szCs w:val="24"/>
        </w:rPr>
        <w:t>(</w:t>
      </w:r>
      <w:r>
        <w:rPr>
          <w:rFonts w:ascii="Consolas" w:hAnsi="Consolas" w:cs="Consolas"/>
          <w:color w:val="6A3E3E"/>
          <w:kern w:val="0"/>
          <w:sz w:val="24"/>
          <w:szCs w:val="24"/>
        </w:rPr>
        <w:t>bytes</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设置传入参数</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pIn</w:t>
      </w:r>
      <w:r>
        <w:rPr>
          <w:rFonts w:ascii="Consolas" w:hAnsi="Consolas" w:cs="Consolas"/>
          <w:color w:val="000000"/>
          <w:kern w:val="0"/>
          <w:sz w:val="24"/>
          <w:szCs w:val="24"/>
        </w:rPr>
        <w:t>.setMemory(</w:t>
      </w:r>
      <w:proofErr w:type="gramEnd"/>
      <w:r>
        <w:rPr>
          <w:rFonts w:ascii="Consolas" w:hAnsi="Consolas" w:cs="Consolas"/>
          <w:color w:val="6A3E3E"/>
          <w:kern w:val="0"/>
          <w:sz w:val="24"/>
          <w:szCs w:val="24"/>
        </w:rPr>
        <w:t>bytes</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jnPKServer</w:t>
      </w:r>
      <w:r>
        <w:rPr>
          <w:rFonts w:ascii="Consolas" w:hAnsi="Consolas" w:cs="Consolas"/>
          <w:color w:val="000000"/>
          <w:kern w:val="0"/>
          <w:sz w:val="24"/>
          <w:szCs w:val="24"/>
        </w:rPr>
        <w:t>.setParameter(</w:t>
      </w:r>
      <w:proofErr w:type="gramEnd"/>
      <w:r>
        <w:rPr>
          <w:rFonts w:ascii="Consolas" w:hAnsi="Consolas" w:cs="Consolas"/>
          <w:color w:val="000000"/>
          <w:kern w:val="0"/>
          <w:sz w:val="24"/>
          <w:szCs w:val="24"/>
        </w:rPr>
        <w:t xml:space="preserve">0, </w:t>
      </w:r>
      <w:r>
        <w:rPr>
          <w:rFonts w:ascii="Consolas" w:hAnsi="Consolas" w:cs="Consolas"/>
          <w:color w:val="6A3E3E"/>
          <w:kern w:val="0"/>
          <w:sz w:val="24"/>
          <w:szCs w:val="24"/>
        </w:rPr>
        <w:t>pIn</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处理传出参数</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objs</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xml:space="preserve"> &amp;&amp; </w:t>
      </w:r>
      <w:r>
        <w:rPr>
          <w:rFonts w:ascii="Consolas" w:hAnsi="Consolas" w:cs="Consolas"/>
          <w:color w:val="6A3E3E"/>
          <w:kern w:val="0"/>
          <w:sz w:val="24"/>
          <w:szCs w:val="24"/>
        </w:rPr>
        <w:t>objs</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 1 &amp;&amp; </w:t>
      </w:r>
      <w:r>
        <w:rPr>
          <w:rFonts w:ascii="Consolas" w:hAnsi="Consolas" w:cs="Consolas"/>
          <w:color w:val="6A3E3E"/>
          <w:kern w:val="0"/>
          <w:sz w:val="24"/>
          <w:szCs w:val="24"/>
        </w:rPr>
        <w:t>objs</w:t>
      </w:r>
      <w:r>
        <w:rPr>
          <w:rFonts w:ascii="Consolas" w:hAnsi="Consolas" w:cs="Consolas"/>
          <w:color w:val="000000"/>
          <w:kern w:val="0"/>
          <w:sz w:val="24"/>
          <w:szCs w:val="24"/>
        </w:rPr>
        <w:t xml:space="preserve">[0] </w:t>
      </w:r>
      <w:r>
        <w:rPr>
          <w:rFonts w:ascii="Consolas" w:hAnsi="Consolas" w:cs="Consolas"/>
          <w:b/>
          <w:bCs/>
          <w:color w:val="7F0055"/>
          <w:kern w:val="0"/>
          <w:sz w:val="24"/>
          <w:szCs w:val="24"/>
        </w:rPr>
        <w:t>instanceof</w:t>
      </w:r>
      <w:r>
        <w:rPr>
          <w:rFonts w:ascii="Consolas" w:hAnsi="Consolas" w:cs="Consolas"/>
          <w:color w:val="000000"/>
          <w:kern w:val="0"/>
          <w:sz w:val="24"/>
          <w:szCs w:val="24"/>
        </w:rPr>
        <w:t xml:space="preserve"> Number)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pOut</w:t>
      </w:r>
      <w:proofErr w:type="gramEnd"/>
      <w:r>
        <w:rPr>
          <w:rFonts w:ascii="Consolas" w:hAnsi="Consolas" w:cs="Consolas"/>
          <w:color w:val="000000"/>
          <w:kern w:val="0"/>
          <w:sz w:val="24"/>
          <w:szCs w:val="24"/>
        </w:rPr>
        <w:t xml:space="preserve"> = Pointer.</w:t>
      </w:r>
      <w:r>
        <w:rPr>
          <w:rFonts w:ascii="Consolas" w:hAnsi="Consolas" w:cs="Consolas"/>
          <w:i/>
          <w:iCs/>
          <w:color w:val="000000"/>
          <w:kern w:val="0"/>
          <w:sz w:val="24"/>
          <w:szCs w:val="24"/>
        </w:rPr>
        <w:t>createPointer</w:t>
      </w:r>
      <w:r>
        <w:rPr>
          <w:rFonts w:ascii="Consolas" w:hAnsi="Consolas" w:cs="Consolas"/>
          <w:color w:val="000000"/>
          <w:kern w:val="0"/>
          <w:sz w:val="24"/>
          <w:szCs w:val="24"/>
        </w:rPr>
        <w:t xml:space="preserve">(((Number) </w:t>
      </w:r>
      <w:r>
        <w:rPr>
          <w:rFonts w:ascii="Consolas" w:hAnsi="Consolas" w:cs="Consolas"/>
          <w:color w:val="6A3E3E"/>
          <w:kern w:val="0"/>
          <w:sz w:val="24"/>
          <w:szCs w:val="24"/>
        </w:rPr>
        <w:t>objs</w:t>
      </w:r>
      <w:r>
        <w:rPr>
          <w:rFonts w:ascii="Consolas" w:hAnsi="Consolas" w:cs="Consolas"/>
          <w:color w:val="000000"/>
          <w:kern w:val="0"/>
          <w:sz w:val="24"/>
          <w:szCs w:val="24"/>
        </w:rPr>
        <w:t>[0]).intValue());</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pOut</w:t>
      </w:r>
      <w:proofErr w:type="gramEnd"/>
      <w:r>
        <w:rPr>
          <w:rFonts w:ascii="Consolas" w:hAnsi="Consolas" w:cs="Consolas"/>
          <w:color w:val="000000"/>
          <w:kern w:val="0"/>
          <w:sz w:val="24"/>
          <w:szCs w:val="24"/>
        </w:rPr>
        <w:t xml:space="preserve"> = Pointer.</w:t>
      </w:r>
      <w:r>
        <w:rPr>
          <w:rFonts w:ascii="Consolas" w:hAnsi="Consolas" w:cs="Consolas"/>
          <w:i/>
          <w:iCs/>
          <w:color w:val="000000"/>
          <w:kern w:val="0"/>
          <w:sz w:val="24"/>
          <w:szCs w:val="24"/>
        </w:rPr>
        <w:t>createPointer</w:t>
      </w:r>
      <w:r>
        <w:rPr>
          <w:rFonts w:ascii="Consolas" w:hAnsi="Consolas" w:cs="Consolas"/>
          <w:color w:val="000000"/>
          <w:kern w:val="0"/>
          <w:sz w:val="24"/>
          <w:szCs w:val="24"/>
        </w:rPr>
        <w:t>(1000000);</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jnPKServer</w:t>
      </w:r>
      <w:r>
        <w:rPr>
          <w:rFonts w:ascii="Consolas" w:hAnsi="Consolas" w:cs="Consolas"/>
          <w:color w:val="000000"/>
          <w:kern w:val="0"/>
          <w:sz w:val="24"/>
          <w:szCs w:val="24"/>
        </w:rPr>
        <w:t>.setParameter(</w:t>
      </w:r>
      <w:proofErr w:type="gramEnd"/>
      <w:r>
        <w:rPr>
          <w:rFonts w:ascii="Consolas" w:hAnsi="Consolas" w:cs="Consolas"/>
          <w:color w:val="000000"/>
          <w:kern w:val="0"/>
          <w:sz w:val="24"/>
          <w:szCs w:val="24"/>
        </w:rPr>
        <w:t xml:space="preserve">1, </w:t>
      </w:r>
      <w:r>
        <w:rPr>
          <w:rFonts w:ascii="Consolas" w:hAnsi="Consolas" w:cs="Consolas"/>
          <w:color w:val="6A3E3E"/>
          <w:kern w:val="0"/>
          <w:sz w:val="24"/>
          <w:szCs w:val="24"/>
        </w:rPr>
        <w:t>pOut</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执行调用</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jnPKServer</w:t>
      </w:r>
      <w:r>
        <w:rPr>
          <w:rFonts w:ascii="Consolas" w:hAnsi="Consolas" w:cs="Consolas"/>
          <w:color w:val="000000"/>
          <w:kern w:val="0"/>
          <w:sz w:val="24"/>
          <w:szCs w:val="24"/>
        </w:rPr>
        <w:t>.invoke(</w:t>
      </w:r>
      <w:proofErr w:type="gramEnd"/>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bak</w:t>
      </w:r>
      <w:r>
        <w:rPr>
          <w:rFonts w:ascii="Consolas" w:hAnsi="Consolas" w:cs="Consolas"/>
          <w:color w:val="000000"/>
          <w:kern w:val="0"/>
          <w:sz w:val="24"/>
          <w:szCs w:val="24"/>
        </w:rPr>
        <w:t xml:space="preserve"> = </w:t>
      </w:r>
      <w:proofErr w:type="gramStart"/>
      <w:r>
        <w:rPr>
          <w:rFonts w:ascii="Consolas" w:hAnsi="Consolas" w:cs="Consolas"/>
          <w:color w:val="6A3E3E"/>
          <w:kern w:val="0"/>
          <w:sz w:val="24"/>
          <w:szCs w:val="24"/>
        </w:rPr>
        <w:t>pOut</w:t>
      </w:r>
      <w:r>
        <w:rPr>
          <w:rFonts w:ascii="Consolas" w:hAnsi="Consolas" w:cs="Consolas"/>
          <w:color w:val="000000"/>
          <w:kern w:val="0"/>
          <w:sz w:val="24"/>
          <w:szCs w:val="24"/>
        </w:rPr>
        <w:t>.getAsString(</w:t>
      </w:r>
      <w:proofErr w:type="gramEnd"/>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i/>
          <w:iCs/>
          <w:color w:val="0000C0"/>
          <w:kern w:val="0"/>
          <w:sz w:val="24"/>
          <w:szCs w:val="24"/>
        </w:rPr>
        <w:t>log</w:t>
      </w:r>
      <w:r>
        <w:rPr>
          <w:rFonts w:ascii="Consolas" w:hAnsi="Consolas" w:cs="Consolas"/>
          <w:color w:val="000000"/>
          <w:kern w:val="0"/>
          <w:sz w:val="24"/>
          <w:szCs w:val="24"/>
        </w:rPr>
        <w:t>.info(</w:t>
      </w:r>
      <w:r>
        <w:rPr>
          <w:rFonts w:ascii="Consolas" w:hAnsi="Consolas" w:cs="Consolas"/>
          <w:color w:val="2A00FF"/>
          <w:kern w:val="0"/>
          <w:sz w:val="24"/>
          <w:szCs w:val="24"/>
        </w:rPr>
        <w:t>"log</w:t>
      </w:r>
      <w:r>
        <w:rPr>
          <w:rFonts w:ascii="Consolas" w:hAnsi="Consolas" w:cs="Consolas"/>
          <w:color w:val="2A00FF"/>
          <w:kern w:val="0"/>
          <w:sz w:val="24"/>
          <w:szCs w:val="24"/>
        </w:rPr>
        <w:t>输出为</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bak</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return</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bak</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i/>
          <w:iCs/>
          <w:color w:val="0000C0"/>
          <w:kern w:val="0"/>
          <w:sz w:val="24"/>
          <w:szCs w:val="24"/>
        </w:rPr>
        <w:t>log</w:t>
      </w:r>
      <w:r>
        <w:rPr>
          <w:rFonts w:ascii="Consolas" w:hAnsi="Consolas" w:cs="Consolas"/>
          <w:color w:val="000000"/>
          <w:kern w:val="0"/>
          <w:sz w:val="24"/>
          <w:szCs w:val="24"/>
        </w:rPr>
        <w:t>.error(</w:t>
      </w:r>
      <w:r>
        <w:rPr>
          <w:rFonts w:ascii="Consolas" w:hAnsi="Consolas" w:cs="Consolas"/>
          <w:color w:val="2A00FF"/>
          <w:kern w:val="0"/>
          <w:sz w:val="24"/>
          <w:szCs w:val="24"/>
        </w:rPr>
        <w:t>"Jnative</w:t>
      </w:r>
      <w:r>
        <w:rPr>
          <w:rFonts w:ascii="Consolas" w:hAnsi="Consolas" w:cs="Consolas"/>
          <w:color w:val="2A00FF"/>
          <w:kern w:val="0"/>
          <w:sz w:val="24"/>
          <w:szCs w:val="24"/>
        </w:rPr>
        <w:t>遇到错误</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6A3E3E"/>
          <w:kern w:val="0"/>
          <w:sz w:val="24"/>
          <w:szCs w:val="24"/>
        </w:rPr>
        <w:t>e</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xml:space="preserve">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try</w:t>
      </w:r>
      <w:proofErr w:type="gramEnd"/>
      <w:r>
        <w:rPr>
          <w:rFonts w:ascii="Consolas" w:hAnsi="Consolas" w:cs="Consolas"/>
          <w:color w:val="000000"/>
          <w:kern w:val="0"/>
          <w:sz w:val="24"/>
          <w:szCs w:val="24"/>
        </w:rPr>
        <w:t xml:space="preserve">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pIn</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pIn</w:t>
      </w:r>
      <w:r>
        <w:rPr>
          <w:rFonts w:ascii="Consolas" w:hAnsi="Consolas" w:cs="Consolas"/>
          <w:color w:val="000000"/>
          <w:kern w:val="0"/>
          <w:sz w:val="24"/>
          <w:szCs w:val="24"/>
        </w:rPr>
        <w:t>.dispose(</w:t>
      </w:r>
      <w:proofErr w:type="gramEnd"/>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pOut</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pOut</w:t>
      </w:r>
      <w:r>
        <w:rPr>
          <w:rFonts w:ascii="Consolas" w:hAnsi="Consolas" w:cs="Consolas"/>
          <w:color w:val="000000"/>
          <w:kern w:val="0"/>
          <w:sz w:val="24"/>
          <w:szCs w:val="24"/>
        </w:rPr>
        <w:t>.dispose(</w:t>
      </w:r>
      <w:proofErr w:type="gramEnd"/>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(NativeException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i/>
          <w:iCs/>
          <w:color w:val="0000C0"/>
          <w:kern w:val="0"/>
          <w:sz w:val="24"/>
          <w:szCs w:val="24"/>
        </w:rPr>
        <w:t>log</w:t>
      </w:r>
      <w:r>
        <w:rPr>
          <w:rFonts w:ascii="Consolas" w:hAnsi="Consolas" w:cs="Consolas"/>
          <w:color w:val="000000"/>
          <w:kern w:val="0"/>
          <w:sz w:val="24"/>
          <w:szCs w:val="24"/>
        </w:rPr>
        <w:t>.error(</w:t>
      </w:r>
      <w:r>
        <w:rPr>
          <w:rFonts w:ascii="Consolas" w:hAnsi="Consolas" w:cs="Consolas"/>
          <w:color w:val="2A00FF"/>
          <w:kern w:val="0"/>
          <w:sz w:val="24"/>
          <w:szCs w:val="24"/>
        </w:rPr>
        <w:t>"Jnative</w:t>
      </w:r>
      <w:r>
        <w:rPr>
          <w:rFonts w:ascii="Consolas" w:hAnsi="Consolas" w:cs="Consolas"/>
          <w:color w:val="2A00FF"/>
          <w:kern w:val="0"/>
          <w:sz w:val="24"/>
          <w:szCs w:val="24"/>
        </w:rPr>
        <w:t>遇到错误</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6A3E3E"/>
          <w:kern w:val="0"/>
          <w:sz w:val="24"/>
          <w:szCs w:val="24"/>
        </w:rPr>
        <w:t>e</w:t>
      </w:r>
      <w:r>
        <w:rPr>
          <w:rFonts w:ascii="Consolas" w:hAnsi="Consolas" w:cs="Consolas"/>
          <w:color w:val="000000"/>
          <w:kern w:val="0"/>
          <w:sz w:val="24"/>
          <w:szCs w:val="24"/>
        </w:rPr>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BE0F4D" w:rsidRDefault="00BE0F4D" w:rsidP="00BE0F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return</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BE0F4D" w:rsidRDefault="00D21EA3" w:rsidP="00BE0F4D">
      <w:pPr>
        <w:pStyle w:val="2"/>
        <w:rPr>
          <w:b w:val="0"/>
        </w:rPr>
      </w:pPr>
      <w:bookmarkStart w:id="12" w:name="_Toc450807494"/>
      <w:bookmarkStart w:id="13" w:name="_Toc15310119"/>
      <w:bookmarkEnd w:id="11"/>
      <w:r>
        <w:rPr>
          <w:rFonts w:hint="eastAsia"/>
          <w:sz w:val="24"/>
          <w:szCs w:val="21"/>
        </w:rPr>
        <w:t>ActiveX</w:t>
      </w:r>
      <w:r w:rsidR="00BE0F4D" w:rsidRPr="00D21EA3">
        <w:rPr>
          <w:rFonts w:hint="eastAsia"/>
        </w:rPr>
        <w:t>方式调用</w:t>
      </w:r>
      <w:bookmarkEnd w:id="12"/>
      <w:r w:rsidR="006C7B6D">
        <w:rPr>
          <w:rFonts w:hint="eastAsia"/>
          <w:b w:val="0"/>
        </w:rPr>
        <w:t>（本地接口）</w:t>
      </w:r>
      <w:bookmarkEnd w:id="13"/>
    </w:p>
    <w:p w:rsidR="00BE0F4D" w:rsidRPr="00F66D88" w:rsidRDefault="00BE0F4D" w:rsidP="00BE0F4D">
      <w:pPr>
        <w:pStyle w:val="af4"/>
        <w:numPr>
          <w:ilvl w:val="0"/>
          <w:numId w:val="24"/>
        </w:numPr>
        <w:spacing w:line="360" w:lineRule="auto"/>
        <w:ind w:firstLineChars="0"/>
        <w:rPr>
          <w:rFonts w:ascii="宋体" w:hAnsi="宋体"/>
          <w:b/>
          <w:sz w:val="24"/>
          <w:szCs w:val="24"/>
        </w:rPr>
      </w:pPr>
      <w:r w:rsidRPr="00F66D88">
        <w:rPr>
          <w:rFonts w:ascii="宋体" w:hAnsi="宋体" w:hint="eastAsia"/>
          <w:sz w:val="24"/>
          <w:szCs w:val="24"/>
        </w:rPr>
        <w:t>ActiveX组件文件名：</w:t>
      </w:r>
      <w:r w:rsidRPr="00F66D88">
        <w:rPr>
          <w:rFonts w:ascii="宋体" w:hAnsi="宋体"/>
          <w:b/>
          <w:sz w:val="24"/>
          <w:szCs w:val="24"/>
        </w:rPr>
        <w:t>NISEC_SKSCX.ocx</w:t>
      </w:r>
    </w:p>
    <w:p w:rsidR="00BE0F4D" w:rsidRPr="00F66D88" w:rsidRDefault="00BE0F4D" w:rsidP="00BE0F4D">
      <w:pPr>
        <w:pStyle w:val="af4"/>
        <w:numPr>
          <w:ilvl w:val="0"/>
          <w:numId w:val="24"/>
        </w:numPr>
        <w:spacing w:line="360" w:lineRule="auto"/>
        <w:ind w:firstLineChars="0"/>
        <w:rPr>
          <w:rFonts w:ascii="宋体" w:hAnsi="宋体"/>
          <w:sz w:val="24"/>
          <w:szCs w:val="24"/>
        </w:rPr>
      </w:pPr>
      <w:r w:rsidRPr="00F66D88">
        <w:rPr>
          <w:rFonts w:ascii="宋体" w:hAnsi="宋体" w:hint="eastAsia"/>
          <w:sz w:val="24"/>
          <w:szCs w:val="24"/>
        </w:rPr>
        <w:t>ActiveX组件GUID：</w:t>
      </w:r>
    </w:p>
    <w:p w:rsidR="00BE0F4D" w:rsidRPr="000876B8" w:rsidRDefault="00BE0F4D" w:rsidP="00BE0F4D">
      <w:pPr>
        <w:spacing w:line="360" w:lineRule="auto"/>
        <w:ind w:left="420"/>
        <w:rPr>
          <w:rFonts w:ascii="宋体" w:hAnsi="宋体"/>
          <w:szCs w:val="21"/>
        </w:rPr>
      </w:pPr>
      <w:r w:rsidRPr="000876B8">
        <w:rPr>
          <w:rFonts w:ascii="宋体" w:hAnsi="宋体"/>
          <w:szCs w:val="21"/>
        </w:rPr>
        <w:t>&lt;OBJECT ID=</w:t>
      </w:r>
      <w:proofErr w:type="gramStart"/>
      <w:r w:rsidRPr="000876B8">
        <w:rPr>
          <w:rFonts w:ascii="宋体" w:hAnsi="宋体" w:hint="eastAsia"/>
          <w:szCs w:val="21"/>
        </w:rPr>
        <w:t>sk</w:t>
      </w:r>
      <w:proofErr w:type="gramEnd"/>
      <w:r w:rsidRPr="000876B8">
        <w:rPr>
          <w:rFonts w:ascii="宋体" w:hAnsi="宋体"/>
          <w:szCs w:val="21"/>
        </w:rPr>
        <w:t xml:space="preserve"> CLASSID="clsid: 003BD8F2-A6C3-48EF-9B72-ECFD8FC4D49F"</w:t>
      </w:r>
    </w:p>
    <w:p w:rsidR="00BE0F4D" w:rsidRPr="000876B8" w:rsidRDefault="00BE0F4D" w:rsidP="00BE0F4D">
      <w:pPr>
        <w:spacing w:line="360" w:lineRule="auto"/>
        <w:ind w:left="420"/>
        <w:rPr>
          <w:rFonts w:ascii="宋体" w:hAnsi="宋体"/>
          <w:szCs w:val="21"/>
        </w:rPr>
      </w:pPr>
      <w:r w:rsidRPr="000876B8">
        <w:rPr>
          <w:rFonts w:ascii="宋体" w:hAnsi="宋体"/>
          <w:szCs w:val="21"/>
        </w:rPr>
        <w:t>&gt;&lt;/OBJECT&gt;</w:t>
      </w:r>
    </w:p>
    <w:p w:rsidR="00BE0F4D" w:rsidRPr="00F66D88" w:rsidRDefault="00BE0F4D" w:rsidP="00BE0F4D">
      <w:pPr>
        <w:pStyle w:val="af4"/>
        <w:numPr>
          <w:ilvl w:val="0"/>
          <w:numId w:val="25"/>
        </w:numPr>
        <w:spacing w:line="360" w:lineRule="auto"/>
        <w:ind w:firstLineChars="0"/>
        <w:rPr>
          <w:rFonts w:ascii="宋体" w:hAnsi="宋体"/>
          <w:sz w:val="24"/>
          <w:szCs w:val="24"/>
        </w:rPr>
      </w:pPr>
      <w:r w:rsidRPr="00F66D88">
        <w:rPr>
          <w:rFonts w:ascii="宋体" w:hAnsi="宋体" w:hint="eastAsia"/>
          <w:sz w:val="24"/>
          <w:szCs w:val="24"/>
        </w:rPr>
        <w:t>函数定义：</w:t>
      </w:r>
    </w:p>
    <w:p w:rsidR="00BE0F4D" w:rsidRPr="002B384C" w:rsidRDefault="00BE0F4D" w:rsidP="00BE0F4D">
      <w:pPr>
        <w:pStyle w:val="ab"/>
        <w:spacing w:line="240" w:lineRule="auto"/>
        <w:ind w:firstLine="313"/>
        <w:rPr>
          <w:rFonts w:ascii="Courier" w:hAnsi="Courier"/>
          <w:sz w:val="21"/>
          <w:szCs w:val="21"/>
        </w:rPr>
      </w:pPr>
      <w:proofErr w:type="gramStart"/>
      <w:r>
        <w:rPr>
          <w:rFonts w:ascii="Courier" w:hAnsi="Courier"/>
          <w:sz w:val="21"/>
          <w:szCs w:val="21"/>
        </w:rPr>
        <w:t>S</w:t>
      </w:r>
      <w:r>
        <w:rPr>
          <w:rFonts w:ascii="Courier" w:hAnsi="Courier" w:hint="eastAsia"/>
          <w:sz w:val="21"/>
          <w:szCs w:val="21"/>
        </w:rPr>
        <w:t>tring</w:t>
      </w:r>
      <w:r w:rsidRPr="002B384C">
        <w:rPr>
          <w:rFonts w:ascii="Courier" w:hAnsi="Courier" w:hint="eastAsia"/>
          <w:sz w:val="21"/>
          <w:szCs w:val="21"/>
        </w:rPr>
        <w:t>Operate</w:t>
      </w:r>
      <w:r w:rsidRPr="002B384C">
        <w:rPr>
          <w:rFonts w:ascii="Courier" w:hAnsi="Courier"/>
          <w:sz w:val="21"/>
          <w:szCs w:val="21"/>
        </w:rPr>
        <w:t>(</w:t>
      </w:r>
      <w:proofErr w:type="gramEnd"/>
      <w:r>
        <w:rPr>
          <w:rFonts w:ascii="Courier" w:hAnsi="Courier" w:hint="eastAsia"/>
          <w:sz w:val="21"/>
          <w:szCs w:val="21"/>
        </w:rPr>
        <w:t>string</w:t>
      </w:r>
      <w:r w:rsidRPr="002B384C">
        <w:rPr>
          <w:rFonts w:ascii="Courier" w:hAnsi="Courier" w:hint="eastAsia"/>
          <w:sz w:val="21"/>
          <w:szCs w:val="21"/>
        </w:rPr>
        <w:t xml:space="preserve"> sInputInfo</w:t>
      </w:r>
      <w:r w:rsidRPr="002B384C">
        <w:rPr>
          <w:rFonts w:ascii="Courier" w:hAnsi="Courier"/>
          <w:sz w:val="21"/>
          <w:szCs w:val="21"/>
        </w:rPr>
        <w:t>);</w:t>
      </w:r>
    </w:p>
    <w:p w:rsidR="00BE0F4D" w:rsidRPr="002B384C" w:rsidRDefault="00BE0F4D" w:rsidP="00BE0F4D">
      <w:pPr>
        <w:pStyle w:val="ab"/>
        <w:spacing w:line="240" w:lineRule="auto"/>
        <w:ind w:firstLine="313"/>
        <w:rPr>
          <w:rFonts w:ascii="Courier" w:hAnsi="Courier"/>
          <w:sz w:val="21"/>
          <w:szCs w:val="21"/>
        </w:rPr>
      </w:pPr>
      <w:r w:rsidRPr="002B384C">
        <w:rPr>
          <w:rFonts w:ascii="Courier" w:hAnsi="Courier" w:hint="eastAsia"/>
          <w:sz w:val="21"/>
          <w:szCs w:val="21"/>
        </w:rPr>
        <w:t>参数：</w:t>
      </w:r>
    </w:p>
    <w:p w:rsidR="00BE0F4D" w:rsidRPr="002B384C" w:rsidRDefault="00BE0F4D" w:rsidP="00BE0F4D">
      <w:pPr>
        <w:pStyle w:val="ab"/>
        <w:spacing w:line="240" w:lineRule="auto"/>
        <w:ind w:firstLine="313"/>
        <w:rPr>
          <w:rFonts w:ascii="Courier" w:hAnsi="Courier"/>
          <w:sz w:val="21"/>
          <w:szCs w:val="21"/>
        </w:rPr>
      </w:pPr>
      <w:r w:rsidRPr="002B384C">
        <w:rPr>
          <w:rFonts w:ascii="Courier" w:hAnsi="Courier" w:hint="eastAsia"/>
          <w:sz w:val="21"/>
          <w:szCs w:val="21"/>
        </w:rPr>
        <w:t xml:space="preserve">         sInputInfo   </w:t>
      </w:r>
      <w:r w:rsidRPr="002B384C">
        <w:rPr>
          <w:rFonts w:ascii="Courier" w:hAnsi="Courier" w:hint="eastAsia"/>
          <w:sz w:val="21"/>
          <w:szCs w:val="21"/>
        </w:rPr>
        <w:t>输入</w:t>
      </w:r>
      <w:r w:rsidRPr="002B384C">
        <w:rPr>
          <w:rFonts w:ascii="Courier" w:hAnsi="Courier" w:hint="eastAsia"/>
          <w:sz w:val="21"/>
          <w:szCs w:val="21"/>
        </w:rPr>
        <w:t>XML</w:t>
      </w:r>
      <w:r w:rsidRPr="002B384C">
        <w:rPr>
          <w:rFonts w:ascii="Courier" w:hAnsi="Courier" w:hint="eastAsia"/>
          <w:sz w:val="21"/>
          <w:szCs w:val="21"/>
        </w:rPr>
        <w:t>信息</w:t>
      </w:r>
    </w:p>
    <w:p w:rsidR="00BE0F4D" w:rsidRPr="002B384C" w:rsidRDefault="00BE0F4D" w:rsidP="00BE0F4D">
      <w:pPr>
        <w:pStyle w:val="ab"/>
        <w:spacing w:line="240" w:lineRule="auto"/>
        <w:ind w:firstLine="313"/>
        <w:rPr>
          <w:rFonts w:ascii="Courier" w:hAnsi="Courier"/>
          <w:sz w:val="21"/>
          <w:szCs w:val="21"/>
        </w:rPr>
      </w:pPr>
      <w:r w:rsidRPr="002B384C">
        <w:rPr>
          <w:rFonts w:ascii="Courier" w:hAnsi="Courier" w:hint="eastAsia"/>
          <w:sz w:val="21"/>
          <w:szCs w:val="21"/>
        </w:rPr>
        <w:lastRenderedPageBreak/>
        <w:t>返回值</w:t>
      </w:r>
      <w:r w:rsidRPr="002B384C">
        <w:rPr>
          <w:rFonts w:ascii="Courier" w:hAnsi="Courier" w:hint="eastAsia"/>
          <w:sz w:val="21"/>
          <w:szCs w:val="21"/>
        </w:rPr>
        <w:t>:</w:t>
      </w:r>
    </w:p>
    <w:p w:rsidR="00BE0F4D" w:rsidRDefault="00BE0F4D" w:rsidP="00BE0F4D">
      <w:pPr>
        <w:pStyle w:val="ab"/>
        <w:spacing w:line="240" w:lineRule="auto"/>
        <w:ind w:firstLine="313"/>
        <w:rPr>
          <w:rFonts w:ascii="Courier" w:hAnsi="Courier"/>
          <w:sz w:val="21"/>
          <w:szCs w:val="21"/>
        </w:rPr>
      </w:pPr>
      <w:r w:rsidRPr="002B384C">
        <w:rPr>
          <w:rFonts w:ascii="Courier" w:hAnsi="Courier" w:hint="eastAsia"/>
          <w:sz w:val="21"/>
          <w:szCs w:val="21"/>
        </w:rPr>
        <w:t>返回结果</w:t>
      </w:r>
      <w:r w:rsidRPr="002B384C">
        <w:rPr>
          <w:rFonts w:ascii="Courier" w:hAnsi="Courier" w:hint="eastAsia"/>
          <w:sz w:val="21"/>
          <w:szCs w:val="21"/>
        </w:rPr>
        <w:t>XML</w:t>
      </w:r>
      <w:r w:rsidRPr="002B384C">
        <w:rPr>
          <w:rFonts w:ascii="Courier" w:hAnsi="Courier" w:hint="eastAsia"/>
          <w:sz w:val="21"/>
          <w:szCs w:val="21"/>
        </w:rPr>
        <w:t>字符串</w:t>
      </w:r>
    </w:p>
    <w:p w:rsidR="00BE0F4D" w:rsidRPr="00F66D88" w:rsidRDefault="00BE0F4D" w:rsidP="00BE0F4D">
      <w:pPr>
        <w:pStyle w:val="af4"/>
        <w:numPr>
          <w:ilvl w:val="0"/>
          <w:numId w:val="25"/>
        </w:numPr>
        <w:spacing w:line="360" w:lineRule="auto"/>
        <w:ind w:firstLineChars="0"/>
        <w:rPr>
          <w:rFonts w:ascii="宋体" w:hAnsi="宋体"/>
          <w:sz w:val="24"/>
          <w:szCs w:val="24"/>
        </w:rPr>
      </w:pPr>
      <w:r>
        <w:rPr>
          <w:rFonts w:ascii="宋体" w:hAnsi="宋体" w:hint="eastAsia"/>
          <w:sz w:val="24"/>
          <w:szCs w:val="24"/>
        </w:rPr>
        <w:t>调用示例</w:t>
      </w:r>
      <w:r w:rsidRPr="00F66D88">
        <w:rPr>
          <w:rFonts w:ascii="宋体" w:hAnsi="宋体" w:hint="eastAsia"/>
          <w:sz w:val="24"/>
          <w:szCs w:val="24"/>
        </w:rPr>
        <w: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w:t>
      </w:r>
      <w:proofErr w:type="gramStart"/>
      <w:r w:rsidRPr="008912B4">
        <w:rPr>
          <w:rFonts w:ascii="Courier" w:hAnsi="Courier"/>
          <w:sz w:val="21"/>
          <w:szCs w:val="21"/>
        </w:rPr>
        <w:t>html</w:t>
      </w:r>
      <w:proofErr w:type="gramEnd"/>
      <w:r w:rsidRPr="008912B4">
        <w:rPr>
          <w:rFonts w:ascii="Courier" w:hAnsi="Courier"/>
          <w:sz w:val="21"/>
          <w:szCs w:val="21"/>
        </w:rPr>
        <w:t>&gt;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w:t>
      </w:r>
      <w:proofErr w:type="gramStart"/>
      <w:r w:rsidRPr="008912B4">
        <w:rPr>
          <w:rFonts w:ascii="Courier" w:hAnsi="Courier"/>
          <w:sz w:val="21"/>
          <w:szCs w:val="21"/>
        </w:rPr>
        <w:t>head</w:t>
      </w:r>
      <w:proofErr w:type="gramEnd"/>
      <w:r w:rsidRPr="008912B4">
        <w:rPr>
          <w:rFonts w:ascii="Courier" w:hAnsi="Courier"/>
          <w:sz w:val="21"/>
          <w:szCs w:val="21"/>
        </w:rPr>
        <w:t>&gt;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hint="eastAsia"/>
          <w:sz w:val="21"/>
          <w:szCs w:val="21"/>
        </w:rPr>
        <w:t>&lt;title&gt;ActiveX</w:t>
      </w:r>
      <w:r w:rsidRPr="008912B4">
        <w:rPr>
          <w:rFonts w:ascii="Courier" w:hAnsi="Courier" w:hint="eastAsia"/>
          <w:sz w:val="21"/>
          <w:szCs w:val="21"/>
        </w:rPr>
        <w:t>组件调用示例</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&lt;/title&gt;</w:t>
      </w:r>
    </w:p>
    <w:p w:rsidR="00BE0F4D" w:rsidRDefault="00BE0F4D" w:rsidP="00BE0F4D">
      <w:pPr>
        <w:pStyle w:val="ab"/>
        <w:spacing w:line="240" w:lineRule="auto"/>
        <w:ind w:firstLine="313"/>
        <w:rPr>
          <w:rFonts w:ascii="Courier" w:hAnsi="Courier"/>
          <w:sz w:val="21"/>
          <w:szCs w:val="21"/>
        </w:rPr>
      </w:pPr>
      <w:r w:rsidRPr="008912B4">
        <w:rPr>
          <w:rFonts w:ascii="Courier" w:hAnsi="Courier"/>
          <w:sz w:val="21"/>
          <w:szCs w:val="21"/>
        </w:rPr>
        <w:t>&lt;OBJECT ID=</w:t>
      </w:r>
      <w:proofErr w:type="gramStart"/>
      <w:r w:rsidRPr="008912B4">
        <w:rPr>
          <w:rFonts w:ascii="Courier" w:hAnsi="Courier"/>
          <w:sz w:val="21"/>
          <w:szCs w:val="21"/>
        </w:rPr>
        <w:t>sk</w:t>
      </w:r>
      <w:proofErr w:type="gramEnd"/>
    </w:p>
    <w:p w:rsidR="00BE0F4D" w:rsidRDefault="00BE0F4D" w:rsidP="00BE0F4D">
      <w:pPr>
        <w:pStyle w:val="ab"/>
        <w:spacing w:line="240" w:lineRule="auto"/>
        <w:ind w:firstLine="313"/>
        <w:rPr>
          <w:rFonts w:ascii="Courier" w:hAnsi="Courier"/>
          <w:sz w:val="21"/>
          <w:szCs w:val="21"/>
        </w:rPr>
      </w:pPr>
      <w:r w:rsidRPr="008912B4">
        <w:rPr>
          <w:rFonts w:ascii="Courier" w:hAnsi="Courier"/>
          <w:sz w:val="21"/>
          <w:szCs w:val="21"/>
        </w:rPr>
        <w:t>CLASSID="clsid</w:t>
      </w:r>
      <w:proofErr w:type="gramStart"/>
      <w:r w:rsidRPr="008912B4">
        <w:rPr>
          <w:rFonts w:ascii="Courier" w:hAnsi="Courier"/>
          <w:sz w:val="21"/>
          <w:szCs w:val="21"/>
        </w:rPr>
        <w:t>:003BD8F2</w:t>
      </w:r>
      <w:proofErr w:type="gramEnd"/>
      <w:r w:rsidRPr="008912B4">
        <w:rPr>
          <w:rFonts w:ascii="Courier" w:hAnsi="Courier"/>
          <w:sz w:val="21"/>
          <w:szCs w:val="21"/>
        </w:rPr>
        <w:t xml:space="preserve">-A6C3-48EF-9B72-ECFD8FC4D49F" </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codebase</w:t>
      </w:r>
      <w:proofErr w:type="gramEnd"/>
      <w:r w:rsidRPr="008912B4">
        <w:rPr>
          <w:rFonts w:ascii="Courier" w:hAnsi="Courier"/>
          <w:sz w:val="21"/>
          <w:szCs w:val="21"/>
        </w:rPr>
        <w:t>="NISEC_SKSCX.ocx#version=1,0,0,1"&gt;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&lt;/OBJECT&gt;</w:t>
      </w:r>
    </w:p>
    <w:p w:rsidR="00BE0F4D" w:rsidRPr="008912B4" w:rsidRDefault="00BE0F4D" w:rsidP="00BE0F4D">
      <w:pPr>
        <w:pStyle w:val="ab"/>
        <w:spacing w:line="240" w:lineRule="auto"/>
        <w:ind w:firstLine="313"/>
        <w:rPr>
          <w:rFonts w:ascii="Courier" w:hAnsi="Courier"/>
          <w:sz w:val="21"/>
          <w:szCs w:val="21"/>
        </w:rPr>
      </w:pP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&lt;script language="javascript"&gt;</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function</w:t>
      </w:r>
      <w:proofErr w:type="gramEnd"/>
      <w:r w:rsidRPr="008912B4">
        <w:rPr>
          <w:rFonts w:ascii="Courier" w:hAnsi="Courier"/>
          <w:sz w:val="21"/>
          <w:szCs w:val="21"/>
        </w:rPr>
        <w:t xml:space="preserve"> SetParameter()</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w:t>
      </w:r>
    </w:p>
    <w:p w:rsidR="00BE0F4D" w:rsidRDefault="00BE0F4D" w:rsidP="00BE0F4D">
      <w:pPr>
        <w:pStyle w:val="ab"/>
        <w:spacing w:line="240" w:lineRule="auto"/>
        <w:ind w:firstLine="313"/>
        <w:rPr>
          <w:rFonts w:ascii="Courier" w:hAnsi="Courier"/>
          <w:sz w:val="21"/>
          <w:szCs w:val="21"/>
        </w:rPr>
      </w:pPr>
      <w:proofErr w:type="gramStart"/>
      <w:r w:rsidRPr="008912B4">
        <w:rPr>
          <w:rFonts w:ascii="Courier" w:hAnsi="Courier" w:hint="eastAsia"/>
          <w:sz w:val="21"/>
          <w:szCs w:val="21"/>
        </w:rPr>
        <w:t>var</w:t>
      </w:r>
      <w:proofErr w:type="gramEnd"/>
      <w:r w:rsidRPr="008912B4">
        <w:rPr>
          <w:rFonts w:ascii="Courier" w:hAnsi="Courier" w:hint="eastAsia"/>
          <w:sz w:val="21"/>
          <w:szCs w:val="21"/>
        </w:rPr>
        <w:t xml:space="preserve"> sInputInfo = </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hint="eastAsia"/>
          <w:sz w:val="21"/>
          <w:szCs w:val="21"/>
        </w:rPr>
        <w:t>"&lt;</w:t>
      </w:r>
      <w:proofErr w:type="gramStart"/>
      <w:r w:rsidRPr="008912B4">
        <w:rPr>
          <w:rFonts w:ascii="Courier" w:hAnsi="Courier" w:hint="eastAsia"/>
          <w:sz w:val="21"/>
          <w:szCs w:val="21"/>
        </w:rPr>
        <w:t>?xml</w:t>
      </w:r>
      <w:proofErr w:type="gramEnd"/>
      <w:r w:rsidRPr="008912B4">
        <w:rPr>
          <w:rFonts w:ascii="Courier" w:hAnsi="Courier" w:hint="eastAsia"/>
          <w:sz w:val="21"/>
          <w:szCs w:val="21"/>
        </w:rPr>
        <w:t xml:space="preserve"> version=\"1.0\" encoding=\"gbk\"?&gt;\r\n&lt;business id=\"20001\" comment=\"</w:t>
      </w:r>
      <w:r w:rsidRPr="008912B4">
        <w:rPr>
          <w:rFonts w:ascii="Courier" w:hAnsi="Courier" w:hint="eastAsia"/>
          <w:sz w:val="21"/>
          <w:szCs w:val="21"/>
        </w:rPr>
        <w:t>参数设置</w:t>
      </w:r>
      <w:r w:rsidRPr="008912B4">
        <w:rPr>
          <w:rFonts w:ascii="Courier" w:hAnsi="Courier" w:hint="eastAsia"/>
          <w:sz w:val="21"/>
          <w:szCs w:val="21"/>
        </w:rPr>
        <w:t>\"&gt;\r\n&lt;body yylxdm=\"1\"&gt;\r\n&lt;servletip&gt;192.168.0.1&lt;/servletip&gt;\r\n&lt;servletport&gt;7001&lt;/servletport&gt;\r\n&lt;keypwd&gt;00000000&lt;/keypwd&gt;\r\n&lt;/body&gt;\r\n&lt;/business</w:t>
      </w:r>
      <w:r w:rsidRPr="008912B4">
        <w:rPr>
          <w:rFonts w:ascii="Courier" w:hAnsi="Courier"/>
          <w:sz w:val="21"/>
          <w:szCs w:val="21"/>
        </w:rPr>
        <w:t>&gt;";</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alert(</w:t>
      </w:r>
      <w:proofErr w:type="gramEnd"/>
      <w:r w:rsidRPr="008912B4">
        <w:rPr>
          <w:rFonts w:ascii="Courier" w:hAnsi="Courier"/>
          <w:sz w:val="21"/>
          <w:szCs w:val="21"/>
        </w:rPr>
        <w:t>sInputInfo);</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try</w:t>
      </w:r>
      <w:proofErr w:type="gramEnd"/>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 xml:space="preserve">    {</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ret</w:t>
      </w:r>
      <w:proofErr w:type="gramEnd"/>
      <w:r w:rsidRPr="008912B4">
        <w:rPr>
          <w:rFonts w:ascii="Courier" w:hAnsi="Courier"/>
          <w:sz w:val="21"/>
          <w:szCs w:val="21"/>
        </w:rPr>
        <w:t xml:space="preserve"> = sk.Operate(sInputInfo);</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alert(</w:t>
      </w:r>
      <w:proofErr w:type="gramEnd"/>
      <w:r w:rsidRPr="008912B4">
        <w:rPr>
          <w:rFonts w:ascii="Courier" w:hAnsi="Courier"/>
          <w:sz w:val="21"/>
          <w:szCs w:val="21"/>
        </w:rPr>
        <w:t>ret);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 xml:space="preserve">    }</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catch(</w:t>
      </w:r>
      <w:proofErr w:type="gramEnd"/>
      <w:r w:rsidRPr="008912B4">
        <w:rPr>
          <w:rFonts w:ascii="Courier" w:hAnsi="Courier"/>
          <w:sz w:val="21"/>
          <w:szCs w:val="21"/>
        </w:rPr>
        <w:t>e)</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 xml:space="preserve">    {</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alert(</w:t>
      </w:r>
      <w:proofErr w:type="gramEnd"/>
      <w:r w:rsidRPr="008912B4">
        <w:rPr>
          <w:rFonts w:ascii="Courier" w:hAnsi="Courier"/>
          <w:sz w:val="21"/>
          <w:szCs w:val="21"/>
        </w:rPr>
        <w:t>e.message + ",errno:" + e.number);</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 xml:space="preserve">    }</w:t>
      </w:r>
      <w:r w:rsidRPr="008912B4">
        <w:rPr>
          <w:rFonts w:ascii="Courier" w:hAnsi="Courier"/>
          <w:sz w:val="21"/>
          <w:szCs w:val="21"/>
        </w:rPr>
        <w:tab/>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w:t>
      </w:r>
    </w:p>
    <w:p w:rsidR="00BE0F4D" w:rsidRPr="008912B4" w:rsidRDefault="00BE0F4D" w:rsidP="00BE0F4D">
      <w:pPr>
        <w:pStyle w:val="ab"/>
        <w:spacing w:line="240" w:lineRule="auto"/>
        <w:ind w:firstLine="313"/>
        <w:rPr>
          <w:rFonts w:ascii="Courier" w:hAnsi="Courier"/>
          <w:sz w:val="21"/>
          <w:szCs w:val="21"/>
        </w:rPr>
      </w:pP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function</w:t>
      </w:r>
      <w:proofErr w:type="gramEnd"/>
      <w:r w:rsidRPr="008912B4">
        <w:rPr>
          <w:rFonts w:ascii="Courier" w:hAnsi="Courier"/>
          <w:sz w:val="21"/>
          <w:szCs w:val="21"/>
        </w:rPr>
        <w:t xml:space="preserve"> KeyQuery()</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hint="eastAsia"/>
          <w:sz w:val="21"/>
          <w:szCs w:val="21"/>
        </w:rPr>
        <w:t>var</w:t>
      </w:r>
      <w:proofErr w:type="gramEnd"/>
      <w:r w:rsidRPr="008912B4">
        <w:rPr>
          <w:rFonts w:ascii="Courier" w:hAnsi="Courier" w:hint="eastAsia"/>
          <w:sz w:val="21"/>
          <w:szCs w:val="21"/>
        </w:rPr>
        <w:t xml:space="preserve"> sInputInfo = "&lt;?xml version=\"1.0\" encoding=\"gbk\"?&gt;\r\n&lt;business id=\"20002\" comment=\"</w:t>
      </w:r>
      <w:r w:rsidRPr="008912B4">
        <w:rPr>
          <w:rFonts w:ascii="Courier" w:hAnsi="Courier" w:hint="eastAsia"/>
          <w:sz w:val="21"/>
          <w:szCs w:val="21"/>
        </w:rPr>
        <w:t>税控钥匙信息查询</w:t>
      </w:r>
      <w:r w:rsidRPr="008912B4">
        <w:rPr>
          <w:rFonts w:ascii="Courier" w:hAnsi="Courier" w:hint="eastAsia"/>
          <w:sz w:val="21"/>
          <w:szCs w:val="21"/>
        </w:rPr>
        <w:t>\"&gt;\r\n&lt;body yylxdm=\"1\"&gt;\r\n&lt;keypwd&gt;00000000&lt;/keypwd&gt;\r\n&lt;/body&gt;\r\n&lt;/business&gt;";</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alert(</w:t>
      </w:r>
      <w:proofErr w:type="gramEnd"/>
      <w:r w:rsidRPr="008912B4">
        <w:rPr>
          <w:rFonts w:ascii="Courier" w:hAnsi="Courier"/>
          <w:sz w:val="21"/>
          <w:szCs w:val="21"/>
        </w:rPr>
        <w:t>sInputInfo);</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try</w:t>
      </w:r>
      <w:proofErr w:type="gramEnd"/>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 xml:space="preserve">    {</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ret</w:t>
      </w:r>
      <w:proofErr w:type="gramEnd"/>
      <w:r w:rsidRPr="008912B4">
        <w:rPr>
          <w:rFonts w:ascii="Courier" w:hAnsi="Courier"/>
          <w:sz w:val="21"/>
          <w:szCs w:val="21"/>
        </w:rPr>
        <w:t xml:space="preserve"> = sk.Operate(sInputInfo);</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ab/>
      </w:r>
      <w:proofErr w:type="gramStart"/>
      <w:r w:rsidRPr="008912B4">
        <w:rPr>
          <w:rFonts w:ascii="Courier" w:hAnsi="Courier"/>
          <w:sz w:val="21"/>
          <w:szCs w:val="21"/>
        </w:rPr>
        <w:t>alert(</w:t>
      </w:r>
      <w:proofErr w:type="gramEnd"/>
      <w:r w:rsidRPr="008912B4">
        <w:rPr>
          <w:rFonts w:ascii="Courier" w:hAnsi="Courier"/>
          <w:sz w:val="21"/>
          <w:szCs w:val="21"/>
        </w:rPr>
        <w:t>ret);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 xml:space="preserve">    }</w:t>
      </w:r>
    </w:p>
    <w:p w:rsidR="00BE0F4D" w:rsidRPr="008912B4" w:rsidRDefault="00BE0F4D" w:rsidP="00BE0F4D">
      <w:pPr>
        <w:pStyle w:val="ab"/>
        <w:spacing w:line="240" w:lineRule="auto"/>
        <w:ind w:firstLine="313"/>
        <w:rPr>
          <w:rFonts w:ascii="Courier" w:hAnsi="Courier"/>
          <w:sz w:val="21"/>
          <w:szCs w:val="21"/>
        </w:rPr>
      </w:pPr>
      <w:proofErr w:type="gramStart"/>
      <w:r w:rsidRPr="008912B4">
        <w:rPr>
          <w:rFonts w:ascii="Courier" w:hAnsi="Courier"/>
          <w:sz w:val="21"/>
          <w:szCs w:val="21"/>
        </w:rPr>
        <w:t>catch(</w:t>
      </w:r>
      <w:proofErr w:type="gramEnd"/>
      <w:r w:rsidRPr="008912B4">
        <w:rPr>
          <w:rFonts w:ascii="Courier" w:hAnsi="Courier"/>
          <w:sz w:val="21"/>
          <w:szCs w:val="21"/>
        </w:rPr>
        <w:t>e)</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 xml:space="preserve">    {</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ab/>
      </w:r>
      <w:proofErr w:type="gramStart"/>
      <w:r w:rsidRPr="008912B4">
        <w:rPr>
          <w:rFonts w:ascii="Courier" w:hAnsi="Courier"/>
          <w:sz w:val="21"/>
          <w:szCs w:val="21"/>
        </w:rPr>
        <w:t>alert(</w:t>
      </w:r>
      <w:proofErr w:type="gramEnd"/>
      <w:r w:rsidRPr="008912B4">
        <w:rPr>
          <w:rFonts w:ascii="Courier" w:hAnsi="Courier"/>
          <w:sz w:val="21"/>
          <w:szCs w:val="21"/>
        </w:rPr>
        <w:t>e.message + ",errno:" + e.number);</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 xml:space="preserve">    }</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&lt;/script&gt;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&lt;/head&gt;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&lt;body bgcolor=#f0f0ff&gt;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&lt;div align="center"&gt;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&lt;form name=formData&gt;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lastRenderedPageBreak/>
        <w:t>&lt;table border=2 cellspacing=0&gt;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hint="eastAsia"/>
          <w:sz w:val="21"/>
          <w:szCs w:val="21"/>
        </w:rPr>
        <w:t>&lt;caption &gt;&lt;font size=6 color=#0000ff&gt;ActiveX</w:t>
      </w:r>
      <w:r w:rsidRPr="008912B4">
        <w:rPr>
          <w:rFonts w:ascii="Courier" w:hAnsi="Courier" w:hint="eastAsia"/>
          <w:sz w:val="21"/>
          <w:szCs w:val="21"/>
        </w:rPr>
        <w:t>组件调用示例</w:t>
      </w:r>
      <w:r w:rsidRPr="008912B4">
        <w:rPr>
          <w:rFonts w:ascii="Courier" w:hAnsi="Courier" w:hint="eastAsia"/>
          <w:sz w:val="21"/>
          <w:szCs w:val="21"/>
        </w:rPr>
        <w:t>&lt;/font&gt;&lt;/caption&gt;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w:t>
      </w:r>
      <w:proofErr w:type="gramStart"/>
      <w:r w:rsidRPr="008912B4">
        <w:rPr>
          <w:rFonts w:ascii="Courier" w:hAnsi="Courier"/>
          <w:sz w:val="21"/>
          <w:szCs w:val="21"/>
        </w:rPr>
        <w:t>br</w:t>
      </w:r>
      <w:proofErr w:type="gramEnd"/>
      <w:r w:rsidRPr="008912B4">
        <w:rPr>
          <w:rFonts w:ascii="Courier" w:hAnsi="Courier"/>
          <w:sz w:val="21"/>
          <w:szCs w:val="21"/>
        </w:rPr>
        <w:t>&gt;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w:t>
      </w:r>
      <w:proofErr w:type="gramStart"/>
      <w:r w:rsidRPr="008912B4">
        <w:rPr>
          <w:rFonts w:ascii="Courier" w:hAnsi="Courier"/>
          <w:sz w:val="21"/>
          <w:szCs w:val="21"/>
        </w:rPr>
        <w:t>tr</w:t>
      </w:r>
      <w:proofErr w:type="gramEnd"/>
      <w:r w:rsidRPr="008912B4">
        <w:rPr>
          <w:rFonts w:ascii="Courier" w:hAnsi="Courier"/>
          <w:sz w:val="21"/>
          <w:szCs w:val="21"/>
        </w:rPr>
        <w:t xml:space="preserve"> height=50&gt;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hint="eastAsia"/>
          <w:sz w:val="21"/>
          <w:szCs w:val="21"/>
        </w:rPr>
        <w:tab/>
        <w:t>&lt;td width="300" align="center"&gt;&lt;input type="button" value="</w:t>
      </w:r>
      <w:r w:rsidRPr="008912B4">
        <w:rPr>
          <w:rFonts w:ascii="Courier" w:hAnsi="Courier" w:hint="eastAsia"/>
          <w:sz w:val="21"/>
          <w:szCs w:val="21"/>
        </w:rPr>
        <w:t>参数设置</w:t>
      </w:r>
      <w:r w:rsidRPr="008912B4">
        <w:rPr>
          <w:rFonts w:ascii="Courier" w:hAnsi="Courier" w:hint="eastAsia"/>
          <w:sz w:val="21"/>
          <w:szCs w:val="21"/>
        </w:rPr>
        <w:t>" onclick="SetParameter();"&gt;&lt;/td&gt;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hint="eastAsia"/>
          <w:sz w:val="21"/>
          <w:szCs w:val="21"/>
        </w:rPr>
        <w:tab/>
        <w:t>&lt;td width="300" align="center"&gt;&lt;input type="button" value="</w:t>
      </w:r>
      <w:r w:rsidRPr="008912B4">
        <w:rPr>
          <w:rFonts w:ascii="Courier" w:hAnsi="Courier" w:hint="eastAsia"/>
          <w:sz w:val="21"/>
          <w:szCs w:val="21"/>
        </w:rPr>
        <w:t>税控钥匙信息查询</w:t>
      </w:r>
      <w:r w:rsidRPr="008912B4">
        <w:rPr>
          <w:rFonts w:ascii="Courier" w:hAnsi="Courier" w:hint="eastAsia"/>
          <w:sz w:val="21"/>
          <w:szCs w:val="21"/>
        </w:rPr>
        <w:t>" onclick="KeyQuery();"&gt;&lt;/td&gt;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w:t>
      </w:r>
      <w:proofErr w:type="gramStart"/>
      <w:r w:rsidRPr="008912B4">
        <w:rPr>
          <w:rFonts w:ascii="Courier" w:hAnsi="Courier"/>
          <w:sz w:val="21"/>
          <w:szCs w:val="21"/>
        </w:rPr>
        <w:t>tr</w:t>
      </w:r>
      <w:proofErr w:type="gramEnd"/>
      <w:r w:rsidRPr="008912B4">
        <w:rPr>
          <w:rFonts w:ascii="Courier" w:hAnsi="Courier"/>
          <w:sz w:val="21"/>
          <w:szCs w:val="21"/>
        </w:rPr>
        <w:t>&gt;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w:t>
      </w:r>
      <w:proofErr w:type="gramStart"/>
      <w:r w:rsidRPr="008912B4">
        <w:rPr>
          <w:rFonts w:ascii="Courier" w:hAnsi="Courier"/>
          <w:sz w:val="21"/>
          <w:szCs w:val="21"/>
        </w:rPr>
        <w:t>br</w:t>
      </w:r>
      <w:proofErr w:type="gramEnd"/>
      <w:r w:rsidRPr="008912B4">
        <w:rPr>
          <w:rFonts w:ascii="Courier" w:hAnsi="Courier"/>
          <w:sz w:val="21"/>
          <w:szCs w:val="21"/>
        </w:rPr>
        <w:t>&gt;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&lt;/table&gt;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&lt;/form&gt;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&lt;/div&gt;</w:t>
      </w:r>
    </w:p>
    <w:p w:rsidR="00BE0F4D" w:rsidRPr="008912B4" w:rsidRDefault="00BE0F4D" w:rsidP="00BE0F4D">
      <w:pPr>
        <w:pStyle w:val="ab"/>
        <w:spacing w:line="240" w:lineRule="auto"/>
        <w:ind w:firstLine="313"/>
        <w:rPr>
          <w:rFonts w:ascii="Courier" w:hAnsi="Courier"/>
          <w:sz w:val="21"/>
          <w:szCs w:val="21"/>
        </w:rPr>
      </w:pPr>
      <w:r w:rsidRPr="008912B4">
        <w:rPr>
          <w:rFonts w:ascii="Courier" w:hAnsi="Courier"/>
          <w:sz w:val="21"/>
          <w:szCs w:val="21"/>
        </w:rPr>
        <w:t>&lt;/body&gt;</w:t>
      </w:r>
    </w:p>
    <w:p w:rsidR="0093104C" w:rsidRDefault="00BE0F4D" w:rsidP="00436D62">
      <w:pPr>
        <w:pStyle w:val="1"/>
      </w:pPr>
      <w:bookmarkStart w:id="14" w:name="_Toc15310120"/>
      <w:r w:rsidRPr="0093104C">
        <w:rPr>
          <w:rFonts w:hint="eastAsia"/>
        </w:rPr>
        <w:t>接口定义</w:t>
      </w:r>
      <w:bookmarkEnd w:id="8"/>
      <w:bookmarkEnd w:id="14"/>
    </w:p>
    <w:p w:rsidR="00F301B5" w:rsidRPr="004D1D61" w:rsidRDefault="00F301B5" w:rsidP="00F301B5">
      <w:pPr>
        <w:spacing w:line="360" w:lineRule="auto"/>
        <w:ind w:firstLine="420"/>
        <w:rPr>
          <w:sz w:val="24"/>
          <w:szCs w:val="21"/>
        </w:rPr>
      </w:pPr>
      <w:r w:rsidRPr="004D1D61">
        <w:rPr>
          <w:rFonts w:hint="eastAsia"/>
          <w:sz w:val="24"/>
          <w:szCs w:val="21"/>
        </w:rPr>
        <w:t>接口中的</w:t>
      </w:r>
      <w:r w:rsidRPr="004D1D61">
        <w:rPr>
          <w:rFonts w:hint="eastAsia"/>
          <w:sz w:val="24"/>
          <w:szCs w:val="21"/>
        </w:rPr>
        <w:t>xml</w:t>
      </w:r>
      <w:r w:rsidRPr="004D1D61">
        <w:rPr>
          <w:rFonts w:hint="eastAsia"/>
          <w:sz w:val="24"/>
          <w:szCs w:val="21"/>
        </w:rPr>
        <w:t>数据项，如无特殊说明，遵从以下规则：</w:t>
      </w:r>
    </w:p>
    <w:p w:rsidR="00F301B5" w:rsidRPr="004D1D61" w:rsidRDefault="00F301B5" w:rsidP="00F301B5">
      <w:pPr>
        <w:numPr>
          <w:ilvl w:val="0"/>
          <w:numId w:val="3"/>
        </w:numPr>
        <w:spacing w:line="360" w:lineRule="auto"/>
        <w:rPr>
          <w:rFonts w:ascii="宋体" w:hAnsi="宋体"/>
          <w:sz w:val="24"/>
          <w:szCs w:val="21"/>
        </w:rPr>
      </w:pPr>
      <w:r w:rsidRPr="004D1D61">
        <w:rPr>
          <w:rFonts w:ascii="宋体" w:hAnsi="宋体" w:hint="eastAsia"/>
          <w:sz w:val="24"/>
          <w:szCs w:val="21"/>
        </w:rPr>
        <w:t>金额字段单位统一为元，小数点后精确到两位。</w:t>
      </w:r>
    </w:p>
    <w:p w:rsidR="00F301B5" w:rsidRDefault="00F301B5" w:rsidP="00F301B5">
      <w:pPr>
        <w:numPr>
          <w:ilvl w:val="0"/>
          <w:numId w:val="3"/>
        </w:numPr>
        <w:spacing w:line="360" w:lineRule="auto"/>
        <w:rPr>
          <w:rFonts w:ascii="宋体" w:hAnsi="宋体"/>
          <w:sz w:val="24"/>
          <w:szCs w:val="21"/>
        </w:rPr>
      </w:pPr>
      <w:r w:rsidRPr="004D1D61">
        <w:rPr>
          <w:rFonts w:ascii="宋体" w:hAnsi="宋体" w:hint="eastAsia"/>
          <w:sz w:val="24"/>
          <w:szCs w:val="21"/>
        </w:rPr>
        <w:t>日期字段格式统一为“YYYYMMDD”。</w:t>
      </w:r>
    </w:p>
    <w:p w:rsidR="00605DE9" w:rsidRPr="00605DE9" w:rsidRDefault="00605DE9" w:rsidP="00605DE9">
      <w:pPr>
        <w:numPr>
          <w:ilvl w:val="0"/>
          <w:numId w:val="3"/>
        </w:numPr>
        <w:spacing w:line="360" w:lineRule="auto"/>
        <w:rPr>
          <w:rFonts w:ascii="宋体" w:hAnsi="宋体"/>
          <w:sz w:val="24"/>
          <w:szCs w:val="21"/>
        </w:rPr>
      </w:pPr>
      <w:r w:rsidRPr="00605DE9">
        <w:rPr>
          <w:rFonts w:ascii="宋体" w:hAnsi="宋体" w:hint="eastAsia"/>
          <w:sz w:val="24"/>
          <w:szCs w:val="21"/>
        </w:rPr>
        <w:t>所有的xml的节点内容均须传入正常字符。</w:t>
      </w:r>
    </w:p>
    <w:p w:rsidR="00605DE9" w:rsidRDefault="00605DE9" w:rsidP="00F301B5">
      <w:pPr>
        <w:numPr>
          <w:ilvl w:val="0"/>
          <w:numId w:val="3"/>
        </w:numPr>
        <w:spacing w:line="360" w:lineRule="auto"/>
        <w:rPr>
          <w:rFonts w:ascii="宋体" w:hAnsi="宋体"/>
          <w:sz w:val="24"/>
          <w:szCs w:val="21"/>
        </w:rPr>
      </w:pPr>
      <w:r w:rsidRPr="00605DE9">
        <w:rPr>
          <w:rFonts w:ascii="宋体" w:hAnsi="宋体" w:hint="eastAsia"/>
          <w:sz w:val="24"/>
          <w:szCs w:val="21"/>
        </w:rPr>
        <w:t>所有的xml的节点内容长度均为字节数(一个汉字两个字节)。</w:t>
      </w:r>
    </w:p>
    <w:p w:rsidR="00B75C71" w:rsidRPr="00B6635B" w:rsidRDefault="0019414C" w:rsidP="00F301B5">
      <w:pPr>
        <w:numPr>
          <w:ilvl w:val="0"/>
          <w:numId w:val="3"/>
        </w:numPr>
        <w:spacing w:line="360" w:lineRule="auto"/>
        <w:rPr>
          <w:rFonts w:ascii="宋体" w:hAnsi="宋体"/>
          <w:sz w:val="24"/>
          <w:szCs w:val="21"/>
        </w:rPr>
      </w:pPr>
      <w:r w:rsidRPr="00B6635B">
        <w:rPr>
          <w:rFonts w:ascii="宋体" w:hAnsi="宋体" w:hint="eastAsia"/>
          <w:sz w:val="24"/>
          <w:szCs w:val="21"/>
        </w:rPr>
        <w:t>企业调用的输入报文</w:t>
      </w:r>
      <w:r w:rsidR="00B75C71" w:rsidRPr="00B6635B">
        <w:rPr>
          <w:rFonts w:ascii="宋体" w:hAnsi="宋体" w:hint="eastAsia"/>
          <w:sz w:val="24"/>
          <w:szCs w:val="21"/>
        </w:rPr>
        <w:t>的节点顺序需与</w:t>
      </w:r>
      <w:r w:rsidRPr="00B6635B">
        <w:rPr>
          <w:rFonts w:ascii="宋体" w:hAnsi="宋体" w:hint="eastAsia"/>
          <w:sz w:val="24"/>
          <w:szCs w:val="21"/>
        </w:rPr>
        <w:t>文档中</w:t>
      </w:r>
      <w:r w:rsidR="00B75C71" w:rsidRPr="00B6635B">
        <w:rPr>
          <w:rFonts w:ascii="宋体" w:hAnsi="宋体" w:hint="eastAsia"/>
          <w:sz w:val="24"/>
          <w:szCs w:val="21"/>
        </w:rPr>
        <w:t>定义一致。</w:t>
      </w:r>
    </w:p>
    <w:p w:rsidR="00B75C71" w:rsidRPr="00B6635B" w:rsidRDefault="00EB7828" w:rsidP="00F301B5">
      <w:pPr>
        <w:numPr>
          <w:ilvl w:val="0"/>
          <w:numId w:val="3"/>
        </w:numPr>
        <w:spacing w:line="360" w:lineRule="auto"/>
        <w:rPr>
          <w:rFonts w:ascii="宋体" w:hAnsi="宋体"/>
          <w:sz w:val="24"/>
          <w:szCs w:val="21"/>
        </w:rPr>
      </w:pPr>
      <w:r w:rsidRPr="00B6635B">
        <w:rPr>
          <w:rFonts w:ascii="宋体" w:hAnsi="宋体" w:hint="eastAsia"/>
          <w:sz w:val="24"/>
          <w:szCs w:val="21"/>
        </w:rPr>
        <w:t>文档中定义参数为非</w:t>
      </w:r>
      <w:proofErr w:type="gramStart"/>
      <w:r w:rsidRPr="00B6635B">
        <w:rPr>
          <w:rFonts w:ascii="宋体" w:hAnsi="宋体" w:hint="eastAsia"/>
          <w:sz w:val="24"/>
          <w:szCs w:val="21"/>
        </w:rPr>
        <w:t>必填</w:t>
      </w:r>
      <w:r w:rsidR="000F4A16" w:rsidRPr="00B6635B">
        <w:rPr>
          <w:rFonts w:ascii="宋体" w:hAnsi="宋体" w:hint="eastAsia"/>
          <w:sz w:val="24"/>
          <w:szCs w:val="21"/>
        </w:rPr>
        <w:t>项时</w:t>
      </w:r>
      <w:proofErr w:type="gramEnd"/>
      <w:r w:rsidR="00C02EAF" w:rsidRPr="00B6635B">
        <w:rPr>
          <w:rFonts w:ascii="宋体" w:hAnsi="宋体" w:hint="eastAsia"/>
          <w:sz w:val="24"/>
          <w:szCs w:val="21"/>
        </w:rPr>
        <w:t>内容</w:t>
      </w:r>
      <w:r w:rsidR="00B75C71" w:rsidRPr="00B6635B">
        <w:rPr>
          <w:rFonts w:ascii="宋体" w:hAnsi="宋体" w:hint="eastAsia"/>
          <w:sz w:val="24"/>
          <w:szCs w:val="21"/>
        </w:rPr>
        <w:t>为空，但节点须保留。</w:t>
      </w:r>
    </w:p>
    <w:p w:rsidR="00244824" w:rsidRPr="002652A6" w:rsidRDefault="00244824" w:rsidP="00AE6034">
      <w:pPr>
        <w:pStyle w:val="2"/>
      </w:pPr>
      <w:bookmarkStart w:id="15" w:name="_Toc15310121"/>
      <w:bookmarkStart w:id="16" w:name="_Toc421870214"/>
      <w:r>
        <w:rPr>
          <w:rFonts w:hint="eastAsia"/>
        </w:rPr>
        <w:t>参数设置</w:t>
      </w:r>
      <w:bookmarkEnd w:id="15"/>
    </w:p>
    <w:p w:rsidR="00244824" w:rsidRDefault="00244824" w:rsidP="00244824">
      <w:pPr>
        <w:pStyle w:val="3"/>
        <w:ind w:left="0"/>
      </w:pPr>
      <w:r w:rsidRPr="00244824">
        <w:rPr>
          <w:rFonts w:hint="eastAsia"/>
        </w:rPr>
        <w:t>接口说明</w:t>
      </w:r>
    </w:p>
    <w:p w:rsidR="00244824" w:rsidRPr="00E1451A" w:rsidRDefault="00244824" w:rsidP="00244824">
      <w:pPr>
        <w:spacing w:line="360" w:lineRule="auto"/>
        <w:ind w:firstLine="420"/>
        <w:rPr>
          <w:rFonts w:ascii="宋体" w:hAnsi="宋体"/>
          <w:kern w:val="0"/>
          <w:sz w:val="24"/>
          <w:szCs w:val="24"/>
        </w:rPr>
      </w:pPr>
      <w:r w:rsidRPr="00E1451A">
        <w:rPr>
          <w:rFonts w:ascii="宋体" w:hAnsi="宋体" w:hint="eastAsia"/>
          <w:kern w:val="0"/>
          <w:sz w:val="24"/>
          <w:szCs w:val="24"/>
        </w:rPr>
        <w:t>参数设置接口完成服务器IP地址、端口号和税控钥匙口令的设置功能，仅ActiveX</w:t>
      </w:r>
      <w:r w:rsidR="007D4456">
        <w:rPr>
          <w:rFonts w:ascii="宋体" w:hAnsi="宋体" w:hint="eastAsia"/>
          <w:kern w:val="0"/>
          <w:sz w:val="24"/>
          <w:szCs w:val="24"/>
        </w:rPr>
        <w:t>,动态链接库</w:t>
      </w:r>
      <w:r w:rsidRPr="00E1451A">
        <w:rPr>
          <w:rFonts w:ascii="宋体" w:hAnsi="宋体" w:hint="eastAsia"/>
          <w:kern w:val="0"/>
          <w:sz w:val="24"/>
          <w:szCs w:val="24"/>
        </w:rPr>
        <w:t>接口提供该接口，</w:t>
      </w:r>
      <w:r w:rsidR="00EE33A6">
        <w:rPr>
          <w:rFonts w:ascii="宋体" w:hAnsi="宋体" w:hint="eastAsia"/>
          <w:kern w:val="0"/>
          <w:sz w:val="24"/>
          <w:szCs w:val="24"/>
        </w:rPr>
        <w:t>首次调用其它接口</w:t>
      </w:r>
      <w:r w:rsidR="004C7986">
        <w:rPr>
          <w:rFonts w:ascii="宋体" w:hAnsi="宋体" w:hint="eastAsia"/>
          <w:kern w:val="0"/>
          <w:sz w:val="24"/>
          <w:szCs w:val="24"/>
        </w:rPr>
        <w:t>必须进行参数设置，</w:t>
      </w:r>
      <w:r w:rsidR="00EE33A6">
        <w:rPr>
          <w:rFonts w:ascii="宋体" w:hAnsi="宋体" w:hint="eastAsia"/>
          <w:kern w:val="0"/>
          <w:sz w:val="24"/>
          <w:szCs w:val="24"/>
        </w:rPr>
        <w:t>如</w:t>
      </w:r>
      <w:r w:rsidR="008B71B6">
        <w:rPr>
          <w:rFonts w:ascii="宋体" w:hAnsi="宋体" w:hint="eastAsia"/>
          <w:kern w:val="0"/>
          <w:sz w:val="24"/>
          <w:szCs w:val="24"/>
        </w:rPr>
        <w:t>果会话能保持</w:t>
      </w:r>
      <w:r w:rsidR="00EE33A6">
        <w:rPr>
          <w:rFonts w:ascii="宋体" w:hAnsi="宋体" w:hint="eastAsia"/>
          <w:kern w:val="0"/>
          <w:sz w:val="24"/>
          <w:szCs w:val="24"/>
        </w:rPr>
        <w:t>不用重复调用</w:t>
      </w:r>
      <w:r w:rsidRPr="00E1451A">
        <w:rPr>
          <w:rFonts w:ascii="宋体" w:hAnsi="宋体" w:hint="eastAsia"/>
          <w:kern w:val="0"/>
          <w:sz w:val="24"/>
          <w:szCs w:val="24"/>
        </w:rPr>
        <w:t>。</w:t>
      </w:r>
    </w:p>
    <w:p w:rsidR="00E1451A" w:rsidRPr="0093104C" w:rsidRDefault="00E1451A" w:rsidP="00E1451A">
      <w:pPr>
        <w:pStyle w:val="3"/>
        <w:ind w:left="0"/>
      </w:pPr>
      <w:r w:rsidRPr="0093104C">
        <w:rPr>
          <w:rFonts w:hint="eastAsia"/>
        </w:rPr>
        <w:t>请求数据</w:t>
      </w:r>
    </w:p>
    <w:p w:rsidR="00244824" w:rsidRPr="000151D3" w:rsidRDefault="00E1451A" w:rsidP="00244824">
      <w:pPr>
        <w:spacing w:line="360" w:lineRule="auto"/>
        <w:rPr>
          <w:rFonts w:ascii="宋体" w:hAnsi="宋体"/>
          <w:kern w:val="0"/>
          <w:szCs w:val="21"/>
        </w:rPr>
      </w:pPr>
      <w:r w:rsidRPr="004D1D61">
        <w:rPr>
          <w:rFonts w:hint="eastAsia"/>
          <w:b/>
          <w:sz w:val="24"/>
          <w:szCs w:val="21"/>
        </w:rPr>
        <w:t>请求报文：</w:t>
      </w:r>
    </w:p>
    <w:p w:rsidR="00244824" w:rsidRPr="000151D3" w:rsidRDefault="00244824" w:rsidP="00244824">
      <w:pPr>
        <w:pStyle w:val="ab"/>
        <w:spacing w:line="240" w:lineRule="auto"/>
        <w:ind w:firstLineChars="150" w:firstLine="315"/>
        <w:rPr>
          <w:rFonts w:ascii="Courier" w:hAnsi="Courier"/>
          <w:sz w:val="21"/>
          <w:szCs w:val="21"/>
        </w:rPr>
      </w:pPr>
      <w:proofErr w:type="gramStart"/>
      <w:r w:rsidRPr="000151D3">
        <w:rPr>
          <w:rFonts w:ascii="Courier" w:hAnsi="Courier"/>
          <w:sz w:val="21"/>
          <w:szCs w:val="21"/>
        </w:rPr>
        <w:t>&lt;?xml</w:t>
      </w:r>
      <w:proofErr w:type="gramEnd"/>
      <w:r w:rsidRPr="000151D3">
        <w:rPr>
          <w:rFonts w:ascii="Courier" w:hAnsi="Courier"/>
          <w:sz w:val="21"/>
          <w:szCs w:val="21"/>
        </w:rPr>
        <w:t xml:space="preserve"> version="1.0" encoding="gbk"?&gt;</w:t>
      </w:r>
    </w:p>
    <w:p w:rsidR="00244824" w:rsidRPr="000151D3" w:rsidRDefault="00244824" w:rsidP="00244824">
      <w:pPr>
        <w:pStyle w:val="ab"/>
        <w:spacing w:line="240" w:lineRule="auto"/>
        <w:ind w:firstLineChars="150" w:firstLine="315"/>
        <w:rPr>
          <w:rFonts w:ascii="Courier" w:hAnsi="Courier"/>
          <w:sz w:val="21"/>
          <w:szCs w:val="21"/>
        </w:rPr>
      </w:pPr>
      <w:r w:rsidRPr="000151D3">
        <w:rPr>
          <w:rFonts w:ascii="Courier" w:hAnsi="Courier"/>
          <w:sz w:val="21"/>
          <w:szCs w:val="21"/>
        </w:rPr>
        <w:lastRenderedPageBreak/>
        <w:t>&lt;business</w:t>
      </w:r>
      <w:r w:rsidR="00887225">
        <w:rPr>
          <w:rFonts w:ascii="Courier" w:hAnsi="Courier" w:hint="eastAsia"/>
          <w:sz w:val="21"/>
          <w:szCs w:val="21"/>
        </w:rPr>
        <w:t xml:space="preserve"> </w:t>
      </w:r>
      <w:r w:rsidR="00E1451A">
        <w:rPr>
          <w:rFonts w:ascii="Courier" w:hAnsi="Courier" w:hint="eastAsia"/>
          <w:sz w:val="21"/>
          <w:szCs w:val="21"/>
        </w:rPr>
        <w:t>id="</w:t>
      </w:r>
      <w:r w:rsidR="00EA1D67">
        <w:rPr>
          <w:rFonts w:ascii="Courier" w:hAnsi="Courier" w:hint="eastAsia"/>
          <w:sz w:val="21"/>
          <w:szCs w:val="21"/>
        </w:rPr>
        <w:t>2</w:t>
      </w:r>
      <w:r w:rsidR="00E1451A">
        <w:rPr>
          <w:rFonts w:ascii="Courier" w:hAnsi="Courier" w:hint="eastAsia"/>
          <w:sz w:val="21"/>
          <w:szCs w:val="21"/>
        </w:rPr>
        <w:t>000</w:t>
      </w:r>
      <w:r w:rsidR="00EA1D67">
        <w:rPr>
          <w:rFonts w:ascii="Courier" w:hAnsi="Courier" w:hint="eastAsia"/>
          <w:sz w:val="21"/>
          <w:szCs w:val="21"/>
        </w:rPr>
        <w:t>1</w:t>
      </w:r>
      <w:r w:rsidR="00E1451A">
        <w:rPr>
          <w:rFonts w:ascii="Courier" w:hAnsi="Courier" w:hint="eastAsia"/>
          <w:sz w:val="21"/>
          <w:szCs w:val="21"/>
        </w:rPr>
        <w:t>" comment="</w:t>
      </w:r>
      <w:r w:rsidR="00E1451A">
        <w:rPr>
          <w:rFonts w:ascii="Courier" w:hAnsi="Courier" w:hint="eastAsia"/>
          <w:sz w:val="21"/>
          <w:szCs w:val="21"/>
        </w:rPr>
        <w:t>参数设置</w:t>
      </w:r>
      <w:r w:rsidR="00E1451A">
        <w:rPr>
          <w:rFonts w:ascii="Courier" w:hAnsi="Courier" w:hint="eastAsia"/>
          <w:sz w:val="21"/>
          <w:szCs w:val="21"/>
        </w:rPr>
        <w:t>"&gt;</w:t>
      </w:r>
    </w:p>
    <w:p w:rsidR="00244824" w:rsidRDefault="00244824" w:rsidP="00244824">
      <w:pPr>
        <w:pStyle w:val="ab"/>
        <w:spacing w:line="240" w:lineRule="auto"/>
        <w:ind w:firstLineChars="150" w:firstLine="315"/>
        <w:rPr>
          <w:rFonts w:ascii="Courier" w:hAnsi="Courier"/>
          <w:sz w:val="21"/>
          <w:szCs w:val="21"/>
        </w:rPr>
      </w:pPr>
      <w:r w:rsidRPr="000151D3">
        <w:rPr>
          <w:rFonts w:ascii="Courier" w:hAnsi="Courier"/>
          <w:sz w:val="21"/>
          <w:szCs w:val="21"/>
        </w:rPr>
        <w:t>&lt;body</w:t>
      </w:r>
      <w:r w:rsidR="00E1451A">
        <w:rPr>
          <w:rFonts w:ascii="Courier" w:hAnsi="Courier" w:hint="eastAsia"/>
          <w:sz w:val="21"/>
          <w:szCs w:val="21"/>
        </w:rPr>
        <w:t xml:space="preserve"> yylxdm="1"&gt;</w:t>
      </w:r>
    </w:p>
    <w:p w:rsidR="00244824" w:rsidRPr="00DB77C9" w:rsidRDefault="00244824" w:rsidP="00E1451A">
      <w:pPr>
        <w:pStyle w:val="ab"/>
        <w:spacing w:line="240" w:lineRule="auto"/>
        <w:ind w:leftChars="54" w:firstLineChars="250" w:firstLine="525"/>
        <w:rPr>
          <w:rFonts w:ascii="Courier" w:hAnsi="Courier"/>
          <w:sz w:val="21"/>
          <w:szCs w:val="21"/>
        </w:rPr>
      </w:pPr>
      <w:r w:rsidRPr="00DB77C9">
        <w:rPr>
          <w:rFonts w:ascii="Courier" w:hAnsi="Courier" w:hint="eastAsia"/>
          <w:sz w:val="21"/>
          <w:szCs w:val="21"/>
        </w:rPr>
        <w:t>&lt;</w:t>
      </w:r>
      <w:r>
        <w:rPr>
          <w:rFonts w:ascii="Courier" w:hAnsi="Courier" w:hint="eastAsia"/>
          <w:sz w:val="21"/>
          <w:szCs w:val="21"/>
        </w:rPr>
        <w:t>servlet</w:t>
      </w:r>
      <w:r w:rsidRPr="00DB77C9">
        <w:rPr>
          <w:rFonts w:ascii="Courier" w:hAnsi="Courier" w:hint="eastAsia"/>
          <w:sz w:val="21"/>
          <w:szCs w:val="21"/>
        </w:rPr>
        <w:t>ip&gt;</w:t>
      </w:r>
      <w:r>
        <w:rPr>
          <w:rFonts w:ascii="Courier" w:hAnsi="Courier" w:hint="eastAsia"/>
          <w:sz w:val="21"/>
          <w:szCs w:val="21"/>
        </w:rPr>
        <w:t>服务器</w:t>
      </w:r>
      <w:r>
        <w:rPr>
          <w:rFonts w:ascii="Courier" w:hAnsi="Courier" w:hint="eastAsia"/>
          <w:sz w:val="21"/>
          <w:szCs w:val="21"/>
        </w:rPr>
        <w:t>IP</w:t>
      </w:r>
      <w:r>
        <w:rPr>
          <w:rFonts w:ascii="Courier" w:hAnsi="Courier" w:hint="eastAsia"/>
          <w:sz w:val="21"/>
          <w:szCs w:val="21"/>
        </w:rPr>
        <w:t>地址</w:t>
      </w:r>
      <w:r w:rsidRPr="00DB77C9">
        <w:rPr>
          <w:rFonts w:ascii="Courier" w:hAnsi="Courier" w:hint="eastAsia"/>
          <w:sz w:val="21"/>
          <w:szCs w:val="21"/>
        </w:rPr>
        <w:t>&lt;/</w:t>
      </w:r>
      <w:r>
        <w:rPr>
          <w:rFonts w:ascii="Courier" w:hAnsi="Courier" w:hint="eastAsia"/>
          <w:sz w:val="21"/>
          <w:szCs w:val="21"/>
        </w:rPr>
        <w:t>servlet</w:t>
      </w:r>
      <w:r w:rsidRPr="00DB77C9">
        <w:rPr>
          <w:rFonts w:ascii="Courier" w:hAnsi="Courier" w:hint="eastAsia"/>
          <w:sz w:val="21"/>
          <w:szCs w:val="21"/>
        </w:rPr>
        <w:t>ip&gt;</w:t>
      </w:r>
    </w:p>
    <w:p w:rsidR="00E1451A" w:rsidRPr="00DB77C9" w:rsidRDefault="00244824" w:rsidP="00E1451A">
      <w:pPr>
        <w:pStyle w:val="ab"/>
        <w:spacing w:line="240" w:lineRule="auto"/>
        <w:ind w:leftChars="54" w:firstLineChars="250" w:firstLine="525"/>
        <w:rPr>
          <w:rFonts w:ascii="Courier" w:hAnsi="Courier"/>
          <w:sz w:val="21"/>
          <w:szCs w:val="21"/>
        </w:rPr>
      </w:pPr>
      <w:r w:rsidRPr="00DB77C9">
        <w:rPr>
          <w:rFonts w:ascii="Courier" w:hAnsi="Courier" w:hint="eastAsia"/>
          <w:sz w:val="21"/>
          <w:szCs w:val="21"/>
        </w:rPr>
        <w:t>&lt;</w:t>
      </w:r>
      <w:r>
        <w:rPr>
          <w:rFonts w:ascii="Courier" w:hAnsi="Courier" w:hint="eastAsia"/>
          <w:sz w:val="21"/>
          <w:szCs w:val="21"/>
        </w:rPr>
        <w:t>servlet</w:t>
      </w:r>
      <w:r w:rsidRPr="00DB77C9">
        <w:rPr>
          <w:rFonts w:ascii="Courier" w:hAnsi="Courier" w:hint="eastAsia"/>
          <w:sz w:val="21"/>
          <w:szCs w:val="21"/>
        </w:rPr>
        <w:t>port&gt;</w:t>
      </w:r>
      <w:r>
        <w:rPr>
          <w:rFonts w:ascii="Courier" w:hAnsi="Courier" w:hint="eastAsia"/>
          <w:sz w:val="21"/>
          <w:szCs w:val="21"/>
        </w:rPr>
        <w:t>服务器端口号</w:t>
      </w:r>
      <w:r w:rsidRPr="00DB77C9">
        <w:rPr>
          <w:rFonts w:ascii="Courier" w:hAnsi="Courier" w:hint="eastAsia"/>
          <w:sz w:val="21"/>
          <w:szCs w:val="21"/>
        </w:rPr>
        <w:t>&lt;/</w:t>
      </w:r>
      <w:r>
        <w:rPr>
          <w:rFonts w:ascii="Courier" w:hAnsi="Courier" w:hint="eastAsia"/>
          <w:sz w:val="21"/>
          <w:szCs w:val="21"/>
        </w:rPr>
        <w:t>servlet</w:t>
      </w:r>
      <w:r w:rsidRPr="00DB77C9">
        <w:rPr>
          <w:rFonts w:ascii="Courier" w:hAnsi="Courier" w:hint="eastAsia"/>
          <w:sz w:val="21"/>
          <w:szCs w:val="21"/>
        </w:rPr>
        <w:t>port&gt;</w:t>
      </w:r>
    </w:p>
    <w:p w:rsidR="00244824" w:rsidRDefault="00E1451A" w:rsidP="00E1451A">
      <w:pPr>
        <w:pStyle w:val="ab"/>
        <w:spacing w:line="240" w:lineRule="auto"/>
        <w:ind w:leftChars="54" w:firstLineChars="250" w:firstLine="525"/>
        <w:rPr>
          <w:rFonts w:ascii="Courier" w:hAnsi="Courier"/>
          <w:sz w:val="21"/>
          <w:szCs w:val="21"/>
        </w:rPr>
      </w:pPr>
      <w:r w:rsidRPr="00DB77C9">
        <w:rPr>
          <w:rFonts w:ascii="Courier" w:hAnsi="Courier" w:hint="eastAsia"/>
          <w:sz w:val="21"/>
          <w:szCs w:val="21"/>
        </w:rPr>
        <w:t>&lt;</w:t>
      </w:r>
      <w:r>
        <w:rPr>
          <w:rFonts w:ascii="Courier" w:hAnsi="Courier" w:hint="eastAsia"/>
          <w:sz w:val="21"/>
          <w:szCs w:val="21"/>
        </w:rPr>
        <w:t>keypwd</w:t>
      </w:r>
      <w:r w:rsidRPr="00DB77C9">
        <w:rPr>
          <w:rFonts w:ascii="Courier" w:hAnsi="Courier" w:hint="eastAsia"/>
          <w:sz w:val="21"/>
          <w:szCs w:val="21"/>
        </w:rPr>
        <w:t>&gt;</w:t>
      </w:r>
      <w:r>
        <w:rPr>
          <w:rFonts w:ascii="Courier" w:hAnsi="Courier" w:hint="eastAsia"/>
          <w:sz w:val="21"/>
          <w:szCs w:val="21"/>
        </w:rPr>
        <w:t>税控钥匙口令</w:t>
      </w:r>
      <w:r w:rsidRPr="00DB77C9">
        <w:rPr>
          <w:rFonts w:ascii="Courier" w:hAnsi="Courier" w:hint="eastAsia"/>
          <w:sz w:val="21"/>
          <w:szCs w:val="21"/>
        </w:rPr>
        <w:t>&lt;/</w:t>
      </w:r>
      <w:r>
        <w:rPr>
          <w:rFonts w:ascii="Courier" w:hAnsi="Courier" w:hint="eastAsia"/>
          <w:sz w:val="21"/>
          <w:szCs w:val="21"/>
        </w:rPr>
        <w:t>keypwd</w:t>
      </w:r>
      <w:r w:rsidRPr="00DB77C9">
        <w:rPr>
          <w:rFonts w:ascii="Courier" w:hAnsi="Courier" w:hint="eastAsia"/>
          <w:sz w:val="21"/>
          <w:szCs w:val="21"/>
        </w:rPr>
        <w:t>&gt;</w:t>
      </w:r>
    </w:p>
    <w:p w:rsidR="003814EA" w:rsidRPr="00DB77C9" w:rsidRDefault="003814EA" w:rsidP="00E1451A">
      <w:pPr>
        <w:pStyle w:val="ab"/>
        <w:spacing w:line="240" w:lineRule="auto"/>
        <w:ind w:leftChars="54" w:firstLineChars="250" w:firstLine="525"/>
        <w:rPr>
          <w:rFonts w:ascii="Courier" w:hAnsi="Courier"/>
          <w:sz w:val="21"/>
          <w:szCs w:val="21"/>
        </w:rPr>
      </w:pPr>
      <w:r>
        <w:rPr>
          <w:rFonts w:ascii="Courier" w:hAnsi="Courier" w:hint="eastAsia"/>
          <w:sz w:val="21"/>
          <w:szCs w:val="21"/>
        </w:rPr>
        <w:t>&lt;</w:t>
      </w:r>
      <w:r w:rsidRPr="003814EA">
        <w:rPr>
          <w:rFonts w:ascii="Courier" w:hAnsi="Courier"/>
          <w:sz w:val="21"/>
          <w:szCs w:val="21"/>
        </w:rPr>
        <w:t>servlettype</w:t>
      </w:r>
      <w:r>
        <w:rPr>
          <w:rFonts w:ascii="Courier" w:hAnsi="Courier" w:hint="eastAsia"/>
          <w:sz w:val="21"/>
          <w:szCs w:val="21"/>
        </w:rPr>
        <w:t>&gt;</w:t>
      </w:r>
      <w:r w:rsidR="002E19A4" w:rsidRPr="009F1082">
        <w:rPr>
          <w:rFonts w:ascii="宋体" w:hAnsi="宋体" w:hint="eastAsia"/>
          <w:sz w:val="24"/>
          <w:szCs w:val="24"/>
        </w:rPr>
        <w:t>通信类型</w:t>
      </w:r>
      <w:r>
        <w:rPr>
          <w:rFonts w:ascii="Courier" w:hAnsi="Courier" w:hint="eastAsia"/>
          <w:sz w:val="21"/>
          <w:szCs w:val="21"/>
        </w:rPr>
        <w:t>&lt;/</w:t>
      </w:r>
      <w:r w:rsidRPr="003814EA">
        <w:rPr>
          <w:rFonts w:ascii="Courier" w:hAnsi="Courier"/>
          <w:sz w:val="21"/>
          <w:szCs w:val="21"/>
        </w:rPr>
        <w:t>servlettype</w:t>
      </w:r>
      <w:r>
        <w:rPr>
          <w:rFonts w:ascii="Courier" w:hAnsi="Courier" w:hint="eastAsia"/>
          <w:sz w:val="21"/>
          <w:szCs w:val="21"/>
        </w:rPr>
        <w:t>&gt;</w:t>
      </w:r>
    </w:p>
    <w:p w:rsidR="00244824" w:rsidRPr="000151D3" w:rsidRDefault="00244824" w:rsidP="00244824">
      <w:pPr>
        <w:pStyle w:val="ab"/>
        <w:spacing w:line="240" w:lineRule="auto"/>
        <w:ind w:firstLineChars="150" w:firstLine="315"/>
        <w:rPr>
          <w:rFonts w:ascii="Courier" w:hAnsi="Courier"/>
          <w:sz w:val="21"/>
          <w:szCs w:val="21"/>
        </w:rPr>
      </w:pPr>
      <w:r w:rsidRPr="000151D3">
        <w:rPr>
          <w:rFonts w:ascii="Courier" w:hAnsi="Courier"/>
          <w:sz w:val="21"/>
          <w:szCs w:val="21"/>
        </w:rPr>
        <w:t>&lt;/body&gt;</w:t>
      </w:r>
    </w:p>
    <w:p w:rsidR="00244824" w:rsidRPr="000151D3" w:rsidRDefault="00244824" w:rsidP="00244824">
      <w:pPr>
        <w:pStyle w:val="ab"/>
        <w:spacing w:line="240" w:lineRule="auto"/>
        <w:ind w:firstLineChars="150" w:firstLine="315"/>
        <w:rPr>
          <w:rFonts w:ascii="Courier" w:hAnsi="Courier"/>
          <w:sz w:val="21"/>
          <w:szCs w:val="21"/>
        </w:rPr>
      </w:pPr>
      <w:r w:rsidRPr="000151D3">
        <w:rPr>
          <w:rFonts w:ascii="Courier" w:hAnsi="Courier"/>
          <w:sz w:val="21"/>
          <w:szCs w:val="21"/>
        </w:rPr>
        <w:t>&lt;/business&gt;</w:t>
      </w:r>
    </w:p>
    <w:p w:rsidR="00244824" w:rsidRDefault="00E1451A" w:rsidP="00244824">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843"/>
        <w:gridCol w:w="1701"/>
        <w:gridCol w:w="709"/>
        <w:gridCol w:w="709"/>
        <w:gridCol w:w="2885"/>
      </w:tblGrid>
      <w:tr w:rsidR="00E1451A" w:rsidRPr="000B29A6" w:rsidTr="002E19A4">
        <w:trPr>
          <w:trHeight w:val="454"/>
        </w:trPr>
        <w:tc>
          <w:tcPr>
            <w:tcW w:w="675" w:type="dxa"/>
            <w:shd w:val="clear" w:color="auto" w:fill="D9D9D9"/>
            <w:vAlign w:val="center"/>
          </w:tcPr>
          <w:p w:rsidR="00E1451A" w:rsidRPr="000B29A6" w:rsidRDefault="00E1451A" w:rsidP="00DA70F2">
            <w:pPr>
              <w:jc w:val="center"/>
              <w:rPr>
                <w:rFonts w:ascii="宋体" w:hAnsi="宋体"/>
                <w:sz w:val="24"/>
                <w:szCs w:val="24"/>
              </w:rPr>
            </w:pPr>
            <w:r w:rsidRPr="000B29A6">
              <w:rPr>
                <w:rFonts w:ascii="宋体" w:hAnsi="宋体"/>
                <w:sz w:val="24"/>
                <w:szCs w:val="24"/>
              </w:rPr>
              <w:t>索引</w:t>
            </w:r>
          </w:p>
        </w:tc>
        <w:tc>
          <w:tcPr>
            <w:tcW w:w="1843" w:type="dxa"/>
            <w:shd w:val="clear" w:color="auto" w:fill="D9D9D9"/>
            <w:vAlign w:val="center"/>
          </w:tcPr>
          <w:p w:rsidR="00E1451A" w:rsidRPr="000B29A6" w:rsidRDefault="00E1451A" w:rsidP="00DA70F2">
            <w:pPr>
              <w:rPr>
                <w:rFonts w:ascii="宋体" w:hAnsi="宋体"/>
                <w:sz w:val="24"/>
                <w:szCs w:val="24"/>
              </w:rPr>
            </w:pPr>
            <w:r w:rsidRPr="000B29A6">
              <w:rPr>
                <w:rFonts w:ascii="宋体" w:hAnsi="宋体"/>
                <w:sz w:val="24"/>
                <w:szCs w:val="24"/>
              </w:rPr>
              <w:t>ID</w:t>
            </w:r>
          </w:p>
        </w:tc>
        <w:tc>
          <w:tcPr>
            <w:tcW w:w="1701" w:type="dxa"/>
            <w:shd w:val="clear" w:color="auto" w:fill="D9D9D9"/>
            <w:vAlign w:val="center"/>
          </w:tcPr>
          <w:p w:rsidR="00E1451A" w:rsidRPr="000B29A6" w:rsidRDefault="00E1451A" w:rsidP="00DA70F2">
            <w:pPr>
              <w:rPr>
                <w:rFonts w:ascii="宋体" w:hAnsi="宋体"/>
                <w:sz w:val="24"/>
                <w:szCs w:val="24"/>
              </w:rPr>
            </w:pPr>
            <w:r w:rsidRPr="000B29A6">
              <w:rPr>
                <w:rFonts w:ascii="宋体" w:hAnsi="宋体"/>
                <w:sz w:val="24"/>
                <w:szCs w:val="24"/>
              </w:rPr>
              <w:t>名称</w:t>
            </w:r>
          </w:p>
        </w:tc>
        <w:tc>
          <w:tcPr>
            <w:tcW w:w="709" w:type="dxa"/>
            <w:shd w:val="clear" w:color="auto" w:fill="D9D9D9"/>
            <w:vAlign w:val="center"/>
          </w:tcPr>
          <w:p w:rsidR="00E1451A" w:rsidRPr="000B29A6" w:rsidRDefault="00E1451A" w:rsidP="00DA70F2">
            <w:pPr>
              <w:rPr>
                <w:rFonts w:ascii="宋体" w:hAnsi="宋体"/>
                <w:sz w:val="24"/>
                <w:szCs w:val="24"/>
              </w:rPr>
            </w:pPr>
            <w:r w:rsidRPr="000B29A6">
              <w:rPr>
                <w:rFonts w:ascii="宋体" w:hAnsi="宋体"/>
                <w:sz w:val="24"/>
                <w:szCs w:val="24"/>
              </w:rPr>
              <w:t>长度</w:t>
            </w:r>
          </w:p>
        </w:tc>
        <w:tc>
          <w:tcPr>
            <w:tcW w:w="709" w:type="dxa"/>
            <w:shd w:val="clear" w:color="auto" w:fill="D9D9D9"/>
            <w:vAlign w:val="center"/>
          </w:tcPr>
          <w:p w:rsidR="00E1451A" w:rsidRPr="000B29A6" w:rsidRDefault="00E1451A" w:rsidP="00DA70F2">
            <w:pPr>
              <w:rPr>
                <w:rFonts w:ascii="宋体" w:hAnsi="宋体"/>
                <w:sz w:val="24"/>
                <w:szCs w:val="24"/>
              </w:rPr>
            </w:pPr>
            <w:r w:rsidRPr="000B29A6">
              <w:rPr>
                <w:rFonts w:ascii="宋体" w:hAnsi="宋体"/>
                <w:sz w:val="24"/>
                <w:szCs w:val="24"/>
              </w:rPr>
              <w:t>必须</w:t>
            </w:r>
          </w:p>
        </w:tc>
        <w:tc>
          <w:tcPr>
            <w:tcW w:w="2885" w:type="dxa"/>
            <w:shd w:val="clear" w:color="auto" w:fill="D9D9D9"/>
            <w:vAlign w:val="center"/>
          </w:tcPr>
          <w:p w:rsidR="00E1451A" w:rsidRPr="000B29A6" w:rsidRDefault="00E1451A" w:rsidP="00DA70F2">
            <w:pPr>
              <w:rPr>
                <w:rFonts w:ascii="宋体" w:hAnsi="宋体"/>
                <w:sz w:val="24"/>
                <w:szCs w:val="24"/>
              </w:rPr>
            </w:pPr>
            <w:r w:rsidRPr="000B29A6">
              <w:rPr>
                <w:rFonts w:ascii="宋体" w:hAnsi="宋体"/>
                <w:sz w:val="24"/>
                <w:szCs w:val="24"/>
              </w:rPr>
              <w:t>说明</w:t>
            </w:r>
          </w:p>
        </w:tc>
      </w:tr>
      <w:tr w:rsidR="00E1451A" w:rsidRPr="000B29A6" w:rsidTr="002E19A4">
        <w:tc>
          <w:tcPr>
            <w:tcW w:w="675" w:type="dxa"/>
          </w:tcPr>
          <w:p w:rsidR="00E1451A" w:rsidRPr="000B29A6" w:rsidRDefault="00E1451A" w:rsidP="00A3248B">
            <w:pPr>
              <w:numPr>
                <w:ilvl w:val="0"/>
                <w:numId w:val="4"/>
              </w:numPr>
              <w:jc w:val="center"/>
              <w:rPr>
                <w:rFonts w:ascii="宋体" w:hAnsi="宋体"/>
                <w:sz w:val="24"/>
                <w:szCs w:val="24"/>
              </w:rPr>
            </w:pPr>
          </w:p>
        </w:tc>
        <w:tc>
          <w:tcPr>
            <w:tcW w:w="1843" w:type="dxa"/>
          </w:tcPr>
          <w:p w:rsidR="00E1451A" w:rsidRPr="00E1451A" w:rsidRDefault="00E1451A" w:rsidP="00DA70F2">
            <w:pPr>
              <w:rPr>
                <w:rFonts w:ascii="宋体" w:hAnsi="宋体"/>
                <w:sz w:val="24"/>
                <w:szCs w:val="24"/>
              </w:rPr>
            </w:pPr>
            <w:r w:rsidRPr="00E1451A">
              <w:rPr>
                <w:rFonts w:ascii="宋体" w:hAnsi="宋体" w:hint="eastAsia"/>
                <w:sz w:val="24"/>
                <w:szCs w:val="24"/>
              </w:rPr>
              <w:t>id</w:t>
            </w:r>
          </w:p>
        </w:tc>
        <w:tc>
          <w:tcPr>
            <w:tcW w:w="1701" w:type="dxa"/>
          </w:tcPr>
          <w:p w:rsidR="00E1451A" w:rsidRPr="00E1451A" w:rsidRDefault="00E1451A" w:rsidP="00DA70F2">
            <w:pPr>
              <w:rPr>
                <w:rFonts w:ascii="宋体" w:hAnsi="宋体"/>
                <w:sz w:val="24"/>
                <w:szCs w:val="24"/>
              </w:rPr>
            </w:pPr>
            <w:r w:rsidRPr="00E1451A">
              <w:rPr>
                <w:rFonts w:ascii="宋体" w:hAnsi="宋体" w:hint="eastAsia"/>
                <w:sz w:val="24"/>
                <w:szCs w:val="24"/>
              </w:rPr>
              <w:t>交易编号</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5</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A1D67" w:rsidP="00EA1D67">
            <w:pPr>
              <w:rPr>
                <w:rFonts w:ascii="宋体" w:hAnsi="宋体"/>
                <w:sz w:val="24"/>
                <w:szCs w:val="24"/>
              </w:rPr>
            </w:pPr>
            <w:r>
              <w:rPr>
                <w:rFonts w:ascii="宋体" w:hAnsi="宋体" w:hint="eastAsia"/>
                <w:sz w:val="24"/>
                <w:szCs w:val="24"/>
              </w:rPr>
              <w:t>2</w:t>
            </w:r>
            <w:r w:rsidR="00E1451A" w:rsidRPr="00E1451A">
              <w:rPr>
                <w:rFonts w:ascii="宋体" w:hAnsi="宋体" w:hint="eastAsia"/>
                <w:sz w:val="24"/>
                <w:szCs w:val="24"/>
              </w:rPr>
              <w:t>000</w:t>
            </w:r>
            <w:r>
              <w:rPr>
                <w:rFonts w:ascii="宋体" w:hAnsi="宋体" w:hint="eastAsia"/>
                <w:sz w:val="24"/>
                <w:szCs w:val="24"/>
              </w:rPr>
              <w:t>1</w:t>
            </w:r>
          </w:p>
        </w:tc>
      </w:tr>
      <w:tr w:rsidR="00E1451A" w:rsidRPr="000B29A6" w:rsidTr="002E19A4">
        <w:tc>
          <w:tcPr>
            <w:tcW w:w="675" w:type="dxa"/>
          </w:tcPr>
          <w:p w:rsidR="00E1451A" w:rsidRPr="000B29A6" w:rsidRDefault="00E1451A" w:rsidP="00A3248B">
            <w:pPr>
              <w:numPr>
                <w:ilvl w:val="0"/>
                <w:numId w:val="4"/>
              </w:numPr>
              <w:jc w:val="center"/>
              <w:rPr>
                <w:rFonts w:ascii="宋体" w:hAnsi="宋体"/>
                <w:sz w:val="24"/>
                <w:szCs w:val="24"/>
              </w:rPr>
            </w:pPr>
          </w:p>
        </w:tc>
        <w:tc>
          <w:tcPr>
            <w:tcW w:w="1843" w:type="dxa"/>
          </w:tcPr>
          <w:p w:rsidR="00E1451A" w:rsidRPr="00E1451A" w:rsidRDefault="00E1451A" w:rsidP="00DA70F2">
            <w:pPr>
              <w:rPr>
                <w:rFonts w:ascii="宋体" w:hAnsi="宋体"/>
                <w:sz w:val="24"/>
                <w:szCs w:val="24"/>
              </w:rPr>
            </w:pPr>
            <w:r w:rsidRPr="00E1451A">
              <w:rPr>
                <w:rFonts w:ascii="宋体" w:hAnsi="宋体" w:hint="eastAsia"/>
                <w:sz w:val="24"/>
                <w:szCs w:val="24"/>
              </w:rPr>
              <w:t>comment</w:t>
            </w:r>
          </w:p>
        </w:tc>
        <w:tc>
          <w:tcPr>
            <w:tcW w:w="1701" w:type="dxa"/>
          </w:tcPr>
          <w:p w:rsidR="00E1451A" w:rsidRPr="00E1451A" w:rsidRDefault="00E1451A" w:rsidP="00DA70F2">
            <w:pPr>
              <w:rPr>
                <w:rFonts w:ascii="宋体" w:hAnsi="宋体"/>
                <w:sz w:val="24"/>
                <w:szCs w:val="24"/>
              </w:rPr>
            </w:pPr>
            <w:r w:rsidRPr="00E1451A">
              <w:rPr>
                <w:rFonts w:ascii="宋体" w:hAnsi="宋体" w:hint="eastAsia"/>
                <w:sz w:val="24"/>
                <w:szCs w:val="24"/>
              </w:rPr>
              <w:t>交易描述</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30</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1451A" w:rsidP="00DA70F2">
            <w:pPr>
              <w:rPr>
                <w:rFonts w:ascii="宋体" w:hAnsi="宋体"/>
                <w:sz w:val="24"/>
                <w:szCs w:val="24"/>
              </w:rPr>
            </w:pPr>
            <w:r w:rsidRPr="00E1451A">
              <w:rPr>
                <w:rFonts w:ascii="宋体" w:hAnsi="宋体" w:hint="eastAsia"/>
                <w:sz w:val="24"/>
                <w:szCs w:val="24"/>
              </w:rPr>
              <w:t>参数设置</w:t>
            </w:r>
          </w:p>
        </w:tc>
      </w:tr>
      <w:tr w:rsidR="00E1451A" w:rsidRPr="000B29A6" w:rsidTr="002E19A4">
        <w:tc>
          <w:tcPr>
            <w:tcW w:w="675" w:type="dxa"/>
          </w:tcPr>
          <w:p w:rsidR="00E1451A" w:rsidRPr="000B29A6" w:rsidRDefault="00E1451A" w:rsidP="00A3248B">
            <w:pPr>
              <w:numPr>
                <w:ilvl w:val="0"/>
                <w:numId w:val="4"/>
              </w:numPr>
              <w:jc w:val="center"/>
              <w:rPr>
                <w:rFonts w:ascii="宋体" w:hAnsi="宋体"/>
                <w:sz w:val="24"/>
                <w:szCs w:val="24"/>
              </w:rPr>
            </w:pPr>
          </w:p>
        </w:tc>
        <w:tc>
          <w:tcPr>
            <w:tcW w:w="1843" w:type="dxa"/>
          </w:tcPr>
          <w:p w:rsidR="00E1451A" w:rsidRPr="00E1451A" w:rsidRDefault="00E1451A" w:rsidP="00DA70F2">
            <w:pPr>
              <w:rPr>
                <w:rFonts w:ascii="宋体" w:hAnsi="宋体"/>
                <w:sz w:val="24"/>
                <w:szCs w:val="24"/>
              </w:rPr>
            </w:pPr>
            <w:r w:rsidRPr="00E1451A">
              <w:rPr>
                <w:rFonts w:ascii="宋体" w:hAnsi="宋体" w:hint="eastAsia"/>
                <w:sz w:val="24"/>
                <w:szCs w:val="24"/>
              </w:rPr>
              <w:t>yylxdm</w:t>
            </w:r>
          </w:p>
        </w:tc>
        <w:tc>
          <w:tcPr>
            <w:tcW w:w="1701" w:type="dxa"/>
          </w:tcPr>
          <w:p w:rsidR="00E1451A" w:rsidRPr="00E1451A" w:rsidRDefault="00E1451A" w:rsidP="00DA70F2">
            <w:pPr>
              <w:rPr>
                <w:rFonts w:ascii="宋体" w:hAnsi="宋体"/>
                <w:sz w:val="24"/>
                <w:szCs w:val="24"/>
              </w:rPr>
            </w:pPr>
            <w:r w:rsidRPr="00E1451A">
              <w:rPr>
                <w:rFonts w:ascii="宋体" w:hAnsi="宋体" w:hint="eastAsia"/>
                <w:sz w:val="24"/>
                <w:szCs w:val="24"/>
              </w:rPr>
              <w:t>应用类型代码</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1</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1451A" w:rsidP="00DA70F2">
            <w:pPr>
              <w:rPr>
                <w:rFonts w:ascii="宋体" w:hAnsi="宋体"/>
                <w:sz w:val="24"/>
                <w:szCs w:val="24"/>
              </w:rPr>
            </w:pPr>
            <w:r w:rsidRPr="00E1451A">
              <w:rPr>
                <w:rFonts w:ascii="宋体" w:hAnsi="宋体" w:hint="eastAsia"/>
                <w:sz w:val="24"/>
                <w:szCs w:val="24"/>
              </w:rPr>
              <w:t>固定为“1”表示国税</w:t>
            </w:r>
          </w:p>
        </w:tc>
      </w:tr>
      <w:tr w:rsidR="00E1451A" w:rsidRPr="000B29A6" w:rsidTr="002E19A4">
        <w:tc>
          <w:tcPr>
            <w:tcW w:w="675" w:type="dxa"/>
          </w:tcPr>
          <w:p w:rsidR="00E1451A" w:rsidRPr="000B29A6" w:rsidRDefault="00E1451A" w:rsidP="00A3248B">
            <w:pPr>
              <w:numPr>
                <w:ilvl w:val="0"/>
                <w:numId w:val="4"/>
              </w:numPr>
              <w:jc w:val="center"/>
              <w:rPr>
                <w:rFonts w:ascii="宋体" w:hAnsi="宋体"/>
                <w:sz w:val="24"/>
                <w:szCs w:val="24"/>
              </w:rPr>
            </w:pPr>
          </w:p>
        </w:tc>
        <w:tc>
          <w:tcPr>
            <w:tcW w:w="1843" w:type="dxa"/>
          </w:tcPr>
          <w:p w:rsidR="00E1451A" w:rsidRPr="00E1451A" w:rsidRDefault="00E1451A" w:rsidP="00DA70F2">
            <w:pPr>
              <w:rPr>
                <w:rFonts w:ascii="宋体" w:hAnsi="宋体"/>
                <w:sz w:val="24"/>
                <w:szCs w:val="24"/>
              </w:rPr>
            </w:pPr>
            <w:r w:rsidRPr="00E1451A">
              <w:rPr>
                <w:rFonts w:ascii="宋体" w:hAnsi="宋体" w:hint="eastAsia"/>
                <w:sz w:val="24"/>
                <w:szCs w:val="24"/>
              </w:rPr>
              <w:t>servletip</w:t>
            </w:r>
          </w:p>
        </w:tc>
        <w:tc>
          <w:tcPr>
            <w:tcW w:w="1701" w:type="dxa"/>
          </w:tcPr>
          <w:p w:rsidR="00E1451A" w:rsidRPr="00E1451A" w:rsidRDefault="00E1451A" w:rsidP="00DA70F2">
            <w:pPr>
              <w:rPr>
                <w:rFonts w:ascii="宋体" w:hAnsi="宋体"/>
                <w:sz w:val="24"/>
                <w:szCs w:val="24"/>
              </w:rPr>
            </w:pPr>
            <w:r w:rsidRPr="00E1451A">
              <w:rPr>
                <w:rFonts w:ascii="宋体" w:hAnsi="宋体" w:hint="eastAsia"/>
                <w:sz w:val="24"/>
                <w:szCs w:val="24"/>
              </w:rPr>
              <w:t>税控开票服务器IP地址</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15</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1451A" w:rsidP="00DA70F2">
            <w:pPr>
              <w:rPr>
                <w:rFonts w:ascii="宋体" w:hAnsi="宋体"/>
                <w:sz w:val="24"/>
                <w:szCs w:val="24"/>
              </w:rPr>
            </w:pPr>
          </w:p>
        </w:tc>
      </w:tr>
      <w:tr w:rsidR="00E1451A" w:rsidRPr="000B29A6" w:rsidTr="002E19A4">
        <w:tc>
          <w:tcPr>
            <w:tcW w:w="675" w:type="dxa"/>
          </w:tcPr>
          <w:p w:rsidR="00E1451A" w:rsidRPr="000B29A6" w:rsidRDefault="00E1451A" w:rsidP="00A3248B">
            <w:pPr>
              <w:numPr>
                <w:ilvl w:val="0"/>
                <w:numId w:val="4"/>
              </w:numPr>
              <w:jc w:val="center"/>
              <w:rPr>
                <w:rFonts w:ascii="宋体" w:hAnsi="宋体"/>
                <w:sz w:val="24"/>
                <w:szCs w:val="24"/>
              </w:rPr>
            </w:pPr>
          </w:p>
        </w:tc>
        <w:tc>
          <w:tcPr>
            <w:tcW w:w="1843" w:type="dxa"/>
          </w:tcPr>
          <w:p w:rsidR="00E1451A" w:rsidRPr="00E1451A" w:rsidRDefault="00E1451A" w:rsidP="00DA70F2">
            <w:pPr>
              <w:rPr>
                <w:rFonts w:ascii="宋体" w:hAnsi="宋体"/>
                <w:sz w:val="24"/>
                <w:szCs w:val="24"/>
              </w:rPr>
            </w:pPr>
            <w:r w:rsidRPr="00E1451A">
              <w:rPr>
                <w:rFonts w:ascii="宋体" w:hAnsi="宋体" w:hint="eastAsia"/>
                <w:sz w:val="24"/>
                <w:szCs w:val="24"/>
              </w:rPr>
              <w:t>servletport</w:t>
            </w:r>
          </w:p>
        </w:tc>
        <w:tc>
          <w:tcPr>
            <w:tcW w:w="1701" w:type="dxa"/>
          </w:tcPr>
          <w:p w:rsidR="00E1451A" w:rsidRPr="00E1451A" w:rsidRDefault="00E1451A" w:rsidP="00DA70F2">
            <w:pPr>
              <w:rPr>
                <w:rFonts w:ascii="宋体" w:hAnsi="宋体"/>
                <w:sz w:val="24"/>
                <w:szCs w:val="24"/>
              </w:rPr>
            </w:pPr>
            <w:r w:rsidRPr="00E1451A">
              <w:rPr>
                <w:rFonts w:ascii="宋体" w:hAnsi="宋体" w:hint="eastAsia"/>
                <w:sz w:val="24"/>
                <w:szCs w:val="24"/>
              </w:rPr>
              <w:t>税控开票服务器端口号</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5</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1451A" w:rsidP="00DA70F2">
            <w:pPr>
              <w:rPr>
                <w:rFonts w:ascii="宋体" w:hAnsi="宋体"/>
                <w:sz w:val="24"/>
                <w:szCs w:val="24"/>
              </w:rPr>
            </w:pPr>
          </w:p>
        </w:tc>
      </w:tr>
      <w:tr w:rsidR="00E1451A" w:rsidRPr="000B29A6" w:rsidTr="002E19A4">
        <w:tc>
          <w:tcPr>
            <w:tcW w:w="675" w:type="dxa"/>
          </w:tcPr>
          <w:p w:rsidR="00E1451A" w:rsidRPr="000B29A6" w:rsidRDefault="00E1451A" w:rsidP="00A3248B">
            <w:pPr>
              <w:numPr>
                <w:ilvl w:val="0"/>
                <w:numId w:val="4"/>
              </w:numPr>
              <w:jc w:val="center"/>
              <w:rPr>
                <w:rFonts w:ascii="宋体" w:hAnsi="宋体"/>
                <w:sz w:val="24"/>
                <w:szCs w:val="24"/>
              </w:rPr>
            </w:pPr>
          </w:p>
        </w:tc>
        <w:tc>
          <w:tcPr>
            <w:tcW w:w="1843" w:type="dxa"/>
          </w:tcPr>
          <w:p w:rsidR="00E1451A" w:rsidRPr="00E1451A" w:rsidRDefault="00E1451A" w:rsidP="00DA70F2">
            <w:pPr>
              <w:rPr>
                <w:rFonts w:ascii="宋体" w:hAnsi="宋体"/>
                <w:sz w:val="24"/>
                <w:szCs w:val="24"/>
              </w:rPr>
            </w:pPr>
            <w:r w:rsidRPr="00E1451A">
              <w:rPr>
                <w:rFonts w:ascii="宋体" w:hAnsi="宋体" w:hint="eastAsia"/>
                <w:sz w:val="24"/>
                <w:szCs w:val="24"/>
              </w:rPr>
              <w:t>keypwd</w:t>
            </w:r>
          </w:p>
        </w:tc>
        <w:tc>
          <w:tcPr>
            <w:tcW w:w="1701" w:type="dxa"/>
          </w:tcPr>
          <w:p w:rsidR="00E1451A" w:rsidRPr="00E1451A" w:rsidRDefault="00E1451A" w:rsidP="00DA70F2">
            <w:pPr>
              <w:rPr>
                <w:rFonts w:ascii="宋体" w:hAnsi="宋体"/>
                <w:sz w:val="24"/>
                <w:szCs w:val="24"/>
              </w:rPr>
            </w:pPr>
            <w:r w:rsidRPr="00E1451A">
              <w:rPr>
                <w:rFonts w:ascii="宋体" w:hAnsi="宋体" w:hint="eastAsia"/>
                <w:sz w:val="24"/>
                <w:szCs w:val="24"/>
              </w:rPr>
              <w:t>税控钥匙口令</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8</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1451A" w:rsidP="00DA70F2">
            <w:pPr>
              <w:rPr>
                <w:rFonts w:ascii="宋体" w:hAnsi="宋体"/>
                <w:sz w:val="24"/>
                <w:szCs w:val="24"/>
              </w:rPr>
            </w:pPr>
          </w:p>
        </w:tc>
      </w:tr>
      <w:tr w:rsidR="003814EA" w:rsidRPr="000B29A6" w:rsidTr="002E19A4">
        <w:tc>
          <w:tcPr>
            <w:tcW w:w="675" w:type="dxa"/>
          </w:tcPr>
          <w:p w:rsidR="003814EA" w:rsidRPr="000B29A6" w:rsidRDefault="003814EA" w:rsidP="00A3248B">
            <w:pPr>
              <w:numPr>
                <w:ilvl w:val="0"/>
                <w:numId w:val="4"/>
              </w:numPr>
              <w:jc w:val="center"/>
              <w:rPr>
                <w:rFonts w:ascii="宋体" w:hAnsi="宋体"/>
                <w:sz w:val="24"/>
                <w:szCs w:val="24"/>
              </w:rPr>
            </w:pPr>
          </w:p>
        </w:tc>
        <w:tc>
          <w:tcPr>
            <w:tcW w:w="1843" w:type="dxa"/>
          </w:tcPr>
          <w:p w:rsidR="003814EA" w:rsidRPr="00E1451A" w:rsidRDefault="003814EA" w:rsidP="00DA70F2">
            <w:pPr>
              <w:rPr>
                <w:rFonts w:ascii="宋体" w:hAnsi="宋体"/>
                <w:sz w:val="24"/>
                <w:szCs w:val="24"/>
              </w:rPr>
            </w:pPr>
            <w:r w:rsidRPr="002E19A4">
              <w:rPr>
                <w:rFonts w:ascii="宋体" w:hAnsi="宋体"/>
                <w:sz w:val="24"/>
                <w:szCs w:val="24"/>
              </w:rPr>
              <w:t>servlettype</w:t>
            </w:r>
          </w:p>
        </w:tc>
        <w:tc>
          <w:tcPr>
            <w:tcW w:w="1701" w:type="dxa"/>
          </w:tcPr>
          <w:p w:rsidR="003814EA" w:rsidRPr="00E1451A" w:rsidRDefault="009F1082" w:rsidP="00DA70F2">
            <w:pPr>
              <w:rPr>
                <w:rFonts w:ascii="宋体" w:hAnsi="宋体"/>
                <w:sz w:val="24"/>
                <w:szCs w:val="24"/>
              </w:rPr>
            </w:pPr>
            <w:r w:rsidRPr="009F1082">
              <w:rPr>
                <w:rFonts w:ascii="宋体" w:hAnsi="宋体" w:hint="eastAsia"/>
                <w:sz w:val="24"/>
                <w:szCs w:val="24"/>
              </w:rPr>
              <w:t>通信类型</w:t>
            </w:r>
          </w:p>
        </w:tc>
        <w:tc>
          <w:tcPr>
            <w:tcW w:w="709" w:type="dxa"/>
          </w:tcPr>
          <w:p w:rsidR="003814EA" w:rsidRPr="00E1451A" w:rsidRDefault="009F1082" w:rsidP="00DA70F2">
            <w:pPr>
              <w:rPr>
                <w:rFonts w:ascii="宋体" w:hAnsi="宋体"/>
                <w:sz w:val="24"/>
                <w:szCs w:val="24"/>
              </w:rPr>
            </w:pPr>
            <w:r>
              <w:rPr>
                <w:rFonts w:ascii="宋体" w:hAnsi="宋体" w:hint="eastAsia"/>
                <w:sz w:val="24"/>
                <w:szCs w:val="24"/>
              </w:rPr>
              <w:t>1</w:t>
            </w:r>
          </w:p>
        </w:tc>
        <w:tc>
          <w:tcPr>
            <w:tcW w:w="709" w:type="dxa"/>
          </w:tcPr>
          <w:p w:rsidR="003814EA" w:rsidRPr="00E1451A" w:rsidRDefault="009F1082" w:rsidP="00DA70F2">
            <w:pPr>
              <w:rPr>
                <w:rFonts w:ascii="宋体" w:hAnsi="宋体"/>
                <w:sz w:val="24"/>
                <w:szCs w:val="24"/>
              </w:rPr>
            </w:pPr>
            <w:r>
              <w:rPr>
                <w:rFonts w:ascii="宋体" w:hAnsi="宋体" w:hint="eastAsia"/>
                <w:sz w:val="24"/>
                <w:szCs w:val="24"/>
              </w:rPr>
              <w:t>否</w:t>
            </w:r>
          </w:p>
        </w:tc>
        <w:tc>
          <w:tcPr>
            <w:tcW w:w="2885" w:type="dxa"/>
          </w:tcPr>
          <w:p w:rsidR="003814EA" w:rsidRPr="00E1451A" w:rsidRDefault="009F1082" w:rsidP="00DA70F2">
            <w:pPr>
              <w:rPr>
                <w:rFonts w:ascii="宋体" w:hAnsi="宋体"/>
                <w:sz w:val="24"/>
                <w:szCs w:val="24"/>
              </w:rPr>
            </w:pPr>
            <w:r w:rsidRPr="009F1082">
              <w:rPr>
                <w:rFonts w:ascii="宋体" w:hAnsi="宋体" w:hint="eastAsia"/>
                <w:sz w:val="24"/>
                <w:szCs w:val="24"/>
              </w:rPr>
              <w:t>1:https</w:t>
            </w:r>
            <w:r>
              <w:rPr>
                <w:rFonts w:ascii="宋体" w:hAnsi="宋体" w:hint="eastAsia"/>
                <w:sz w:val="24"/>
                <w:szCs w:val="24"/>
              </w:rPr>
              <w:t xml:space="preserve"> 其它为http</w:t>
            </w:r>
          </w:p>
        </w:tc>
      </w:tr>
    </w:tbl>
    <w:p w:rsidR="00E1451A" w:rsidRPr="0093104C" w:rsidRDefault="00E1451A" w:rsidP="00E1451A">
      <w:pPr>
        <w:pStyle w:val="3"/>
        <w:ind w:left="0"/>
      </w:pPr>
      <w:r w:rsidRPr="0093104C">
        <w:rPr>
          <w:rFonts w:hint="eastAsia"/>
        </w:rPr>
        <w:t>返回数据</w:t>
      </w:r>
    </w:p>
    <w:p w:rsidR="00244824" w:rsidRPr="000151D3" w:rsidRDefault="00E1451A" w:rsidP="00244824">
      <w:pPr>
        <w:spacing w:line="360" w:lineRule="auto"/>
        <w:rPr>
          <w:rFonts w:ascii="宋体" w:hAnsi="宋体"/>
          <w:kern w:val="0"/>
          <w:szCs w:val="21"/>
        </w:rPr>
      </w:pPr>
      <w:r w:rsidRPr="004D1D61">
        <w:rPr>
          <w:rFonts w:hint="eastAsia"/>
          <w:b/>
          <w:sz w:val="24"/>
          <w:szCs w:val="21"/>
        </w:rPr>
        <w:t>响应报文：</w:t>
      </w:r>
    </w:p>
    <w:p w:rsidR="00244824" w:rsidRPr="000151D3" w:rsidRDefault="00244824" w:rsidP="00244824">
      <w:pPr>
        <w:pStyle w:val="ab"/>
        <w:spacing w:line="240" w:lineRule="auto"/>
        <w:ind w:firstLineChars="150" w:firstLine="315"/>
        <w:rPr>
          <w:rFonts w:ascii="Courier" w:hAnsi="Courier"/>
          <w:sz w:val="21"/>
          <w:szCs w:val="21"/>
        </w:rPr>
      </w:pPr>
      <w:proofErr w:type="gramStart"/>
      <w:r w:rsidRPr="000151D3">
        <w:rPr>
          <w:rFonts w:ascii="Courier" w:hAnsi="Courier"/>
          <w:sz w:val="21"/>
          <w:szCs w:val="21"/>
        </w:rPr>
        <w:t>&lt;?xml</w:t>
      </w:r>
      <w:proofErr w:type="gramEnd"/>
      <w:r w:rsidRPr="000151D3">
        <w:rPr>
          <w:rFonts w:ascii="Courier" w:hAnsi="Courier"/>
          <w:sz w:val="21"/>
          <w:szCs w:val="21"/>
        </w:rPr>
        <w:t xml:space="preserve"> version="1.0" encoding="gbk"?&gt;</w:t>
      </w:r>
    </w:p>
    <w:p w:rsidR="00244824" w:rsidRPr="000151D3" w:rsidRDefault="00244824" w:rsidP="00244824">
      <w:pPr>
        <w:pStyle w:val="ab"/>
        <w:spacing w:line="240" w:lineRule="auto"/>
        <w:ind w:firstLineChars="150" w:firstLine="315"/>
        <w:rPr>
          <w:rFonts w:ascii="Courier" w:hAnsi="Courier"/>
          <w:sz w:val="21"/>
          <w:szCs w:val="21"/>
        </w:rPr>
      </w:pPr>
      <w:r w:rsidRPr="000151D3">
        <w:rPr>
          <w:rFonts w:ascii="Courier" w:hAnsi="Courier"/>
          <w:sz w:val="21"/>
          <w:szCs w:val="21"/>
        </w:rPr>
        <w:t>&lt;business</w:t>
      </w:r>
      <w:r w:rsidR="00887225">
        <w:rPr>
          <w:rFonts w:ascii="Courier" w:hAnsi="Courier" w:hint="eastAsia"/>
          <w:sz w:val="21"/>
          <w:szCs w:val="21"/>
        </w:rPr>
        <w:t xml:space="preserve"> </w:t>
      </w:r>
      <w:r w:rsidR="00E1451A">
        <w:rPr>
          <w:rFonts w:ascii="Courier" w:hAnsi="Courier" w:hint="eastAsia"/>
          <w:sz w:val="21"/>
          <w:szCs w:val="21"/>
        </w:rPr>
        <w:t>id="</w:t>
      </w:r>
      <w:r w:rsidR="00EA1D67">
        <w:rPr>
          <w:rFonts w:ascii="Courier" w:hAnsi="Courier" w:hint="eastAsia"/>
          <w:sz w:val="21"/>
          <w:szCs w:val="21"/>
        </w:rPr>
        <w:t>2</w:t>
      </w:r>
      <w:r w:rsidR="00E1451A">
        <w:rPr>
          <w:rFonts w:ascii="Courier" w:hAnsi="Courier" w:hint="eastAsia"/>
          <w:sz w:val="21"/>
          <w:szCs w:val="21"/>
        </w:rPr>
        <w:t>000</w:t>
      </w:r>
      <w:r w:rsidR="00EA1D67">
        <w:rPr>
          <w:rFonts w:ascii="Courier" w:hAnsi="Courier" w:hint="eastAsia"/>
          <w:sz w:val="21"/>
          <w:szCs w:val="21"/>
        </w:rPr>
        <w:t>1</w:t>
      </w:r>
      <w:r w:rsidR="00E1451A">
        <w:rPr>
          <w:rFonts w:ascii="Courier" w:hAnsi="Courier" w:hint="eastAsia"/>
          <w:sz w:val="21"/>
          <w:szCs w:val="21"/>
        </w:rPr>
        <w:t>" comment="</w:t>
      </w:r>
      <w:r w:rsidR="00E1451A">
        <w:rPr>
          <w:rFonts w:ascii="Courier" w:hAnsi="Courier" w:hint="eastAsia"/>
          <w:sz w:val="21"/>
          <w:szCs w:val="21"/>
        </w:rPr>
        <w:t>参数设置</w:t>
      </w:r>
      <w:r w:rsidR="00E1451A">
        <w:rPr>
          <w:rFonts w:ascii="Courier" w:hAnsi="Courier" w:hint="eastAsia"/>
          <w:sz w:val="21"/>
          <w:szCs w:val="21"/>
        </w:rPr>
        <w:t>"&gt;</w:t>
      </w:r>
    </w:p>
    <w:p w:rsidR="00244824" w:rsidRDefault="00244824" w:rsidP="00244824">
      <w:pPr>
        <w:pStyle w:val="ab"/>
        <w:spacing w:line="240" w:lineRule="auto"/>
        <w:ind w:firstLineChars="150" w:firstLine="315"/>
        <w:rPr>
          <w:rFonts w:ascii="Courier" w:hAnsi="Courier"/>
          <w:sz w:val="21"/>
          <w:szCs w:val="21"/>
        </w:rPr>
      </w:pPr>
      <w:r w:rsidRPr="000151D3">
        <w:rPr>
          <w:rFonts w:ascii="Courier" w:hAnsi="Courier"/>
          <w:sz w:val="21"/>
          <w:szCs w:val="21"/>
        </w:rPr>
        <w:t>&lt;body</w:t>
      </w:r>
      <w:r w:rsidR="00E1451A">
        <w:rPr>
          <w:rFonts w:ascii="Courier" w:hAnsi="Courier" w:hint="eastAsia"/>
          <w:sz w:val="21"/>
          <w:szCs w:val="21"/>
        </w:rPr>
        <w:t xml:space="preserve"> yylxdm="1"&gt;</w:t>
      </w:r>
    </w:p>
    <w:p w:rsidR="00244824" w:rsidRPr="000151D3" w:rsidRDefault="00244824" w:rsidP="00E1451A">
      <w:pPr>
        <w:pStyle w:val="ab"/>
        <w:spacing w:line="240" w:lineRule="auto"/>
        <w:ind w:leftChars="54" w:firstLineChars="250" w:firstLine="525"/>
        <w:rPr>
          <w:rFonts w:ascii="Courier" w:hAnsi="Courier"/>
          <w:sz w:val="21"/>
          <w:szCs w:val="21"/>
        </w:rPr>
      </w:pPr>
      <w:r w:rsidRPr="000151D3">
        <w:rPr>
          <w:rFonts w:ascii="Courier" w:hAnsi="Courier"/>
          <w:sz w:val="21"/>
          <w:szCs w:val="21"/>
        </w:rPr>
        <w:t>&lt;returncode&gt;</w:t>
      </w:r>
      <w:r w:rsidRPr="000151D3">
        <w:rPr>
          <w:rFonts w:ascii="Courier" w:hAnsi="Courier" w:hint="eastAsia"/>
          <w:sz w:val="21"/>
          <w:szCs w:val="21"/>
        </w:rPr>
        <w:t>返回代码</w:t>
      </w:r>
      <w:r w:rsidRPr="000151D3">
        <w:rPr>
          <w:rFonts w:ascii="Courier" w:hAnsi="Courier"/>
          <w:sz w:val="21"/>
          <w:szCs w:val="21"/>
        </w:rPr>
        <w:t>&lt;/returncode&gt;</w:t>
      </w:r>
    </w:p>
    <w:p w:rsidR="00244824" w:rsidRPr="000151D3" w:rsidRDefault="00244824" w:rsidP="00E1451A">
      <w:pPr>
        <w:pStyle w:val="ab"/>
        <w:spacing w:line="240" w:lineRule="auto"/>
        <w:ind w:leftChars="54" w:firstLineChars="250" w:firstLine="525"/>
        <w:rPr>
          <w:rFonts w:ascii="Courier" w:hAnsi="Courier"/>
          <w:sz w:val="21"/>
          <w:szCs w:val="21"/>
        </w:rPr>
      </w:pPr>
      <w:r w:rsidRPr="000151D3">
        <w:rPr>
          <w:rFonts w:ascii="Courier" w:hAnsi="Courier"/>
          <w:sz w:val="21"/>
          <w:szCs w:val="21"/>
        </w:rPr>
        <w:t>&lt;returnmsg&gt;</w:t>
      </w:r>
      <w:r w:rsidRPr="000151D3">
        <w:rPr>
          <w:rFonts w:ascii="Courier" w:hAnsi="Courier" w:hint="eastAsia"/>
          <w:sz w:val="21"/>
          <w:szCs w:val="21"/>
        </w:rPr>
        <w:t>返回信息</w:t>
      </w:r>
      <w:r w:rsidRPr="000151D3">
        <w:rPr>
          <w:rFonts w:ascii="Courier" w:hAnsi="Courier"/>
          <w:sz w:val="21"/>
          <w:szCs w:val="21"/>
        </w:rPr>
        <w:t>&lt;/returnmsg&gt;</w:t>
      </w:r>
    </w:p>
    <w:p w:rsidR="00244824" w:rsidRPr="000151D3" w:rsidRDefault="00244824" w:rsidP="00244824">
      <w:pPr>
        <w:pStyle w:val="ab"/>
        <w:spacing w:line="240" w:lineRule="auto"/>
        <w:ind w:firstLineChars="150" w:firstLine="315"/>
        <w:rPr>
          <w:rFonts w:ascii="Courier" w:hAnsi="Courier"/>
          <w:sz w:val="21"/>
          <w:szCs w:val="21"/>
        </w:rPr>
      </w:pPr>
      <w:r w:rsidRPr="000151D3">
        <w:rPr>
          <w:rFonts w:ascii="Courier" w:hAnsi="Courier"/>
          <w:sz w:val="21"/>
          <w:szCs w:val="21"/>
        </w:rPr>
        <w:t>&lt;/body&gt;</w:t>
      </w:r>
    </w:p>
    <w:p w:rsidR="00244824" w:rsidRPr="000151D3" w:rsidRDefault="00244824" w:rsidP="00244824">
      <w:pPr>
        <w:pStyle w:val="ab"/>
        <w:spacing w:line="240" w:lineRule="auto"/>
        <w:ind w:firstLineChars="150" w:firstLine="315"/>
        <w:rPr>
          <w:rFonts w:ascii="Courier" w:hAnsi="Courier"/>
          <w:sz w:val="21"/>
          <w:szCs w:val="21"/>
        </w:rPr>
      </w:pPr>
      <w:r w:rsidRPr="000151D3">
        <w:rPr>
          <w:rFonts w:ascii="Courier" w:hAnsi="Courier"/>
          <w:sz w:val="21"/>
          <w:szCs w:val="21"/>
        </w:rPr>
        <w:t>&lt;/business&gt;</w:t>
      </w:r>
    </w:p>
    <w:p w:rsidR="00244824" w:rsidRDefault="00E1451A" w:rsidP="00244824">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E1451A" w:rsidRPr="00E1451A" w:rsidTr="00DA70F2">
        <w:trPr>
          <w:trHeight w:val="454"/>
        </w:trPr>
        <w:tc>
          <w:tcPr>
            <w:tcW w:w="675" w:type="dxa"/>
            <w:shd w:val="clear" w:color="auto" w:fill="D9D9D9"/>
            <w:vAlign w:val="center"/>
          </w:tcPr>
          <w:p w:rsidR="00E1451A" w:rsidRPr="00E1451A" w:rsidRDefault="00E1451A" w:rsidP="00DA70F2">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说明</w:t>
            </w:r>
          </w:p>
        </w:tc>
      </w:tr>
      <w:tr w:rsidR="00E1451A" w:rsidRPr="00E1451A" w:rsidTr="00DA70F2">
        <w:tc>
          <w:tcPr>
            <w:tcW w:w="675" w:type="dxa"/>
          </w:tcPr>
          <w:p w:rsidR="00E1451A" w:rsidRPr="00E1451A" w:rsidRDefault="00E1451A" w:rsidP="00A3248B">
            <w:pPr>
              <w:numPr>
                <w:ilvl w:val="0"/>
                <w:numId w:val="7"/>
              </w:numPr>
              <w:jc w:val="center"/>
              <w:rPr>
                <w:rFonts w:ascii="宋体" w:hAnsi="宋体"/>
                <w:sz w:val="24"/>
                <w:szCs w:val="24"/>
              </w:rPr>
            </w:pPr>
          </w:p>
        </w:tc>
        <w:tc>
          <w:tcPr>
            <w:tcW w:w="1560" w:type="dxa"/>
          </w:tcPr>
          <w:p w:rsidR="00E1451A" w:rsidRPr="00E1451A" w:rsidRDefault="00E1451A" w:rsidP="00DA70F2">
            <w:pPr>
              <w:rPr>
                <w:rFonts w:ascii="宋体" w:hAnsi="宋体"/>
                <w:sz w:val="24"/>
                <w:szCs w:val="24"/>
              </w:rPr>
            </w:pPr>
            <w:r w:rsidRPr="00E1451A">
              <w:rPr>
                <w:rFonts w:ascii="宋体" w:hAnsi="宋体" w:hint="eastAsia"/>
                <w:sz w:val="24"/>
                <w:szCs w:val="24"/>
              </w:rPr>
              <w:t>id</w:t>
            </w:r>
          </w:p>
        </w:tc>
        <w:tc>
          <w:tcPr>
            <w:tcW w:w="1984" w:type="dxa"/>
          </w:tcPr>
          <w:p w:rsidR="00E1451A" w:rsidRPr="00E1451A" w:rsidRDefault="00E1451A" w:rsidP="00DA70F2">
            <w:pPr>
              <w:rPr>
                <w:rFonts w:ascii="宋体" w:hAnsi="宋体"/>
                <w:sz w:val="24"/>
                <w:szCs w:val="24"/>
              </w:rPr>
            </w:pPr>
            <w:r w:rsidRPr="00E1451A">
              <w:rPr>
                <w:rFonts w:ascii="宋体" w:hAnsi="宋体" w:hint="eastAsia"/>
                <w:sz w:val="24"/>
                <w:szCs w:val="24"/>
              </w:rPr>
              <w:t>交易编号</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5</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A1D67" w:rsidP="00DA70F2">
            <w:pPr>
              <w:rPr>
                <w:rFonts w:ascii="宋体" w:hAnsi="宋体"/>
                <w:sz w:val="24"/>
                <w:szCs w:val="24"/>
              </w:rPr>
            </w:pPr>
            <w:r>
              <w:rPr>
                <w:rFonts w:ascii="宋体" w:hAnsi="宋体" w:hint="eastAsia"/>
                <w:sz w:val="24"/>
                <w:szCs w:val="24"/>
              </w:rPr>
              <w:t>2</w:t>
            </w:r>
            <w:r w:rsidR="00E1451A" w:rsidRPr="00E1451A">
              <w:rPr>
                <w:rFonts w:ascii="宋体" w:hAnsi="宋体" w:hint="eastAsia"/>
                <w:sz w:val="24"/>
                <w:szCs w:val="24"/>
              </w:rPr>
              <w:t>0001</w:t>
            </w:r>
          </w:p>
        </w:tc>
      </w:tr>
      <w:tr w:rsidR="00E1451A" w:rsidRPr="00E1451A" w:rsidTr="00DA70F2">
        <w:tc>
          <w:tcPr>
            <w:tcW w:w="675" w:type="dxa"/>
          </w:tcPr>
          <w:p w:rsidR="00E1451A" w:rsidRPr="00E1451A" w:rsidRDefault="00E1451A" w:rsidP="00A3248B">
            <w:pPr>
              <w:numPr>
                <w:ilvl w:val="0"/>
                <w:numId w:val="7"/>
              </w:numPr>
              <w:jc w:val="center"/>
              <w:rPr>
                <w:rFonts w:ascii="宋体" w:hAnsi="宋体"/>
                <w:sz w:val="24"/>
                <w:szCs w:val="24"/>
              </w:rPr>
            </w:pPr>
          </w:p>
        </w:tc>
        <w:tc>
          <w:tcPr>
            <w:tcW w:w="1560" w:type="dxa"/>
          </w:tcPr>
          <w:p w:rsidR="00E1451A" w:rsidRPr="00E1451A" w:rsidRDefault="00E1451A" w:rsidP="00DA70F2">
            <w:pPr>
              <w:rPr>
                <w:rFonts w:ascii="宋体" w:hAnsi="宋体"/>
                <w:sz w:val="24"/>
                <w:szCs w:val="24"/>
              </w:rPr>
            </w:pPr>
            <w:r w:rsidRPr="00E1451A">
              <w:rPr>
                <w:rFonts w:ascii="宋体" w:hAnsi="宋体" w:hint="eastAsia"/>
                <w:sz w:val="24"/>
                <w:szCs w:val="24"/>
              </w:rPr>
              <w:t>comment</w:t>
            </w:r>
          </w:p>
        </w:tc>
        <w:tc>
          <w:tcPr>
            <w:tcW w:w="1984" w:type="dxa"/>
          </w:tcPr>
          <w:p w:rsidR="00E1451A" w:rsidRPr="00E1451A" w:rsidRDefault="00E1451A" w:rsidP="00DA70F2">
            <w:pPr>
              <w:rPr>
                <w:rFonts w:ascii="宋体" w:hAnsi="宋体"/>
                <w:sz w:val="24"/>
                <w:szCs w:val="24"/>
              </w:rPr>
            </w:pPr>
            <w:r w:rsidRPr="00E1451A">
              <w:rPr>
                <w:rFonts w:ascii="宋体" w:hAnsi="宋体" w:hint="eastAsia"/>
                <w:sz w:val="24"/>
                <w:szCs w:val="24"/>
              </w:rPr>
              <w:t>交易描述</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30</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1451A" w:rsidP="00DA70F2">
            <w:pPr>
              <w:rPr>
                <w:rFonts w:ascii="宋体" w:hAnsi="宋体"/>
                <w:sz w:val="24"/>
                <w:szCs w:val="24"/>
              </w:rPr>
            </w:pPr>
            <w:r w:rsidRPr="00E1451A">
              <w:rPr>
                <w:rFonts w:ascii="宋体" w:hAnsi="宋体" w:hint="eastAsia"/>
                <w:sz w:val="24"/>
                <w:szCs w:val="24"/>
              </w:rPr>
              <w:t>获取服务器基本信息</w:t>
            </w:r>
          </w:p>
        </w:tc>
      </w:tr>
      <w:tr w:rsidR="00E1451A" w:rsidRPr="00E1451A" w:rsidTr="00DA70F2">
        <w:tc>
          <w:tcPr>
            <w:tcW w:w="675" w:type="dxa"/>
          </w:tcPr>
          <w:p w:rsidR="00E1451A" w:rsidRPr="00E1451A" w:rsidRDefault="00E1451A" w:rsidP="00A3248B">
            <w:pPr>
              <w:numPr>
                <w:ilvl w:val="0"/>
                <w:numId w:val="7"/>
              </w:numPr>
              <w:jc w:val="center"/>
              <w:rPr>
                <w:rFonts w:ascii="宋体" w:hAnsi="宋体"/>
                <w:sz w:val="24"/>
                <w:szCs w:val="24"/>
              </w:rPr>
            </w:pPr>
          </w:p>
        </w:tc>
        <w:tc>
          <w:tcPr>
            <w:tcW w:w="1560" w:type="dxa"/>
          </w:tcPr>
          <w:p w:rsidR="00E1451A" w:rsidRPr="00E1451A" w:rsidRDefault="00E1451A" w:rsidP="00DA70F2">
            <w:pPr>
              <w:rPr>
                <w:rFonts w:ascii="宋体" w:hAnsi="宋体"/>
                <w:sz w:val="24"/>
                <w:szCs w:val="24"/>
              </w:rPr>
            </w:pPr>
            <w:r w:rsidRPr="00E1451A">
              <w:rPr>
                <w:rFonts w:ascii="宋体" w:hAnsi="宋体" w:hint="eastAsia"/>
                <w:sz w:val="24"/>
                <w:szCs w:val="24"/>
              </w:rPr>
              <w:t>yylxdm</w:t>
            </w:r>
          </w:p>
        </w:tc>
        <w:tc>
          <w:tcPr>
            <w:tcW w:w="1984" w:type="dxa"/>
          </w:tcPr>
          <w:p w:rsidR="00E1451A" w:rsidRPr="00E1451A" w:rsidRDefault="00E1451A" w:rsidP="00DA70F2">
            <w:pPr>
              <w:rPr>
                <w:rFonts w:ascii="宋体" w:hAnsi="宋体"/>
                <w:sz w:val="24"/>
                <w:szCs w:val="24"/>
              </w:rPr>
            </w:pPr>
            <w:r w:rsidRPr="00E1451A">
              <w:rPr>
                <w:rFonts w:ascii="宋体" w:hAnsi="宋体" w:hint="eastAsia"/>
                <w:sz w:val="24"/>
                <w:szCs w:val="24"/>
              </w:rPr>
              <w:t>应用类型代码</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1</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1451A" w:rsidP="00DA70F2">
            <w:pPr>
              <w:rPr>
                <w:rFonts w:ascii="宋体" w:hAnsi="宋体"/>
                <w:sz w:val="24"/>
                <w:szCs w:val="24"/>
              </w:rPr>
            </w:pPr>
            <w:r w:rsidRPr="00E1451A">
              <w:rPr>
                <w:rFonts w:ascii="宋体" w:hAnsi="宋体" w:hint="eastAsia"/>
                <w:sz w:val="24"/>
                <w:szCs w:val="24"/>
              </w:rPr>
              <w:t>固定为“1”表示国税</w:t>
            </w:r>
          </w:p>
        </w:tc>
      </w:tr>
      <w:tr w:rsidR="00E1451A" w:rsidRPr="00E1451A" w:rsidTr="00DA70F2">
        <w:tc>
          <w:tcPr>
            <w:tcW w:w="675" w:type="dxa"/>
          </w:tcPr>
          <w:p w:rsidR="00E1451A" w:rsidRPr="00E1451A" w:rsidRDefault="00E1451A" w:rsidP="00A3248B">
            <w:pPr>
              <w:numPr>
                <w:ilvl w:val="0"/>
                <w:numId w:val="7"/>
              </w:numPr>
              <w:jc w:val="center"/>
              <w:rPr>
                <w:rFonts w:ascii="宋体" w:hAnsi="宋体"/>
                <w:sz w:val="24"/>
                <w:szCs w:val="24"/>
              </w:rPr>
            </w:pPr>
          </w:p>
        </w:tc>
        <w:tc>
          <w:tcPr>
            <w:tcW w:w="1560" w:type="dxa"/>
          </w:tcPr>
          <w:p w:rsidR="00E1451A" w:rsidRPr="00E1451A" w:rsidRDefault="00E1451A" w:rsidP="00DA70F2">
            <w:pPr>
              <w:rPr>
                <w:rFonts w:ascii="宋体" w:hAnsi="宋体"/>
                <w:sz w:val="24"/>
                <w:szCs w:val="24"/>
              </w:rPr>
            </w:pPr>
            <w:r w:rsidRPr="00E1451A">
              <w:rPr>
                <w:rFonts w:ascii="宋体" w:hAnsi="宋体"/>
                <w:sz w:val="24"/>
                <w:szCs w:val="24"/>
              </w:rPr>
              <w:t>returncode</w:t>
            </w:r>
          </w:p>
        </w:tc>
        <w:tc>
          <w:tcPr>
            <w:tcW w:w="1984" w:type="dxa"/>
          </w:tcPr>
          <w:p w:rsidR="00E1451A" w:rsidRPr="00E1451A" w:rsidRDefault="00E1451A" w:rsidP="00DA70F2">
            <w:pPr>
              <w:rPr>
                <w:rFonts w:ascii="宋体" w:hAnsi="宋体"/>
                <w:sz w:val="24"/>
                <w:szCs w:val="24"/>
              </w:rPr>
            </w:pPr>
            <w:r w:rsidRPr="00E1451A">
              <w:rPr>
                <w:rFonts w:ascii="宋体" w:hAnsi="宋体" w:hint="eastAsia"/>
                <w:sz w:val="24"/>
                <w:szCs w:val="24"/>
              </w:rPr>
              <w:t>返回代码</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8</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1451A" w:rsidP="00DA70F2">
            <w:pPr>
              <w:rPr>
                <w:rFonts w:ascii="宋体" w:hAnsi="宋体"/>
                <w:sz w:val="24"/>
                <w:szCs w:val="24"/>
              </w:rPr>
            </w:pPr>
            <w:r w:rsidRPr="00E1451A">
              <w:rPr>
                <w:rFonts w:ascii="宋体" w:hAnsi="宋体" w:hint="eastAsia"/>
                <w:sz w:val="24"/>
                <w:szCs w:val="24"/>
              </w:rPr>
              <w:t>0成功，其它失败</w:t>
            </w:r>
          </w:p>
        </w:tc>
      </w:tr>
      <w:tr w:rsidR="00E1451A" w:rsidRPr="00E1451A" w:rsidTr="00DA70F2">
        <w:tc>
          <w:tcPr>
            <w:tcW w:w="675" w:type="dxa"/>
          </w:tcPr>
          <w:p w:rsidR="00E1451A" w:rsidRPr="00E1451A" w:rsidRDefault="00E1451A" w:rsidP="00A3248B">
            <w:pPr>
              <w:numPr>
                <w:ilvl w:val="0"/>
                <w:numId w:val="7"/>
              </w:numPr>
              <w:jc w:val="center"/>
              <w:rPr>
                <w:rFonts w:ascii="宋体" w:hAnsi="宋体"/>
                <w:sz w:val="24"/>
                <w:szCs w:val="24"/>
              </w:rPr>
            </w:pPr>
          </w:p>
        </w:tc>
        <w:tc>
          <w:tcPr>
            <w:tcW w:w="1560" w:type="dxa"/>
          </w:tcPr>
          <w:p w:rsidR="00E1451A" w:rsidRPr="00E1451A" w:rsidRDefault="00E1451A" w:rsidP="00DA70F2">
            <w:pPr>
              <w:rPr>
                <w:rFonts w:ascii="宋体" w:hAnsi="宋体"/>
                <w:sz w:val="24"/>
                <w:szCs w:val="24"/>
              </w:rPr>
            </w:pPr>
            <w:r w:rsidRPr="00E1451A">
              <w:rPr>
                <w:rFonts w:ascii="宋体" w:hAnsi="宋体" w:hint="eastAsia"/>
                <w:sz w:val="24"/>
                <w:szCs w:val="24"/>
              </w:rPr>
              <w:t>returnmsg</w:t>
            </w:r>
          </w:p>
        </w:tc>
        <w:tc>
          <w:tcPr>
            <w:tcW w:w="1984" w:type="dxa"/>
          </w:tcPr>
          <w:p w:rsidR="00E1451A" w:rsidRPr="00E1451A" w:rsidRDefault="00E1451A" w:rsidP="00DA70F2">
            <w:pPr>
              <w:rPr>
                <w:rFonts w:ascii="宋体" w:hAnsi="宋体"/>
                <w:sz w:val="24"/>
                <w:szCs w:val="24"/>
              </w:rPr>
            </w:pPr>
            <w:r w:rsidRPr="00E1451A">
              <w:rPr>
                <w:rFonts w:ascii="宋体" w:hAnsi="宋体" w:hint="eastAsia"/>
                <w:sz w:val="24"/>
                <w:szCs w:val="24"/>
              </w:rPr>
              <w:t>返回信息</w:t>
            </w:r>
          </w:p>
        </w:tc>
        <w:tc>
          <w:tcPr>
            <w:tcW w:w="709" w:type="dxa"/>
          </w:tcPr>
          <w:p w:rsidR="00E1451A" w:rsidRPr="00E1451A" w:rsidRDefault="00E1451A" w:rsidP="00DA70F2">
            <w:pPr>
              <w:rPr>
                <w:rFonts w:ascii="宋体" w:hAnsi="宋体"/>
                <w:sz w:val="24"/>
                <w:szCs w:val="24"/>
              </w:rPr>
            </w:pPr>
            <w:r>
              <w:rPr>
                <w:rFonts w:ascii="宋体" w:hAnsi="宋体" w:hint="eastAsia"/>
                <w:sz w:val="24"/>
                <w:szCs w:val="24"/>
              </w:rPr>
              <w:t>160</w:t>
            </w:r>
          </w:p>
        </w:tc>
        <w:tc>
          <w:tcPr>
            <w:tcW w:w="709" w:type="dxa"/>
          </w:tcPr>
          <w:p w:rsidR="00E1451A" w:rsidRPr="00E1451A" w:rsidRDefault="00E1451A" w:rsidP="00DA70F2">
            <w:pPr>
              <w:rPr>
                <w:rFonts w:ascii="宋体" w:hAnsi="宋体"/>
                <w:sz w:val="24"/>
                <w:szCs w:val="24"/>
              </w:rPr>
            </w:pPr>
            <w:r w:rsidRPr="00E1451A">
              <w:rPr>
                <w:rFonts w:ascii="宋体" w:hAnsi="宋体" w:hint="eastAsia"/>
                <w:sz w:val="24"/>
                <w:szCs w:val="24"/>
              </w:rPr>
              <w:t>是</w:t>
            </w:r>
          </w:p>
        </w:tc>
        <w:tc>
          <w:tcPr>
            <w:tcW w:w="2885" w:type="dxa"/>
          </w:tcPr>
          <w:p w:rsidR="00E1451A" w:rsidRPr="00E1451A" w:rsidRDefault="00E1451A" w:rsidP="00DA70F2">
            <w:pPr>
              <w:rPr>
                <w:rFonts w:ascii="宋体" w:hAnsi="宋体"/>
                <w:sz w:val="24"/>
                <w:szCs w:val="24"/>
              </w:rPr>
            </w:pPr>
          </w:p>
        </w:tc>
      </w:tr>
      <w:bookmarkEnd w:id="16"/>
    </w:tbl>
    <w:p w:rsidR="0093104C" w:rsidRDefault="0093104C"/>
    <w:p w:rsidR="008E6B77" w:rsidRPr="002652A6" w:rsidRDefault="008E6B77" w:rsidP="00AE6034">
      <w:pPr>
        <w:pStyle w:val="2"/>
      </w:pPr>
      <w:bookmarkStart w:id="17" w:name="_Toc15310122"/>
      <w:r>
        <w:rPr>
          <w:rFonts w:hint="eastAsia"/>
        </w:rPr>
        <w:lastRenderedPageBreak/>
        <w:t>税控钥匙信息查询</w:t>
      </w:r>
      <w:bookmarkEnd w:id="17"/>
    </w:p>
    <w:p w:rsidR="008E6B77" w:rsidRDefault="008E6B77" w:rsidP="008E6B77">
      <w:pPr>
        <w:pStyle w:val="3"/>
        <w:ind w:left="0"/>
      </w:pPr>
      <w:r>
        <w:rPr>
          <w:rFonts w:hint="eastAsia"/>
        </w:rPr>
        <w:t>接口说明</w:t>
      </w:r>
    </w:p>
    <w:p w:rsidR="008E6B77" w:rsidRPr="00E1451A" w:rsidRDefault="008E6B77" w:rsidP="008E6B77">
      <w:pPr>
        <w:spacing w:line="360" w:lineRule="auto"/>
        <w:ind w:firstLine="420"/>
        <w:rPr>
          <w:rFonts w:ascii="宋体" w:hAnsi="宋体"/>
          <w:kern w:val="0"/>
          <w:sz w:val="24"/>
          <w:szCs w:val="24"/>
        </w:rPr>
      </w:pPr>
      <w:r>
        <w:rPr>
          <w:rFonts w:ascii="宋体" w:hAnsi="宋体" w:hint="eastAsia"/>
          <w:kern w:val="0"/>
          <w:sz w:val="24"/>
          <w:szCs w:val="24"/>
        </w:rPr>
        <w:t>提供查询税控钥匙基本信息的接口，主要查询企业纳税人识别号和税控钥匙编号</w:t>
      </w:r>
      <w:r w:rsidRPr="00E1451A">
        <w:rPr>
          <w:rFonts w:ascii="宋体" w:hAnsi="宋体" w:hint="eastAsia"/>
          <w:kern w:val="0"/>
          <w:sz w:val="24"/>
          <w:szCs w:val="24"/>
        </w:rPr>
        <w:t>。仅</w:t>
      </w:r>
      <w:r w:rsidR="000C05C3">
        <w:rPr>
          <w:rFonts w:ascii="宋体" w:hAnsi="宋体" w:hint="eastAsia"/>
          <w:kern w:val="0"/>
          <w:sz w:val="24"/>
          <w:szCs w:val="24"/>
        </w:rPr>
        <w:t>本地组件</w:t>
      </w:r>
      <w:r w:rsidRPr="00E1451A">
        <w:rPr>
          <w:rFonts w:ascii="宋体" w:hAnsi="宋体" w:hint="eastAsia"/>
          <w:kern w:val="0"/>
          <w:sz w:val="24"/>
          <w:szCs w:val="24"/>
        </w:rPr>
        <w:t>接口提供该接口</w:t>
      </w:r>
      <w:r>
        <w:rPr>
          <w:rFonts w:ascii="宋体" w:hAnsi="宋体" w:hint="eastAsia"/>
          <w:kern w:val="0"/>
          <w:sz w:val="24"/>
          <w:szCs w:val="24"/>
        </w:rPr>
        <w:t>，需要保证税控钥匙与本地电脑连接正常。</w:t>
      </w:r>
    </w:p>
    <w:p w:rsidR="008E6B77" w:rsidRPr="0093104C" w:rsidRDefault="008E6B77" w:rsidP="008E6B77">
      <w:pPr>
        <w:pStyle w:val="3"/>
        <w:ind w:left="0"/>
      </w:pPr>
      <w:r w:rsidRPr="0093104C">
        <w:rPr>
          <w:rFonts w:hint="eastAsia"/>
        </w:rPr>
        <w:t>请求数据</w:t>
      </w:r>
    </w:p>
    <w:p w:rsidR="008E6B77" w:rsidRPr="000151D3" w:rsidRDefault="008E6B77" w:rsidP="008E6B77">
      <w:pPr>
        <w:spacing w:line="360" w:lineRule="auto"/>
        <w:rPr>
          <w:rFonts w:ascii="宋体" w:hAnsi="宋体"/>
          <w:kern w:val="0"/>
          <w:szCs w:val="21"/>
        </w:rPr>
      </w:pPr>
      <w:r w:rsidRPr="004D1D61">
        <w:rPr>
          <w:rFonts w:hint="eastAsia"/>
          <w:b/>
          <w:sz w:val="24"/>
          <w:szCs w:val="21"/>
        </w:rPr>
        <w:t>请求报文：</w:t>
      </w:r>
    </w:p>
    <w:p w:rsidR="008E6B77" w:rsidRPr="000151D3" w:rsidRDefault="008E6B77" w:rsidP="008E6B77">
      <w:pPr>
        <w:pStyle w:val="ab"/>
        <w:spacing w:line="240" w:lineRule="auto"/>
        <w:ind w:firstLineChars="150" w:firstLine="315"/>
        <w:rPr>
          <w:rFonts w:ascii="Courier" w:hAnsi="Courier"/>
          <w:sz w:val="21"/>
          <w:szCs w:val="21"/>
        </w:rPr>
      </w:pPr>
      <w:proofErr w:type="gramStart"/>
      <w:r w:rsidRPr="000151D3">
        <w:rPr>
          <w:rFonts w:ascii="Courier" w:hAnsi="Courier"/>
          <w:sz w:val="21"/>
          <w:szCs w:val="21"/>
        </w:rPr>
        <w:t>&lt;?xml</w:t>
      </w:r>
      <w:proofErr w:type="gramEnd"/>
      <w:r w:rsidRPr="000151D3">
        <w:rPr>
          <w:rFonts w:ascii="Courier" w:hAnsi="Courier"/>
          <w:sz w:val="21"/>
          <w:szCs w:val="21"/>
        </w:rPr>
        <w:t xml:space="preserve"> version="1.0" encoding="gbk"?&gt;</w:t>
      </w:r>
    </w:p>
    <w:p w:rsidR="008E6B77" w:rsidRPr="000151D3" w:rsidRDefault="008E6B77" w:rsidP="008E6B77">
      <w:pPr>
        <w:pStyle w:val="ab"/>
        <w:spacing w:line="240" w:lineRule="auto"/>
        <w:ind w:firstLineChars="150" w:firstLine="315"/>
        <w:rPr>
          <w:rFonts w:ascii="Courier" w:hAnsi="Courier"/>
          <w:sz w:val="21"/>
          <w:szCs w:val="21"/>
        </w:rPr>
      </w:pPr>
      <w:r w:rsidRPr="000151D3">
        <w:rPr>
          <w:rFonts w:ascii="Courier" w:hAnsi="Courier"/>
          <w:sz w:val="21"/>
          <w:szCs w:val="21"/>
        </w:rPr>
        <w:t>&lt;business</w:t>
      </w:r>
      <w:r w:rsidR="00081017">
        <w:rPr>
          <w:rFonts w:ascii="Courier" w:hAnsi="Courier" w:hint="eastAsia"/>
          <w:sz w:val="21"/>
          <w:szCs w:val="21"/>
        </w:rPr>
        <w:t xml:space="preserve"> </w:t>
      </w:r>
      <w:r>
        <w:rPr>
          <w:rFonts w:ascii="Courier" w:hAnsi="Courier" w:hint="eastAsia"/>
          <w:sz w:val="21"/>
          <w:szCs w:val="21"/>
        </w:rPr>
        <w:t>id="2000</w:t>
      </w:r>
      <w:r w:rsidR="00BF42BA">
        <w:rPr>
          <w:rFonts w:ascii="Courier" w:hAnsi="Courier" w:hint="eastAsia"/>
          <w:sz w:val="21"/>
          <w:szCs w:val="21"/>
        </w:rPr>
        <w:t>2</w:t>
      </w:r>
      <w:r>
        <w:rPr>
          <w:rFonts w:ascii="Courier" w:hAnsi="Courier" w:hint="eastAsia"/>
          <w:sz w:val="21"/>
          <w:szCs w:val="21"/>
        </w:rPr>
        <w:t>" comment="</w:t>
      </w:r>
      <w:r w:rsidR="00BF42BA">
        <w:rPr>
          <w:rFonts w:ascii="Courier" w:hAnsi="Courier" w:hint="eastAsia"/>
          <w:sz w:val="21"/>
          <w:szCs w:val="21"/>
        </w:rPr>
        <w:t>税控钥匙信息查询</w:t>
      </w:r>
      <w:r>
        <w:rPr>
          <w:rFonts w:ascii="Courier" w:hAnsi="Courier" w:hint="eastAsia"/>
          <w:sz w:val="21"/>
          <w:szCs w:val="21"/>
        </w:rPr>
        <w:t>"&gt;</w:t>
      </w:r>
    </w:p>
    <w:p w:rsidR="008E6B77" w:rsidRDefault="008E6B77" w:rsidP="008E6B77">
      <w:pPr>
        <w:pStyle w:val="ab"/>
        <w:spacing w:line="240" w:lineRule="auto"/>
        <w:ind w:firstLineChars="150" w:firstLine="315"/>
        <w:rPr>
          <w:rFonts w:ascii="Courier" w:hAnsi="Courier"/>
          <w:sz w:val="21"/>
          <w:szCs w:val="21"/>
        </w:rPr>
      </w:pPr>
      <w:r w:rsidRPr="000151D3">
        <w:rPr>
          <w:rFonts w:ascii="Courier" w:hAnsi="Courier"/>
          <w:sz w:val="21"/>
          <w:szCs w:val="21"/>
        </w:rPr>
        <w:t>&lt;body</w:t>
      </w:r>
      <w:r>
        <w:rPr>
          <w:rFonts w:ascii="Courier" w:hAnsi="Courier" w:hint="eastAsia"/>
          <w:sz w:val="21"/>
          <w:szCs w:val="21"/>
        </w:rPr>
        <w:t xml:space="preserve"> yylxdm="1"&gt;</w:t>
      </w:r>
    </w:p>
    <w:p w:rsidR="008E6B77" w:rsidRPr="00DB77C9" w:rsidRDefault="008E6B77" w:rsidP="008E6B77">
      <w:pPr>
        <w:pStyle w:val="ab"/>
        <w:spacing w:line="240" w:lineRule="auto"/>
        <w:ind w:leftChars="54" w:firstLineChars="250" w:firstLine="525"/>
        <w:rPr>
          <w:rFonts w:ascii="Courier" w:hAnsi="Courier"/>
          <w:sz w:val="21"/>
          <w:szCs w:val="21"/>
        </w:rPr>
      </w:pPr>
      <w:r w:rsidRPr="00DB77C9">
        <w:rPr>
          <w:rFonts w:ascii="Courier" w:hAnsi="Courier" w:hint="eastAsia"/>
          <w:sz w:val="21"/>
          <w:szCs w:val="21"/>
        </w:rPr>
        <w:t>&lt;</w:t>
      </w:r>
      <w:proofErr w:type="gramStart"/>
      <w:r>
        <w:rPr>
          <w:rFonts w:ascii="Courier" w:hAnsi="Courier" w:hint="eastAsia"/>
          <w:sz w:val="21"/>
          <w:szCs w:val="21"/>
        </w:rPr>
        <w:t>keypwd</w:t>
      </w:r>
      <w:r w:rsidRPr="00DB77C9">
        <w:rPr>
          <w:rFonts w:ascii="Courier" w:hAnsi="Courier" w:hint="eastAsia"/>
          <w:sz w:val="21"/>
          <w:szCs w:val="21"/>
        </w:rPr>
        <w:t>&gt;</w:t>
      </w:r>
      <w:proofErr w:type="gramEnd"/>
      <w:r w:rsidR="00AC53CA">
        <w:rPr>
          <w:rFonts w:ascii="Courier" w:hAnsi="Courier" w:hint="eastAsia"/>
          <w:sz w:val="21"/>
          <w:szCs w:val="21"/>
        </w:rPr>
        <w:t>88888888</w:t>
      </w:r>
      <w:r w:rsidRPr="00DB77C9">
        <w:rPr>
          <w:rFonts w:ascii="Courier" w:hAnsi="Courier" w:hint="eastAsia"/>
          <w:sz w:val="21"/>
          <w:szCs w:val="21"/>
        </w:rPr>
        <w:t>&lt;/</w:t>
      </w:r>
      <w:r>
        <w:rPr>
          <w:rFonts w:ascii="Courier" w:hAnsi="Courier" w:hint="eastAsia"/>
          <w:sz w:val="21"/>
          <w:szCs w:val="21"/>
        </w:rPr>
        <w:t>keypwd</w:t>
      </w:r>
      <w:r w:rsidRPr="00DB77C9">
        <w:rPr>
          <w:rFonts w:ascii="Courier" w:hAnsi="Courier" w:hint="eastAsia"/>
          <w:sz w:val="21"/>
          <w:szCs w:val="21"/>
        </w:rPr>
        <w:t>&gt;</w:t>
      </w:r>
    </w:p>
    <w:p w:rsidR="008E6B77" w:rsidRPr="000151D3" w:rsidRDefault="008E6B77" w:rsidP="008E6B77">
      <w:pPr>
        <w:pStyle w:val="ab"/>
        <w:spacing w:line="240" w:lineRule="auto"/>
        <w:ind w:firstLineChars="150" w:firstLine="315"/>
        <w:rPr>
          <w:rFonts w:ascii="Courier" w:hAnsi="Courier"/>
          <w:sz w:val="21"/>
          <w:szCs w:val="21"/>
        </w:rPr>
      </w:pPr>
      <w:r w:rsidRPr="000151D3">
        <w:rPr>
          <w:rFonts w:ascii="Courier" w:hAnsi="Courier"/>
          <w:sz w:val="21"/>
          <w:szCs w:val="21"/>
        </w:rPr>
        <w:t>&lt;/body&gt;</w:t>
      </w:r>
    </w:p>
    <w:p w:rsidR="008E6B77" w:rsidRPr="000151D3" w:rsidRDefault="008E6B77" w:rsidP="008E6B77">
      <w:pPr>
        <w:pStyle w:val="ab"/>
        <w:spacing w:line="240" w:lineRule="auto"/>
        <w:ind w:firstLineChars="150" w:firstLine="315"/>
        <w:rPr>
          <w:rFonts w:ascii="Courier" w:hAnsi="Courier"/>
          <w:sz w:val="21"/>
          <w:szCs w:val="21"/>
        </w:rPr>
      </w:pPr>
      <w:r w:rsidRPr="000151D3">
        <w:rPr>
          <w:rFonts w:ascii="Courier" w:hAnsi="Courier"/>
          <w:sz w:val="21"/>
          <w:szCs w:val="21"/>
        </w:rPr>
        <w:t>&lt;/business&gt;</w:t>
      </w:r>
    </w:p>
    <w:p w:rsidR="008E6B77" w:rsidRDefault="008E6B77" w:rsidP="008E6B77">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8E6B77" w:rsidRPr="000B29A6" w:rsidTr="00F66D88">
        <w:trPr>
          <w:trHeight w:val="454"/>
        </w:trPr>
        <w:tc>
          <w:tcPr>
            <w:tcW w:w="675" w:type="dxa"/>
            <w:shd w:val="clear" w:color="auto" w:fill="D9D9D9"/>
            <w:vAlign w:val="center"/>
          </w:tcPr>
          <w:p w:rsidR="008E6B77" w:rsidRPr="000B29A6" w:rsidRDefault="008E6B77" w:rsidP="00F66D88">
            <w:pPr>
              <w:jc w:val="center"/>
              <w:rPr>
                <w:rFonts w:ascii="宋体" w:hAnsi="宋体"/>
                <w:sz w:val="24"/>
                <w:szCs w:val="24"/>
              </w:rPr>
            </w:pPr>
            <w:r w:rsidRPr="000B29A6">
              <w:rPr>
                <w:rFonts w:ascii="宋体" w:hAnsi="宋体"/>
                <w:sz w:val="24"/>
                <w:szCs w:val="24"/>
              </w:rPr>
              <w:t>索引</w:t>
            </w:r>
          </w:p>
        </w:tc>
        <w:tc>
          <w:tcPr>
            <w:tcW w:w="1560" w:type="dxa"/>
            <w:shd w:val="clear" w:color="auto" w:fill="D9D9D9"/>
            <w:vAlign w:val="center"/>
          </w:tcPr>
          <w:p w:rsidR="008E6B77" w:rsidRPr="000B29A6" w:rsidRDefault="008E6B77" w:rsidP="00F66D88">
            <w:pPr>
              <w:rPr>
                <w:rFonts w:ascii="宋体" w:hAnsi="宋体"/>
                <w:sz w:val="24"/>
                <w:szCs w:val="24"/>
              </w:rPr>
            </w:pPr>
            <w:r w:rsidRPr="000B29A6">
              <w:rPr>
                <w:rFonts w:ascii="宋体" w:hAnsi="宋体"/>
                <w:sz w:val="24"/>
                <w:szCs w:val="24"/>
              </w:rPr>
              <w:t>ID</w:t>
            </w:r>
          </w:p>
        </w:tc>
        <w:tc>
          <w:tcPr>
            <w:tcW w:w="1984" w:type="dxa"/>
            <w:shd w:val="clear" w:color="auto" w:fill="D9D9D9"/>
            <w:vAlign w:val="center"/>
          </w:tcPr>
          <w:p w:rsidR="008E6B77" w:rsidRPr="000B29A6" w:rsidRDefault="008E6B77" w:rsidP="00F66D88">
            <w:pPr>
              <w:rPr>
                <w:rFonts w:ascii="宋体" w:hAnsi="宋体"/>
                <w:sz w:val="24"/>
                <w:szCs w:val="24"/>
              </w:rPr>
            </w:pPr>
            <w:r w:rsidRPr="000B29A6">
              <w:rPr>
                <w:rFonts w:ascii="宋体" w:hAnsi="宋体"/>
                <w:sz w:val="24"/>
                <w:szCs w:val="24"/>
              </w:rPr>
              <w:t>名称</w:t>
            </w:r>
          </w:p>
        </w:tc>
        <w:tc>
          <w:tcPr>
            <w:tcW w:w="709" w:type="dxa"/>
            <w:shd w:val="clear" w:color="auto" w:fill="D9D9D9"/>
            <w:vAlign w:val="center"/>
          </w:tcPr>
          <w:p w:rsidR="008E6B77" w:rsidRPr="000B29A6" w:rsidRDefault="008E6B77" w:rsidP="00F66D88">
            <w:pPr>
              <w:rPr>
                <w:rFonts w:ascii="宋体" w:hAnsi="宋体"/>
                <w:sz w:val="24"/>
                <w:szCs w:val="24"/>
              </w:rPr>
            </w:pPr>
            <w:r w:rsidRPr="000B29A6">
              <w:rPr>
                <w:rFonts w:ascii="宋体" w:hAnsi="宋体"/>
                <w:sz w:val="24"/>
                <w:szCs w:val="24"/>
              </w:rPr>
              <w:t>长度</w:t>
            </w:r>
          </w:p>
        </w:tc>
        <w:tc>
          <w:tcPr>
            <w:tcW w:w="709" w:type="dxa"/>
            <w:shd w:val="clear" w:color="auto" w:fill="D9D9D9"/>
            <w:vAlign w:val="center"/>
          </w:tcPr>
          <w:p w:rsidR="008E6B77" w:rsidRPr="000B29A6" w:rsidRDefault="008E6B77" w:rsidP="00F66D88">
            <w:pPr>
              <w:rPr>
                <w:rFonts w:ascii="宋体" w:hAnsi="宋体"/>
                <w:sz w:val="24"/>
                <w:szCs w:val="24"/>
              </w:rPr>
            </w:pPr>
            <w:r w:rsidRPr="000B29A6">
              <w:rPr>
                <w:rFonts w:ascii="宋体" w:hAnsi="宋体"/>
                <w:sz w:val="24"/>
                <w:szCs w:val="24"/>
              </w:rPr>
              <w:t>必须</w:t>
            </w:r>
          </w:p>
        </w:tc>
        <w:tc>
          <w:tcPr>
            <w:tcW w:w="2885" w:type="dxa"/>
            <w:shd w:val="clear" w:color="auto" w:fill="D9D9D9"/>
            <w:vAlign w:val="center"/>
          </w:tcPr>
          <w:p w:rsidR="008E6B77" w:rsidRPr="000B29A6" w:rsidRDefault="008E6B77" w:rsidP="00F66D88">
            <w:pPr>
              <w:rPr>
                <w:rFonts w:ascii="宋体" w:hAnsi="宋体"/>
                <w:sz w:val="24"/>
                <w:szCs w:val="24"/>
              </w:rPr>
            </w:pPr>
            <w:r w:rsidRPr="000B29A6">
              <w:rPr>
                <w:rFonts w:ascii="宋体" w:hAnsi="宋体"/>
                <w:sz w:val="24"/>
                <w:szCs w:val="24"/>
              </w:rPr>
              <w:t>说明</w:t>
            </w:r>
          </w:p>
        </w:tc>
      </w:tr>
      <w:tr w:rsidR="008E6B77" w:rsidRPr="000B29A6" w:rsidTr="00F66D88">
        <w:tc>
          <w:tcPr>
            <w:tcW w:w="675" w:type="dxa"/>
          </w:tcPr>
          <w:p w:rsidR="008E6B77" w:rsidRPr="000B29A6" w:rsidRDefault="008E6B77" w:rsidP="00A3248B">
            <w:pPr>
              <w:numPr>
                <w:ilvl w:val="0"/>
                <w:numId w:val="22"/>
              </w:numPr>
              <w:jc w:val="center"/>
              <w:rPr>
                <w:rFonts w:ascii="宋体" w:hAnsi="宋体"/>
                <w:sz w:val="24"/>
                <w:szCs w:val="24"/>
              </w:rPr>
            </w:pPr>
          </w:p>
        </w:tc>
        <w:tc>
          <w:tcPr>
            <w:tcW w:w="1560" w:type="dxa"/>
          </w:tcPr>
          <w:p w:rsidR="008E6B77" w:rsidRPr="00E1451A" w:rsidRDefault="008E6B77" w:rsidP="00F66D88">
            <w:pPr>
              <w:rPr>
                <w:rFonts w:ascii="宋体" w:hAnsi="宋体"/>
                <w:sz w:val="24"/>
                <w:szCs w:val="24"/>
              </w:rPr>
            </w:pPr>
            <w:r w:rsidRPr="00E1451A">
              <w:rPr>
                <w:rFonts w:ascii="宋体" w:hAnsi="宋体" w:hint="eastAsia"/>
                <w:sz w:val="24"/>
                <w:szCs w:val="24"/>
              </w:rPr>
              <w:t>id</w:t>
            </w:r>
          </w:p>
        </w:tc>
        <w:tc>
          <w:tcPr>
            <w:tcW w:w="1984" w:type="dxa"/>
          </w:tcPr>
          <w:p w:rsidR="008E6B77" w:rsidRPr="00E1451A" w:rsidRDefault="008E6B77" w:rsidP="00F66D88">
            <w:pPr>
              <w:rPr>
                <w:rFonts w:ascii="宋体" w:hAnsi="宋体"/>
                <w:sz w:val="24"/>
                <w:szCs w:val="24"/>
              </w:rPr>
            </w:pPr>
            <w:r w:rsidRPr="00E1451A">
              <w:rPr>
                <w:rFonts w:ascii="宋体" w:hAnsi="宋体" w:hint="eastAsia"/>
                <w:sz w:val="24"/>
                <w:szCs w:val="24"/>
              </w:rPr>
              <w:t>交易编号</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5</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是</w:t>
            </w:r>
          </w:p>
        </w:tc>
        <w:tc>
          <w:tcPr>
            <w:tcW w:w="2885" w:type="dxa"/>
          </w:tcPr>
          <w:p w:rsidR="008E6B77" w:rsidRPr="00E1451A" w:rsidRDefault="008E6B77" w:rsidP="00BF42BA">
            <w:pPr>
              <w:rPr>
                <w:rFonts w:ascii="宋体" w:hAnsi="宋体"/>
                <w:sz w:val="24"/>
                <w:szCs w:val="24"/>
              </w:rPr>
            </w:pPr>
            <w:r>
              <w:rPr>
                <w:rFonts w:ascii="宋体" w:hAnsi="宋体" w:hint="eastAsia"/>
                <w:sz w:val="24"/>
                <w:szCs w:val="24"/>
              </w:rPr>
              <w:t>2</w:t>
            </w:r>
            <w:r w:rsidRPr="00E1451A">
              <w:rPr>
                <w:rFonts w:ascii="宋体" w:hAnsi="宋体" w:hint="eastAsia"/>
                <w:sz w:val="24"/>
                <w:szCs w:val="24"/>
              </w:rPr>
              <w:t>000</w:t>
            </w:r>
            <w:r w:rsidR="00BF42BA">
              <w:rPr>
                <w:rFonts w:ascii="宋体" w:hAnsi="宋体" w:hint="eastAsia"/>
                <w:sz w:val="24"/>
                <w:szCs w:val="24"/>
              </w:rPr>
              <w:t>2</w:t>
            </w:r>
          </w:p>
        </w:tc>
      </w:tr>
      <w:tr w:rsidR="008E6B77" w:rsidRPr="000B29A6" w:rsidTr="00F66D88">
        <w:tc>
          <w:tcPr>
            <w:tcW w:w="675" w:type="dxa"/>
          </w:tcPr>
          <w:p w:rsidR="008E6B77" w:rsidRPr="000B29A6" w:rsidRDefault="008E6B77" w:rsidP="00A3248B">
            <w:pPr>
              <w:numPr>
                <w:ilvl w:val="0"/>
                <w:numId w:val="22"/>
              </w:numPr>
              <w:jc w:val="center"/>
              <w:rPr>
                <w:rFonts w:ascii="宋体" w:hAnsi="宋体"/>
                <w:sz w:val="24"/>
                <w:szCs w:val="24"/>
              </w:rPr>
            </w:pPr>
          </w:p>
        </w:tc>
        <w:tc>
          <w:tcPr>
            <w:tcW w:w="1560" w:type="dxa"/>
          </w:tcPr>
          <w:p w:rsidR="008E6B77" w:rsidRPr="00E1451A" w:rsidRDefault="008E6B77" w:rsidP="00F66D88">
            <w:pPr>
              <w:rPr>
                <w:rFonts w:ascii="宋体" w:hAnsi="宋体"/>
                <w:sz w:val="24"/>
                <w:szCs w:val="24"/>
              </w:rPr>
            </w:pPr>
            <w:r w:rsidRPr="00E1451A">
              <w:rPr>
                <w:rFonts w:ascii="宋体" w:hAnsi="宋体" w:hint="eastAsia"/>
                <w:sz w:val="24"/>
                <w:szCs w:val="24"/>
              </w:rPr>
              <w:t>comment</w:t>
            </w:r>
          </w:p>
        </w:tc>
        <w:tc>
          <w:tcPr>
            <w:tcW w:w="1984" w:type="dxa"/>
          </w:tcPr>
          <w:p w:rsidR="008E6B77" w:rsidRPr="00E1451A" w:rsidRDefault="008E6B77" w:rsidP="00F66D88">
            <w:pPr>
              <w:rPr>
                <w:rFonts w:ascii="宋体" w:hAnsi="宋体"/>
                <w:sz w:val="24"/>
                <w:szCs w:val="24"/>
              </w:rPr>
            </w:pPr>
            <w:r w:rsidRPr="00E1451A">
              <w:rPr>
                <w:rFonts w:ascii="宋体" w:hAnsi="宋体" w:hint="eastAsia"/>
                <w:sz w:val="24"/>
                <w:szCs w:val="24"/>
              </w:rPr>
              <w:t>交易描述</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30</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是</w:t>
            </w:r>
          </w:p>
        </w:tc>
        <w:tc>
          <w:tcPr>
            <w:tcW w:w="2885" w:type="dxa"/>
          </w:tcPr>
          <w:p w:rsidR="008E6B77" w:rsidRPr="00E1451A" w:rsidRDefault="00BF42BA" w:rsidP="00F66D88">
            <w:pPr>
              <w:rPr>
                <w:rFonts w:ascii="宋体" w:hAnsi="宋体"/>
                <w:sz w:val="24"/>
                <w:szCs w:val="24"/>
              </w:rPr>
            </w:pPr>
            <w:r>
              <w:rPr>
                <w:rFonts w:ascii="宋体" w:hAnsi="宋体" w:hint="eastAsia"/>
                <w:sz w:val="24"/>
                <w:szCs w:val="24"/>
              </w:rPr>
              <w:t>税控钥匙信息查询</w:t>
            </w:r>
          </w:p>
        </w:tc>
      </w:tr>
      <w:tr w:rsidR="008E6B77" w:rsidRPr="000B29A6" w:rsidTr="00F66D88">
        <w:tc>
          <w:tcPr>
            <w:tcW w:w="675" w:type="dxa"/>
          </w:tcPr>
          <w:p w:rsidR="008E6B77" w:rsidRPr="000B29A6" w:rsidRDefault="008E6B77" w:rsidP="00A3248B">
            <w:pPr>
              <w:numPr>
                <w:ilvl w:val="0"/>
                <w:numId w:val="22"/>
              </w:numPr>
              <w:jc w:val="center"/>
              <w:rPr>
                <w:rFonts w:ascii="宋体" w:hAnsi="宋体"/>
                <w:sz w:val="24"/>
                <w:szCs w:val="24"/>
              </w:rPr>
            </w:pPr>
          </w:p>
        </w:tc>
        <w:tc>
          <w:tcPr>
            <w:tcW w:w="1560" w:type="dxa"/>
          </w:tcPr>
          <w:p w:rsidR="008E6B77" w:rsidRPr="00E1451A" w:rsidRDefault="008E6B77" w:rsidP="00F66D88">
            <w:pPr>
              <w:rPr>
                <w:rFonts w:ascii="宋体" w:hAnsi="宋体"/>
                <w:sz w:val="24"/>
                <w:szCs w:val="24"/>
              </w:rPr>
            </w:pPr>
            <w:r w:rsidRPr="00E1451A">
              <w:rPr>
                <w:rFonts w:ascii="宋体" w:hAnsi="宋体" w:hint="eastAsia"/>
                <w:sz w:val="24"/>
                <w:szCs w:val="24"/>
              </w:rPr>
              <w:t>yylxdm</w:t>
            </w:r>
          </w:p>
        </w:tc>
        <w:tc>
          <w:tcPr>
            <w:tcW w:w="1984" w:type="dxa"/>
          </w:tcPr>
          <w:p w:rsidR="008E6B77" w:rsidRPr="00E1451A" w:rsidRDefault="008E6B77" w:rsidP="00F66D88">
            <w:pPr>
              <w:rPr>
                <w:rFonts w:ascii="宋体" w:hAnsi="宋体"/>
                <w:sz w:val="24"/>
                <w:szCs w:val="24"/>
              </w:rPr>
            </w:pPr>
            <w:r w:rsidRPr="00E1451A">
              <w:rPr>
                <w:rFonts w:ascii="宋体" w:hAnsi="宋体" w:hint="eastAsia"/>
                <w:sz w:val="24"/>
                <w:szCs w:val="24"/>
              </w:rPr>
              <w:t>应用类型代码</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1</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是</w:t>
            </w:r>
          </w:p>
        </w:tc>
        <w:tc>
          <w:tcPr>
            <w:tcW w:w="2885" w:type="dxa"/>
          </w:tcPr>
          <w:p w:rsidR="008E6B77" w:rsidRPr="00E1451A" w:rsidRDefault="008E6B77" w:rsidP="00F66D88">
            <w:pPr>
              <w:rPr>
                <w:rFonts w:ascii="宋体" w:hAnsi="宋体"/>
                <w:sz w:val="24"/>
                <w:szCs w:val="24"/>
              </w:rPr>
            </w:pPr>
            <w:r w:rsidRPr="00E1451A">
              <w:rPr>
                <w:rFonts w:ascii="宋体" w:hAnsi="宋体" w:hint="eastAsia"/>
                <w:sz w:val="24"/>
                <w:szCs w:val="24"/>
              </w:rPr>
              <w:t>固定为“1”表示国税</w:t>
            </w:r>
          </w:p>
        </w:tc>
      </w:tr>
      <w:tr w:rsidR="008E6B77" w:rsidRPr="000B29A6" w:rsidTr="00F66D88">
        <w:tc>
          <w:tcPr>
            <w:tcW w:w="675" w:type="dxa"/>
          </w:tcPr>
          <w:p w:rsidR="008E6B77" w:rsidRPr="000B29A6" w:rsidRDefault="008E6B77" w:rsidP="00A3248B">
            <w:pPr>
              <w:numPr>
                <w:ilvl w:val="0"/>
                <w:numId w:val="22"/>
              </w:numPr>
              <w:jc w:val="center"/>
              <w:rPr>
                <w:rFonts w:ascii="宋体" w:hAnsi="宋体"/>
                <w:sz w:val="24"/>
                <w:szCs w:val="24"/>
              </w:rPr>
            </w:pPr>
          </w:p>
        </w:tc>
        <w:tc>
          <w:tcPr>
            <w:tcW w:w="1560" w:type="dxa"/>
          </w:tcPr>
          <w:p w:rsidR="008E6B77" w:rsidRPr="00E1451A" w:rsidRDefault="008E6B77" w:rsidP="00F66D88">
            <w:pPr>
              <w:rPr>
                <w:rFonts w:ascii="宋体" w:hAnsi="宋体"/>
                <w:sz w:val="24"/>
                <w:szCs w:val="24"/>
              </w:rPr>
            </w:pPr>
            <w:r w:rsidRPr="00E1451A">
              <w:rPr>
                <w:rFonts w:ascii="宋体" w:hAnsi="宋体" w:hint="eastAsia"/>
                <w:sz w:val="24"/>
                <w:szCs w:val="24"/>
              </w:rPr>
              <w:t>keypwd</w:t>
            </w:r>
          </w:p>
        </w:tc>
        <w:tc>
          <w:tcPr>
            <w:tcW w:w="1984" w:type="dxa"/>
          </w:tcPr>
          <w:p w:rsidR="008E6B77" w:rsidRPr="00E1451A" w:rsidRDefault="008E6B77" w:rsidP="00F66D88">
            <w:pPr>
              <w:rPr>
                <w:rFonts w:ascii="宋体" w:hAnsi="宋体"/>
                <w:sz w:val="24"/>
                <w:szCs w:val="24"/>
              </w:rPr>
            </w:pPr>
            <w:r w:rsidRPr="00E1451A">
              <w:rPr>
                <w:rFonts w:ascii="宋体" w:hAnsi="宋体" w:hint="eastAsia"/>
                <w:sz w:val="24"/>
                <w:szCs w:val="24"/>
              </w:rPr>
              <w:t>税控钥匙口令</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8</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是</w:t>
            </w:r>
          </w:p>
        </w:tc>
        <w:tc>
          <w:tcPr>
            <w:tcW w:w="2885" w:type="dxa"/>
          </w:tcPr>
          <w:p w:rsidR="008E6B77" w:rsidRPr="00E1451A" w:rsidRDefault="008E6B77" w:rsidP="00F66D88">
            <w:pPr>
              <w:rPr>
                <w:rFonts w:ascii="宋体" w:hAnsi="宋体"/>
                <w:sz w:val="24"/>
                <w:szCs w:val="24"/>
              </w:rPr>
            </w:pPr>
          </w:p>
        </w:tc>
      </w:tr>
    </w:tbl>
    <w:p w:rsidR="008E6B77" w:rsidRPr="0093104C" w:rsidRDefault="008E6B77" w:rsidP="008E6B77">
      <w:pPr>
        <w:pStyle w:val="3"/>
        <w:ind w:left="0"/>
      </w:pPr>
      <w:r w:rsidRPr="0093104C">
        <w:rPr>
          <w:rFonts w:hint="eastAsia"/>
        </w:rPr>
        <w:t>返回数据</w:t>
      </w:r>
    </w:p>
    <w:p w:rsidR="008E6B77" w:rsidRPr="000151D3" w:rsidRDefault="008E6B77" w:rsidP="008E6B77">
      <w:pPr>
        <w:spacing w:line="360" w:lineRule="auto"/>
        <w:rPr>
          <w:rFonts w:ascii="宋体" w:hAnsi="宋体"/>
          <w:kern w:val="0"/>
          <w:szCs w:val="21"/>
        </w:rPr>
      </w:pPr>
      <w:r w:rsidRPr="004D1D61">
        <w:rPr>
          <w:rFonts w:hint="eastAsia"/>
          <w:b/>
          <w:sz w:val="24"/>
          <w:szCs w:val="21"/>
        </w:rPr>
        <w:t>响应报文：</w:t>
      </w:r>
    </w:p>
    <w:p w:rsidR="008E6B77" w:rsidRPr="000151D3" w:rsidRDefault="008E6B77" w:rsidP="008E6B77">
      <w:pPr>
        <w:pStyle w:val="ab"/>
        <w:spacing w:line="240" w:lineRule="auto"/>
        <w:ind w:firstLineChars="150" w:firstLine="315"/>
        <w:rPr>
          <w:rFonts w:ascii="Courier" w:hAnsi="Courier"/>
          <w:sz w:val="21"/>
          <w:szCs w:val="21"/>
        </w:rPr>
      </w:pPr>
      <w:proofErr w:type="gramStart"/>
      <w:r w:rsidRPr="000151D3">
        <w:rPr>
          <w:rFonts w:ascii="Courier" w:hAnsi="Courier"/>
          <w:sz w:val="21"/>
          <w:szCs w:val="21"/>
        </w:rPr>
        <w:t>&lt;?xml</w:t>
      </w:r>
      <w:proofErr w:type="gramEnd"/>
      <w:r w:rsidRPr="000151D3">
        <w:rPr>
          <w:rFonts w:ascii="Courier" w:hAnsi="Courier"/>
          <w:sz w:val="21"/>
          <w:szCs w:val="21"/>
        </w:rPr>
        <w:t xml:space="preserve"> version="1.0" encoding="gbk"?&gt;</w:t>
      </w:r>
    </w:p>
    <w:p w:rsidR="008E6B77" w:rsidRPr="000151D3" w:rsidRDefault="008E6B77" w:rsidP="008E6B77">
      <w:pPr>
        <w:pStyle w:val="ab"/>
        <w:spacing w:line="240" w:lineRule="auto"/>
        <w:ind w:firstLineChars="150" w:firstLine="315"/>
        <w:rPr>
          <w:rFonts w:ascii="Courier" w:hAnsi="Courier"/>
          <w:sz w:val="21"/>
          <w:szCs w:val="21"/>
        </w:rPr>
      </w:pPr>
      <w:r w:rsidRPr="000151D3">
        <w:rPr>
          <w:rFonts w:ascii="Courier" w:hAnsi="Courier"/>
          <w:sz w:val="21"/>
          <w:szCs w:val="21"/>
        </w:rPr>
        <w:t>&lt;business</w:t>
      </w:r>
      <w:r w:rsidR="00887225">
        <w:rPr>
          <w:rFonts w:ascii="Courier" w:hAnsi="Courier" w:hint="eastAsia"/>
          <w:sz w:val="21"/>
          <w:szCs w:val="21"/>
        </w:rPr>
        <w:t xml:space="preserve"> </w:t>
      </w:r>
      <w:r>
        <w:rPr>
          <w:rFonts w:ascii="Courier" w:hAnsi="Courier" w:hint="eastAsia"/>
          <w:sz w:val="21"/>
          <w:szCs w:val="21"/>
        </w:rPr>
        <w:t>id="</w:t>
      </w:r>
      <w:r w:rsidR="00BF42BA">
        <w:rPr>
          <w:rFonts w:ascii="Courier" w:hAnsi="Courier" w:hint="eastAsia"/>
          <w:sz w:val="21"/>
          <w:szCs w:val="21"/>
        </w:rPr>
        <w:t>20002" comment="</w:t>
      </w:r>
      <w:r w:rsidR="00BF42BA">
        <w:rPr>
          <w:rFonts w:ascii="Courier" w:hAnsi="Courier" w:hint="eastAsia"/>
          <w:sz w:val="21"/>
          <w:szCs w:val="21"/>
        </w:rPr>
        <w:t>税控钥匙信息查询</w:t>
      </w:r>
      <w:r w:rsidR="00BF42BA">
        <w:rPr>
          <w:rFonts w:ascii="Courier" w:hAnsi="Courier" w:hint="eastAsia"/>
          <w:sz w:val="21"/>
          <w:szCs w:val="21"/>
        </w:rPr>
        <w:t>"&gt;</w:t>
      </w:r>
    </w:p>
    <w:p w:rsidR="008E6B77" w:rsidRDefault="008E6B77" w:rsidP="008E6B77">
      <w:pPr>
        <w:pStyle w:val="ab"/>
        <w:spacing w:line="240" w:lineRule="auto"/>
        <w:ind w:firstLineChars="150" w:firstLine="315"/>
        <w:rPr>
          <w:rFonts w:ascii="Courier" w:hAnsi="Courier"/>
          <w:sz w:val="21"/>
          <w:szCs w:val="21"/>
        </w:rPr>
      </w:pPr>
      <w:r w:rsidRPr="000151D3">
        <w:rPr>
          <w:rFonts w:ascii="Courier" w:hAnsi="Courier"/>
          <w:sz w:val="21"/>
          <w:szCs w:val="21"/>
        </w:rPr>
        <w:t>&lt;body</w:t>
      </w:r>
      <w:r>
        <w:rPr>
          <w:rFonts w:ascii="Courier" w:hAnsi="Courier" w:hint="eastAsia"/>
          <w:sz w:val="21"/>
          <w:szCs w:val="21"/>
        </w:rPr>
        <w:t xml:space="preserve"> yylxdm="1"&gt;</w:t>
      </w:r>
    </w:p>
    <w:p w:rsidR="008E6B77" w:rsidRPr="000151D3" w:rsidRDefault="008E6B77" w:rsidP="008E6B77">
      <w:pPr>
        <w:pStyle w:val="ab"/>
        <w:spacing w:line="240" w:lineRule="auto"/>
        <w:ind w:leftChars="54" w:firstLineChars="250" w:firstLine="525"/>
        <w:rPr>
          <w:rFonts w:ascii="Courier" w:hAnsi="Courier"/>
          <w:sz w:val="21"/>
          <w:szCs w:val="21"/>
        </w:rPr>
      </w:pPr>
      <w:r w:rsidRPr="000151D3">
        <w:rPr>
          <w:rFonts w:ascii="Courier" w:hAnsi="Courier"/>
          <w:sz w:val="21"/>
          <w:szCs w:val="21"/>
        </w:rPr>
        <w:t>&lt;returncode&gt;</w:t>
      </w:r>
      <w:r w:rsidRPr="000151D3">
        <w:rPr>
          <w:rFonts w:ascii="Courier" w:hAnsi="Courier" w:hint="eastAsia"/>
          <w:sz w:val="21"/>
          <w:szCs w:val="21"/>
        </w:rPr>
        <w:t>返回代码</w:t>
      </w:r>
      <w:r w:rsidRPr="000151D3">
        <w:rPr>
          <w:rFonts w:ascii="Courier" w:hAnsi="Courier"/>
          <w:sz w:val="21"/>
          <w:szCs w:val="21"/>
        </w:rPr>
        <w:t>&lt;/returncode&gt;</w:t>
      </w:r>
    </w:p>
    <w:p w:rsidR="008E6B77" w:rsidRDefault="008E6B77" w:rsidP="008E6B77">
      <w:pPr>
        <w:pStyle w:val="ab"/>
        <w:spacing w:line="240" w:lineRule="auto"/>
        <w:ind w:leftChars="54" w:firstLineChars="250" w:firstLine="525"/>
        <w:rPr>
          <w:rFonts w:ascii="Courier" w:hAnsi="Courier"/>
          <w:sz w:val="21"/>
          <w:szCs w:val="21"/>
        </w:rPr>
      </w:pPr>
      <w:r w:rsidRPr="000151D3">
        <w:rPr>
          <w:rFonts w:ascii="Courier" w:hAnsi="Courier"/>
          <w:sz w:val="21"/>
          <w:szCs w:val="21"/>
        </w:rPr>
        <w:t>&lt;returnmsg&gt;</w:t>
      </w:r>
      <w:r w:rsidRPr="000151D3">
        <w:rPr>
          <w:rFonts w:ascii="Courier" w:hAnsi="Courier" w:hint="eastAsia"/>
          <w:sz w:val="21"/>
          <w:szCs w:val="21"/>
        </w:rPr>
        <w:t>返回信息</w:t>
      </w:r>
      <w:r w:rsidRPr="000151D3">
        <w:rPr>
          <w:rFonts w:ascii="Courier" w:hAnsi="Courier"/>
          <w:sz w:val="21"/>
          <w:szCs w:val="21"/>
        </w:rPr>
        <w:t>&lt;/returnmsg&gt;</w:t>
      </w:r>
    </w:p>
    <w:p w:rsidR="00BF42BA" w:rsidRDefault="00BF42BA" w:rsidP="00BF42BA">
      <w:pPr>
        <w:pStyle w:val="ab"/>
        <w:spacing w:line="240" w:lineRule="auto"/>
        <w:ind w:leftChars="54" w:firstLineChars="250" w:firstLine="52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BF42BA" w:rsidRDefault="00BF42BA" w:rsidP="00BF42BA">
      <w:pPr>
        <w:pStyle w:val="ab"/>
        <w:spacing w:line="240" w:lineRule="auto"/>
        <w:ind w:leftChars="54" w:firstLineChars="350" w:firstLine="735"/>
        <w:rPr>
          <w:rFonts w:ascii="Courier" w:hAnsi="Courier"/>
          <w:sz w:val="21"/>
          <w:szCs w:val="21"/>
        </w:rPr>
      </w:pPr>
      <w:r>
        <w:rPr>
          <w:rFonts w:ascii="Courier" w:hAnsi="Courier" w:hint="eastAsia"/>
          <w:sz w:val="21"/>
          <w:szCs w:val="21"/>
        </w:rPr>
        <w:t>&lt;nsrsbh&gt;</w:t>
      </w:r>
      <w:r w:rsidR="00C95D25" w:rsidRPr="00F9007E">
        <w:rPr>
          <w:rFonts w:ascii="Courier" w:hAnsi="Courier" w:hint="eastAsia"/>
          <w:sz w:val="21"/>
          <w:szCs w:val="21"/>
        </w:rPr>
        <w:t>纳税人识别号</w:t>
      </w:r>
      <w:r>
        <w:rPr>
          <w:rFonts w:ascii="Courier" w:hAnsi="Courier" w:hint="eastAsia"/>
          <w:sz w:val="21"/>
          <w:szCs w:val="21"/>
        </w:rPr>
        <w:t>&lt;/nsrsbh&gt;</w:t>
      </w:r>
    </w:p>
    <w:p w:rsidR="00BF42BA" w:rsidRDefault="00BF42BA" w:rsidP="00BF42BA">
      <w:pPr>
        <w:pStyle w:val="ab"/>
        <w:spacing w:line="240" w:lineRule="auto"/>
        <w:ind w:leftChars="54" w:firstLineChars="350" w:firstLine="735"/>
        <w:rPr>
          <w:rFonts w:ascii="Courier" w:hAnsi="Courier"/>
          <w:sz w:val="21"/>
          <w:szCs w:val="21"/>
        </w:rPr>
      </w:pPr>
      <w:r>
        <w:rPr>
          <w:rFonts w:ascii="Courier" w:hAnsi="Courier" w:hint="eastAsia"/>
          <w:sz w:val="21"/>
          <w:szCs w:val="21"/>
        </w:rPr>
        <w:t>&lt;</w:t>
      </w:r>
      <w:r w:rsidR="00AF1369">
        <w:rPr>
          <w:rFonts w:ascii="Courier" w:hAnsi="Courier" w:hint="eastAsia"/>
          <w:sz w:val="21"/>
          <w:szCs w:val="21"/>
        </w:rPr>
        <w:t>keyno</w:t>
      </w:r>
      <w:r>
        <w:rPr>
          <w:rFonts w:ascii="Courier" w:hAnsi="Courier" w:hint="eastAsia"/>
          <w:sz w:val="21"/>
          <w:szCs w:val="21"/>
        </w:rPr>
        <w:t>&gt;</w:t>
      </w:r>
      <w:r w:rsidR="00AF1369">
        <w:rPr>
          <w:rFonts w:ascii="Courier" w:hAnsi="Courier" w:hint="eastAsia"/>
          <w:sz w:val="21"/>
          <w:szCs w:val="21"/>
        </w:rPr>
        <w:t>税控钥匙编号</w:t>
      </w:r>
      <w:r>
        <w:rPr>
          <w:rFonts w:ascii="Courier" w:hAnsi="Courier" w:hint="eastAsia"/>
          <w:sz w:val="21"/>
          <w:szCs w:val="21"/>
        </w:rPr>
        <w:t>&lt;/</w:t>
      </w:r>
      <w:r w:rsidR="00AF1369">
        <w:rPr>
          <w:rFonts w:ascii="Courier" w:hAnsi="Courier" w:hint="eastAsia"/>
          <w:sz w:val="21"/>
          <w:szCs w:val="21"/>
        </w:rPr>
        <w:t>keyno</w:t>
      </w:r>
      <w:r>
        <w:rPr>
          <w:rFonts w:ascii="Courier" w:hAnsi="Courier" w:hint="eastAsia"/>
          <w:sz w:val="21"/>
          <w:szCs w:val="21"/>
        </w:rPr>
        <w:t>&gt;</w:t>
      </w:r>
    </w:p>
    <w:p w:rsidR="00BF42BA" w:rsidRPr="000151D3" w:rsidRDefault="00BF42BA" w:rsidP="008E6B77">
      <w:pPr>
        <w:pStyle w:val="ab"/>
        <w:spacing w:line="240" w:lineRule="auto"/>
        <w:ind w:leftChars="54" w:firstLineChars="250" w:firstLine="525"/>
        <w:rPr>
          <w:rFonts w:ascii="Courier" w:hAnsi="Courier"/>
          <w:sz w:val="21"/>
          <w:szCs w:val="21"/>
        </w:rPr>
      </w:pPr>
      <w:r>
        <w:rPr>
          <w:rFonts w:ascii="Courier" w:hAnsi="Courier" w:hint="eastAsia"/>
          <w:sz w:val="21"/>
          <w:szCs w:val="21"/>
        </w:rPr>
        <w:t>&lt;/returndata&gt;</w:t>
      </w:r>
    </w:p>
    <w:p w:rsidR="008E6B77" w:rsidRPr="000151D3" w:rsidRDefault="008E6B77" w:rsidP="008E6B77">
      <w:pPr>
        <w:pStyle w:val="ab"/>
        <w:spacing w:line="240" w:lineRule="auto"/>
        <w:ind w:firstLineChars="150" w:firstLine="315"/>
        <w:rPr>
          <w:rFonts w:ascii="Courier" w:hAnsi="Courier"/>
          <w:sz w:val="21"/>
          <w:szCs w:val="21"/>
        </w:rPr>
      </w:pPr>
      <w:r w:rsidRPr="000151D3">
        <w:rPr>
          <w:rFonts w:ascii="Courier" w:hAnsi="Courier"/>
          <w:sz w:val="21"/>
          <w:szCs w:val="21"/>
        </w:rPr>
        <w:t>&lt;/body&gt;</w:t>
      </w:r>
    </w:p>
    <w:p w:rsidR="008E6B77" w:rsidRPr="000151D3" w:rsidRDefault="008E6B77" w:rsidP="008E6B77">
      <w:pPr>
        <w:pStyle w:val="ab"/>
        <w:spacing w:line="240" w:lineRule="auto"/>
        <w:ind w:firstLineChars="150" w:firstLine="315"/>
        <w:rPr>
          <w:rFonts w:ascii="Courier" w:hAnsi="Courier"/>
          <w:sz w:val="21"/>
          <w:szCs w:val="21"/>
        </w:rPr>
      </w:pPr>
      <w:r w:rsidRPr="000151D3">
        <w:rPr>
          <w:rFonts w:ascii="Courier" w:hAnsi="Courier"/>
          <w:sz w:val="21"/>
          <w:szCs w:val="21"/>
        </w:rPr>
        <w:t>&lt;/business&gt;</w:t>
      </w:r>
    </w:p>
    <w:p w:rsidR="008E6B77" w:rsidRDefault="008E6B77" w:rsidP="008E6B77">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8E6B77" w:rsidRPr="00E1451A" w:rsidTr="00F66D88">
        <w:trPr>
          <w:trHeight w:val="454"/>
        </w:trPr>
        <w:tc>
          <w:tcPr>
            <w:tcW w:w="675" w:type="dxa"/>
            <w:shd w:val="clear" w:color="auto" w:fill="D9D9D9"/>
            <w:vAlign w:val="center"/>
          </w:tcPr>
          <w:p w:rsidR="008E6B77" w:rsidRPr="00E1451A" w:rsidRDefault="008E6B77" w:rsidP="00F66D88">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8E6B77" w:rsidRPr="00E1451A" w:rsidRDefault="008E6B77" w:rsidP="00F66D88">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8E6B77" w:rsidRPr="00E1451A" w:rsidRDefault="008E6B77" w:rsidP="00F66D88">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8E6B77" w:rsidRPr="00E1451A" w:rsidRDefault="008E6B77" w:rsidP="00F66D88">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8E6B77" w:rsidRPr="00E1451A" w:rsidRDefault="008E6B77" w:rsidP="00F66D88">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8E6B77" w:rsidRPr="00E1451A" w:rsidRDefault="008E6B77" w:rsidP="00F66D88">
            <w:pPr>
              <w:rPr>
                <w:rFonts w:ascii="宋体" w:hAnsi="宋体"/>
                <w:sz w:val="24"/>
                <w:szCs w:val="24"/>
              </w:rPr>
            </w:pPr>
            <w:r w:rsidRPr="00E1451A">
              <w:rPr>
                <w:rFonts w:ascii="宋体" w:hAnsi="宋体"/>
                <w:sz w:val="24"/>
                <w:szCs w:val="24"/>
              </w:rPr>
              <w:t>说明</w:t>
            </w:r>
          </w:p>
        </w:tc>
      </w:tr>
      <w:tr w:rsidR="00AF1369" w:rsidRPr="00E1451A" w:rsidTr="00F66D88">
        <w:tc>
          <w:tcPr>
            <w:tcW w:w="675" w:type="dxa"/>
          </w:tcPr>
          <w:p w:rsidR="00AF1369" w:rsidRPr="00E1451A" w:rsidRDefault="00AF1369" w:rsidP="00A3248B">
            <w:pPr>
              <w:numPr>
                <w:ilvl w:val="0"/>
                <w:numId w:val="23"/>
              </w:numPr>
              <w:jc w:val="center"/>
              <w:rPr>
                <w:rFonts w:ascii="宋体" w:hAnsi="宋体"/>
                <w:sz w:val="24"/>
                <w:szCs w:val="24"/>
              </w:rPr>
            </w:pPr>
          </w:p>
        </w:tc>
        <w:tc>
          <w:tcPr>
            <w:tcW w:w="1560" w:type="dxa"/>
          </w:tcPr>
          <w:p w:rsidR="00AF1369" w:rsidRPr="00E1451A" w:rsidRDefault="00AF1369" w:rsidP="00F66D88">
            <w:pPr>
              <w:rPr>
                <w:rFonts w:ascii="宋体" w:hAnsi="宋体"/>
                <w:sz w:val="24"/>
                <w:szCs w:val="24"/>
              </w:rPr>
            </w:pPr>
            <w:r w:rsidRPr="00E1451A">
              <w:rPr>
                <w:rFonts w:ascii="宋体" w:hAnsi="宋体" w:hint="eastAsia"/>
                <w:sz w:val="24"/>
                <w:szCs w:val="24"/>
              </w:rPr>
              <w:t>id</w:t>
            </w:r>
          </w:p>
        </w:tc>
        <w:tc>
          <w:tcPr>
            <w:tcW w:w="1984" w:type="dxa"/>
          </w:tcPr>
          <w:p w:rsidR="00AF1369" w:rsidRPr="00E1451A" w:rsidRDefault="00AF1369" w:rsidP="00F66D88">
            <w:pPr>
              <w:rPr>
                <w:rFonts w:ascii="宋体" w:hAnsi="宋体"/>
                <w:sz w:val="24"/>
                <w:szCs w:val="24"/>
              </w:rPr>
            </w:pPr>
            <w:r w:rsidRPr="00E1451A">
              <w:rPr>
                <w:rFonts w:ascii="宋体" w:hAnsi="宋体" w:hint="eastAsia"/>
                <w:sz w:val="24"/>
                <w:szCs w:val="24"/>
              </w:rPr>
              <w:t>交易编号</w:t>
            </w:r>
          </w:p>
        </w:tc>
        <w:tc>
          <w:tcPr>
            <w:tcW w:w="709" w:type="dxa"/>
          </w:tcPr>
          <w:p w:rsidR="00AF1369" w:rsidRPr="00E1451A" w:rsidRDefault="00AF1369" w:rsidP="00F66D88">
            <w:pPr>
              <w:rPr>
                <w:rFonts w:ascii="宋体" w:hAnsi="宋体"/>
                <w:sz w:val="24"/>
                <w:szCs w:val="24"/>
              </w:rPr>
            </w:pPr>
            <w:r w:rsidRPr="00E1451A">
              <w:rPr>
                <w:rFonts w:ascii="宋体" w:hAnsi="宋体" w:hint="eastAsia"/>
                <w:sz w:val="24"/>
                <w:szCs w:val="24"/>
              </w:rPr>
              <w:t>5</w:t>
            </w:r>
          </w:p>
        </w:tc>
        <w:tc>
          <w:tcPr>
            <w:tcW w:w="709" w:type="dxa"/>
          </w:tcPr>
          <w:p w:rsidR="00AF1369" w:rsidRPr="00E1451A" w:rsidRDefault="00AF1369" w:rsidP="00F66D88">
            <w:pPr>
              <w:rPr>
                <w:rFonts w:ascii="宋体" w:hAnsi="宋体"/>
                <w:sz w:val="24"/>
                <w:szCs w:val="24"/>
              </w:rPr>
            </w:pPr>
            <w:r w:rsidRPr="00E1451A">
              <w:rPr>
                <w:rFonts w:ascii="宋体" w:hAnsi="宋体" w:hint="eastAsia"/>
                <w:sz w:val="24"/>
                <w:szCs w:val="24"/>
              </w:rPr>
              <w:t>是</w:t>
            </w:r>
          </w:p>
        </w:tc>
        <w:tc>
          <w:tcPr>
            <w:tcW w:w="2885" w:type="dxa"/>
          </w:tcPr>
          <w:p w:rsidR="00AF1369" w:rsidRPr="00E1451A" w:rsidRDefault="00AF1369" w:rsidP="00F66D88">
            <w:pPr>
              <w:rPr>
                <w:rFonts w:ascii="宋体" w:hAnsi="宋体"/>
                <w:sz w:val="24"/>
                <w:szCs w:val="24"/>
              </w:rPr>
            </w:pPr>
            <w:r>
              <w:rPr>
                <w:rFonts w:ascii="宋体" w:hAnsi="宋体" w:hint="eastAsia"/>
                <w:sz w:val="24"/>
                <w:szCs w:val="24"/>
              </w:rPr>
              <w:t>2</w:t>
            </w:r>
            <w:r w:rsidRPr="00E1451A">
              <w:rPr>
                <w:rFonts w:ascii="宋体" w:hAnsi="宋体" w:hint="eastAsia"/>
                <w:sz w:val="24"/>
                <w:szCs w:val="24"/>
              </w:rPr>
              <w:t>000</w:t>
            </w:r>
            <w:r>
              <w:rPr>
                <w:rFonts w:ascii="宋体" w:hAnsi="宋体" w:hint="eastAsia"/>
                <w:sz w:val="24"/>
                <w:szCs w:val="24"/>
              </w:rPr>
              <w:t>2</w:t>
            </w:r>
          </w:p>
        </w:tc>
      </w:tr>
      <w:tr w:rsidR="00AF1369" w:rsidRPr="00E1451A" w:rsidTr="00F66D88">
        <w:tc>
          <w:tcPr>
            <w:tcW w:w="675" w:type="dxa"/>
          </w:tcPr>
          <w:p w:rsidR="00AF1369" w:rsidRPr="00E1451A" w:rsidRDefault="00AF1369" w:rsidP="00A3248B">
            <w:pPr>
              <w:numPr>
                <w:ilvl w:val="0"/>
                <w:numId w:val="23"/>
              </w:numPr>
              <w:jc w:val="center"/>
              <w:rPr>
                <w:rFonts w:ascii="宋体" w:hAnsi="宋体"/>
                <w:sz w:val="24"/>
                <w:szCs w:val="24"/>
              </w:rPr>
            </w:pPr>
          </w:p>
        </w:tc>
        <w:tc>
          <w:tcPr>
            <w:tcW w:w="1560" w:type="dxa"/>
          </w:tcPr>
          <w:p w:rsidR="00AF1369" w:rsidRPr="00E1451A" w:rsidRDefault="00AF1369" w:rsidP="00F66D88">
            <w:pPr>
              <w:rPr>
                <w:rFonts w:ascii="宋体" w:hAnsi="宋体"/>
                <w:sz w:val="24"/>
                <w:szCs w:val="24"/>
              </w:rPr>
            </w:pPr>
            <w:r w:rsidRPr="00E1451A">
              <w:rPr>
                <w:rFonts w:ascii="宋体" w:hAnsi="宋体" w:hint="eastAsia"/>
                <w:sz w:val="24"/>
                <w:szCs w:val="24"/>
              </w:rPr>
              <w:t>comment</w:t>
            </w:r>
          </w:p>
        </w:tc>
        <w:tc>
          <w:tcPr>
            <w:tcW w:w="1984" w:type="dxa"/>
          </w:tcPr>
          <w:p w:rsidR="00AF1369" w:rsidRPr="00E1451A" w:rsidRDefault="00AF1369" w:rsidP="00F66D88">
            <w:pPr>
              <w:rPr>
                <w:rFonts w:ascii="宋体" w:hAnsi="宋体"/>
                <w:sz w:val="24"/>
                <w:szCs w:val="24"/>
              </w:rPr>
            </w:pPr>
            <w:r w:rsidRPr="00E1451A">
              <w:rPr>
                <w:rFonts w:ascii="宋体" w:hAnsi="宋体" w:hint="eastAsia"/>
                <w:sz w:val="24"/>
                <w:szCs w:val="24"/>
              </w:rPr>
              <w:t>交易描述</w:t>
            </w:r>
          </w:p>
        </w:tc>
        <w:tc>
          <w:tcPr>
            <w:tcW w:w="709" w:type="dxa"/>
          </w:tcPr>
          <w:p w:rsidR="00AF1369" w:rsidRPr="00E1451A" w:rsidRDefault="00AF1369" w:rsidP="00F66D88">
            <w:pPr>
              <w:rPr>
                <w:rFonts w:ascii="宋体" w:hAnsi="宋体"/>
                <w:sz w:val="24"/>
                <w:szCs w:val="24"/>
              </w:rPr>
            </w:pPr>
            <w:r w:rsidRPr="00E1451A">
              <w:rPr>
                <w:rFonts w:ascii="宋体" w:hAnsi="宋体" w:hint="eastAsia"/>
                <w:sz w:val="24"/>
                <w:szCs w:val="24"/>
              </w:rPr>
              <w:t>30</w:t>
            </w:r>
          </w:p>
        </w:tc>
        <w:tc>
          <w:tcPr>
            <w:tcW w:w="709" w:type="dxa"/>
          </w:tcPr>
          <w:p w:rsidR="00AF1369" w:rsidRPr="00E1451A" w:rsidRDefault="00AF1369" w:rsidP="00F66D88">
            <w:pPr>
              <w:rPr>
                <w:rFonts w:ascii="宋体" w:hAnsi="宋体"/>
                <w:sz w:val="24"/>
                <w:szCs w:val="24"/>
              </w:rPr>
            </w:pPr>
            <w:r w:rsidRPr="00E1451A">
              <w:rPr>
                <w:rFonts w:ascii="宋体" w:hAnsi="宋体" w:hint="eastAsia"/>
                <w:sz w:val="24"/>
                <w:szCs w:val="24"/>
              </w:rPr>
              <w:t>是</w:t>
            </w:r>
          </w:p>
        </w:tc>
        <w:tc>
          <w:tcPr>
            <w:tcW w:w="2885" w:type="dxa"/>
          </w:tcPr>
          <w:p w:rsidR="00AF1369" w:rsidRPr="00E1451A" w:rsidRDefault="00AF1369" w:rsidP="00F66D88">
            <w:pPr>
              <w:rPr>
                <w:rFonts w:ascii="宋体" w:hAnsi="宋体"/>
                <w:sz w:val="24"/>
                <w:szCs w:val="24"/>
              </w:rPr>
            </w:pPr>
            <w:r>
              <w:rPr>
                <w:rFonts w:ascii="宋体" w:hAnsi="宋体" w:hint="eastAsia"/>
                <w:sz w:val="24"/>
                <w:szCs w:val="24"/>
              </w:rPr>
              <w:t>税控钥匙信息查询</w:t>
            </w:r>
          </w:p>
        </w:tc>
      </w:tr>
      <w:tr w:rsidR="008E6B77" w:rsidRPr="00E1451A" w:rsidTr="00F66D88">
        <w:tc>
          <w:tcPr>
            <w:tcW w:w="675" w:type="dxa"/>
          </w:tcPr>
          <w:p w:rsidR="008E6B77" w:rsidRPr="00E1451A" w:rsidRDefault="008E6B77" w:rsidP="00A3248B">
            <w:pPr>
              <w:numPr>
                <w:ilvl w:val="0"/>
                <w:numId w:val="23"/>
              </w:numPr>
              <w:jc w:val="center"/>
              <w:rPr>
                <w:rFonts w:ascii="宋体" w:hAnsi="宋体"/>
                <w:sz w:val="24"/>
                <w:szCs w:val="24"/>
              </w:rPr>
            </w:pPr>
          </w:p>
        </w:tc>
        <w:tc>
          <w:tcPr>
            <w:tcW w:w="1560" w:type="dxa"/>
          </w:tcPr>
          <w:p w:rsidR="008E6B77" w:rsidRPr="00E1451A" w:rsidRDefault="008E6B77" w:rsidP="00F66D88">
            <w:pPr>
              <w:rPr>
                <w:rFonts w:ascii="宋体" w:hAnsi="宋体"/>
                <w:sz w:val="24"/>
                <w:szCs w:val="24"/>
              </w:rPr>
            </w:pPr>
            <w:r w:rsidRPr="00E1451A">
              <w:rPr>
                <w:rFonts w:ascii="宋体" w:hAnsi="宋体" w:hint="eastAsia"/>
                <w:sz w:val="24"/>
                <w:szCs w:val="24"/>
              </w:rPr>
              <w:t>yylxdm</w:t>
            </w:r>
          </w:p>
        </w:tc>
        <w:tc>
          <w:tcPr>
            <w:tcW w:w="1984" w:type="dxa"/>
          </w:tcPr>
          <w:p w:rsidR="008E6B77" w:rsidRPr="00E1451A" w:rsidRDefault="008E6B77" w:rsidP="00F66D88">
            <w:pPr>
              <w:rPr>
                <w:rFonts w:ascii="宋体" w:hAnsi="宋体"/>
                <w:sz w:val="24"/>
                <w:szCs w:val="24"/>
              </w:rPr>
            </w:pPr>
            <w:r w:rsidRPr="00E1451A">
              <w:rPr>
                <w:rFonts w:ascii="宋体" w:hAnsi="宋体" w:hint="eastAsia"/>
                <w:sz w:val="24"/>
                <w:szCs w:val="24"/>
              </w:rPr>
              <w:t>应用类型代码</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1</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是</w:t>
            </w:r>
          </w:p>
        </w:tc>
        <w:tc>
          <w:tcPr>
            <w:tcW w:w="2885" w:type="dxa"/>
          </w:tcPr>
          <w:p w:rsidR="008E6B77" w:rsidRPr="00E1451A" w:rsidRDefault="008E6B77" w:rsidP="00F66D88">
            <w:pPr>
              <w:rPr>
                <w:rFonts w:ascii="宋体" w:hAnsi="宋体"/>
                <w:sz w:val="24"/>
                <w:szCs w:val="24"/>
              </w:rPr>
            </w:pPr>
            <w:r w:rsidRPr="00E1451A">
              <w:rPr>
                <w:rFonts w:ascii="宋体" w:hAnsi="宋体" w:hint="eastAsia"/>
                <w:sz w:val="24"/>
                <w:szCs w:val="24"/>
              </w:rPr>
              <w:t>固定为“1”表示国税</w:t>
            </w:r>
          </w:p>
        </w:tc>
      </w:tr>
      <w:tr w:rsidR="008E6B77" w:rsidRPr="00E1451A" w:rsidTr="00F66D88">
        <w:tc>
          <w:tcPr>
            <w:tcW w:w="675" w:type="dxa"/>
          </w:tcPr>
          <w:p w:rsidR="008E6B77" w:rsidRPr="00E1451A" w:rsidRDefault="008E6B77" w:rsidP="00A3248B">
            <w:pPr>
              <w:numPr>
                <w:ilvl w:val="0"/>
                <w:numId w:val="23"/>
              </w:numPr>
              <w:jc w:val="center"/>
              <w:rPr>
                <w:rFonts w:ascii="宋体" w:hAnsi="宋体"/>
                <w:sz w:val="24"/>
                <w:szCs w:val="24"/>
              </w:rPr>
            </w:pPr>
          </w:p>
        </w:tc>
        <w:tc>
          <w:tcPr>
            <w:tcW w:w="1560" w:type="dxa"/>
          </w:tcPr>
          <w:p w:rsidR="008E6B77" w:rsidRPr="00E1451A" w:rsidRDefault="008E6B77" w:rsidP="00F66D88">
            <w:pPr>
              <w:rPr>
                <w:rFonts w:ascii="宋体" w:hAnsi="宋体"/>
                <w:sz w:val="24"/>
                <w:szCs w:val="24"/>
              </w:rPr>
            </w:pPr>
            <w:r w:rsidRPr="00E1451A">
              <w:rPr>
                <w:rFonts w:ascii="宋体" w:hAnsi="宋体"/>
                <w:sz w:val="24"/>
                <w:szCs w:val="24"/>
              </w:rPr>
              <w:t>returncode</w:t>
            </w:r>
          </w:p>
        </w:tc>
        <w:tc>
          <w:tcPr>
            <w:tcW w:w="1984" w:type="dxa"/>
          </w:tcPr>
          <w:p w:rsidR="008E6B77" w:rsidRPr="00E1451A" w:rsidRDefault="008E6B77" w:rsidP="00F66D88">
            <w:pPr>
              <w:rPr>
                <w:rFonts w:ascii="宋体" w:hAnsi="宋体"/>
                <w:sz w:val="24"/>
                <w:szCs w:val="24"/>
              </w:rPr>
            </w:pPr>
            <w:r w:rsidRPr="00E1451A">
              <w:rPr>
                <w:rFonts w:ascii="宋体" w:hAnsi="宋体" w:hint="eastAsia"/>
                <w:sz w:val="24"/>
                <w:szCs w:val="24"/>
              </w:rPr>
              <w:t>返回代码</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8</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是</w:t>
            </w:r>
          </w:p>
        </w:tc>
        <w:tc>
          <w:tcPr>
            <w:tcW w:w="2885" w:type="dxa"/>
          </w:tcPr>
          <w:p w:rsidR="008E6B77" w:rsidRPr="00E1451A" w:rsidRDefault="008E6B77" w:rsidP="00F66D88">
            <w:pPr>
              <w:rPr>
                <w:rFonts w:ascii="宋体" w:hAnsi="宋体"/>
                <w:sz w:val="24"/>
                <w:szCs w:val="24"/>
              </w:rPr>
            </w:pPr>
            <w:r w:rsidRPr="00E1451A">
              <w:rPr>
                <w:rFonts w:ascii="宋体" w:hAnsi="宋体" w:hint="eastAsia"/>
                <w:sz w:val="24"/>
                <w:szCs w:val="24"/>
              </w:rPr>
              <w:t>0成功，其它失败</w:t>
            </w:r>
          </w:p>
        </w:tc>
      </w:tr>
      <w:tr w:rsidR="008E6B77" w:rsidRPr="00E1451A" w:rsidTr="00F66D88">
        <w:tc>
          <w:tcPr>
            <w:tcW w:w="675" w:type="dxa"/>
          </w:tcPr>
          <w:p w:rsidR="008E6B77" w:rsidRPr="00E1451A" w:rsidRDefault="008E6B77" w:rsidP="00A3248B">
            <w:pPr>
              <w:numPr>
                <w:ilvl w:val="0"/>
                <w:numId w:val="23"/>
              </w:numPr>
              <w:jc w:val="center"/>
              <w:rPr>
                <w:rFonts w:ascii="宋体" w:hAnsi="宋体"/>
                <w:sz w:val="24"/>
                <w:szCs w:val="24"/>
              </w:rPr>
            </w:pPr>
          </w:p>
        </w:tc>
        <w:tc>
          <w:tcPr>
            <w:tcW w:w="1560" w:type="dxa"/>
          </w:tcPr>
          <w:p w:rsidR="008E6B77" w:rsidRPr="00E1451A" w:rsidRDefault="008E6B77" w:rsidP="00F66D88">
            <w:pPr>
              <w:rPr>
                <w:rFonts w:ascii="宋体" w:hAnsi="宋体"/>
                <w:sz w:val="24"/>
                <w:szCs w:val="24"/>
              </w:rPr>
            </w:pPr>
            <w:r w:rsidRPr="00E1451A">
              <w:rPr>
                <w:rFonts w:ascii="宋体" w:hAnsi="宋体" w:hint="eastAsia"/>
                <w:sz w:val="24"/>
                <w:szCs w:val="24"/>
              </w:rPr>
              <w:t>returnmsg</w:t>
            </w:r>
          </w:p>
        </w:tc>
        <w:tc>
          <w:tcPr>
            <w:tcW w:w="1984" w:type="dxa"/>
          </w:tcPr>
          <w:p w:rsidR="008E6B77" w:rsidRPr="00E1451A" w:rsidRDefault="008E6B77" w:rsidP="00F66D88">
            <w:pPr>
              <w:rPr>
                <w:rFonts w:ascii="宋体" w:hAnsi="宋体"/>
                <w:sz w:val="24"/>
                <w:szCs w:val="24"/>
              </w:rPr>
            </w:pPr>
            <w:r w:rsidRPr="00E1451A">
              <w:rPr>
                <w:rFonts w:ascii="宋体" w:hAnsi="宋体" w:hint="eastAsia"/>
                <w:sz w:val="24"/>
                <w:szCs w:val="24"/>
              </w:rPr>
              <w:t>返回信息</w:t>
            </w:r>
          </w:p>
        </w:tc>
        <w:tc>
          <w:tcPr>
            <w:tcW w:w="709" w:type="dxa"/>
          </w:tcPr>
          <w:p w:rsidR="008E6B77" w:rsidRPr="00E1451A" w:rsidRDefault="008E6B77" w:rsidP="00F66D88">
            <w:pPr>
              <w:rPr>
                <w:rFonts w:ascii="宋体" w:hAnsi="宋体"/>
                <w:sz w:val="24"/>
                <w:szCs w:val="24"/>
              </w:rPr>
            </w:pPr>
            <w:r>
              <w:rPr>
                <w:rFonts w:ascii="宋体" w:hAnsi="宋体" w:hint="eastAsia"/>
                <w:sz w:val="24"/>
                <w:szCs w:val="24"/>
              </w:rPr>
              <w:t>160</w:t>
            </w:r>
          </w:p>
        </w:tc>
        <w:tc>
          <w:tcPr>
            <w:tcW w:w="709" w:type="dxa"/>
          </w:tcPr>
          <w:p w:rsidR="008E6B77" w:rsidRPr="00E1451A" w:rsidRDefault="008E6B77" w:rsidP="00F66D88">
            <w:pPr>
              <w:rPr>
                <w:rFonts w:ascii="宋体" w:hAnsi="宋体"/>
                <w:sz w:val="24"/>
                <w:szCs w:val="24"/>
              </w:rPr>
            </w:pPr>
            <w:r w:rsidRPr="00E1451A">
              <w:rPr>
                <w:rFonts w:ascii="宋体" w:hAnsi="宋体" w:hint="eastAsia"/>
                <w:sz w:val="24"/>
                <w:szCs w:val="24"/>
              </w:rPr>
              <w:t>是</w:t>
            </w:r>
          </w:p>
        </w:tc>
        <w:tc>
          <w:tcPr>
            <w:tcW w:w="2885" w:type="dxa"/>
          </w:tcPr>
          <w:p w:rsidR="008E6B77" w:rsidRPr="00E1451A" w:rsidRDefault="008E6B77" w:rsidP="00F66D88">
            <w:pPr>
              <w:rPr>
                <w:rFonts w:ascii="宋体" w:hAnsi="宋体"/>
                <w:sz w:val="24"/>
                <w:szCs w:val="24"/>
              </w:rPr>
            </w:pPr>
          </w:p>
        </w:tc>
      </w:tr>
      <w:tr w:rsidR="00AF1369" w:rsidRPr="00E1451A" w:rsidTr="00F66D88">
        <w:tc>
          <w:tcPr>
            <w:tcW w:w="675" w:type="dxa"/>
          </w:tcPr>
          <w:p w:rsidR="00AF1369" w:rsidRPr="00E1451A" w:rsidRDefault="00AF1369" w:rsidP="00A3248B">
            <w:pPr>
              <w:numPr>
                <w:ilvl w:val="0"/>
                <w:numId w:val="23"/>
              </w:numPr>
              <w:jc w:val="center"/>
              <w:rPr>
                <w:rFonts w:ascii="宋体" w:hAnsi="宋体"/>
                <w:sz w:val="24"/>
                <w:szCs w:val="24"/>
              </w:rPr>
            </w:pPr>
          </w:p>
        </w:tc>
        <w:tc>
          <w:tcPr>
            <w:tcW w:w="1560" w:type="dxa"/>
          </w:tcPr>
          <w:p w:rsidR="00AF1369" w:rsidRPr="00E1451A" w:rsidRDefault="005F1C59" w:rsidP="00F66D88">
            <w:pPr>
              <w:rPr>
                <w:rFonts w:ascii="宋体" w:hAnsi="宋体"/>
                <w:sz w:val="24"/>
                <w:szCs w:val="24"/>
              </w:rPr>
            </w:pPr>
            <w:r>
              <w:rPr>
                <w:rFonts w:ascii="宋体" w:hAnsi="宋体" w:hint="eastAsia"/>
                <w:sz w:val="24"/>
                <w:szCs w:val="24"/>
              </w:rPr>
              <w:t>nsrsbh</w:t>
            </w:r>
          </w:p>
        </w:tc>
        <w:tc>
          <w:tcPr>
            <w:tcW w:w="1984" w:type="dxa"/>
          </w:tcPr>
          <w:p w:rsidR="00AF1369" w:rsidRPr="00E1451A" w:rsidRDefault="005F1C59" w:rsidP="00F66D88">
            <w:pPr>
              <w:rPr>
                <w:rFonts w:ascii="宋体" w:hAnsi="宋体"/>
                <w:sz w:val="24"/>
                <w:szCs w:val="24"/>
              </w:rPr>
            </w:pPr>
            <w:r>
              <w:rPr>
                <w:rFonts w:ascii="宋体" w:hAnsi="宋体" w:hint="eastAsia"/>
                <w:sz w:val="24"/>
                <w:szCs w:val="24"/>
              </w:rPr>
              <w:t>纳税人识别号</w:t>
            </w:r>
          </w:p>
        </w:tc>
        <w:tc>
          <w:tcPr>
            <w:tcW w:w="709" w:type="dxa"/>
          </w:tcPr>
          <w:p w:rsidR="00AF1369" w:rsidRDefault="005F1C59" w:rsidP="00F66D88">
            <w:pPr>
              <w:rPr>
                <w:rFonts w:ascii="宋体" w:hAnsi="宋体"/>
                <w:sz w:val="24"/>
                <w:szCs w:val="24"/>
              </w:rPr>
            </w:pPr>
            <w:r>
              <w:rPr>
                <w:rFonts w:ascii="宋体" w:hAnsi="宋体" w:hint="eastAsia"/>
                <w:sz w:val="24"/>
                <w:szCs w:val="24"/>
              </w:rPr>
              <w:t>20</w:t>
            </w:r>
          </w:p>
        </w:tc>
        <w:tc>
          <w:tcPr>
            <w:tcW w:w="709" w:type="dxa"/>
          </w:tcPr>
          <w:p w:rsidR="00AF1369" w:rsidRPr="00E1451A" w:rsidRDefault="005F1C59" w:rsidP="00F66D88">
            <w:pPr>
              <w:rPr>
                <w:rFonts w:ascii="宋体" w:hAnsi="宋体"/>
                <w:sz w:val="24"/>
                <w:szCs w:val="24"/>
              </w:rPr>
            </w:pPr>
            <w:r>
              <w:rPr>
                <w:rFonts w:ascii="宋体" w:hAnsi="宋体" w:hint="eastAsia"/>
                <w:sz w:val="24"/>
                <w:szCs w:val="24"/>
              </w:rPr>
              <w:t>否</w:t>
            </w:r>
          </w:p>
        </w:tc>
        <w:tc>
          <w:tcPr>
            <w:tcW w:w="2885" w:type="dxa"/>
          </w:tcPr>
          <w:p w:rsidR="00AF1369" w:rsidRPr="00E1451A" w:rsidRDefault="00AF1369" w:rsidP="00F66D88">
            <w:pPr>
              <w:rPr>
                <w:rFonts w:ascii="宋体" w:hAnsi="宋体"/>
                <w:sz w:val="24"/>
                <w:szCs w:val="24"/>
              </w:rPr>
            </w:pPr>
          </w:p>
        </w:tc>
      </w:tr>
      <w:tr w:rsidR="00AF1369" w:rsidRPr="00E1451A" w:rsidTr="00F66D88">
        <w:tc>
          <w:tcPr>
            <w:tcW w:w="675" w:type="dxa"/>
          </w:tcPr>
          <w:p w:rsidR="00AF1369" w:rsidRPr="00E1451A" w:rsidRDefault="00AF1369" w:rsidP="00A3248B">
            <w:pPr>
              <w:numPr>
                <w:ilvl w:val="0"/>
                <w:numId w:val="23"/>
              </w:numPr>
              <w:jc w:val="center"/>
              <w:rPr>
                <w:rFonts w:ascii="宋体" w:hAnsi="宋体"/>
                <w:sz w:val="24"/>
                <w:szCs w:val="24"/>
              </w:rPr>
            </w:pPr>
          </w:p>
        </w:tc>
        <w:tc>
          <w:tcPr>
            <w:tcW w:w="1560" w:type="dxa"/>
          </w:tcPr>
          <w:p w:rsidR="00AF1369" w:rsidRPr="00E1451A" w:rsidRDefault="005F1C59" w:rsidP="00F66D88">
            <w:pPr>
              <w:rPr>
                <w:rFonts w:ascii="宋体" w:hAnsi="宋体"/>
                <w:sz w:val="24"/>
                <w:szCs w:val="24"/>
              </w:rPr>
            </w:pPr>
            <w:r>
              <w:rPr>
                <w:rFonts w:ascii="宋体" w:hAnsi="宋体" w:hint="eastAsia"/>
                <w:sz w:val="24"/>
                <w:szCs w:val="24"/>
              </w:rPr>
              <w:t>keyno</w:t>
            </w:r>
          </w:p>
        </w:tc>
        <w:tc>
          <w:tcPr>
            <w:tcW w:w="1984" w:type="dxa"/>
          </w:tcPr>
          <w:p w:rsidR="00AF1369" w:rsidRPr="00E1451A" w:rsidRDefault="005F1C59" w:rsidP="00F66D88">
            <w:pPr>
              <w:rPr>
                <w:rFonts w:ascii="宋体" w:hAnsi="宋体"/>
                <w:sz w:val="24"/>
                <w:szCs w:val="24"/>
              </w:rPr>
            </w:pPr>
            <w:r>
              <w:rPr>
                <w:rFonts w:ascii="宋体" w:hAnsi="宋体" w:hint="eastAsia"/>
                <w:sz w:val="24"/>
                <w:szCs w:val="24"/>
              </w:rPr>
              <w:t>税控钥匙编号</w:t>
            </w:r>
          </w:p>
        </w:tc>
        <w:tc>
          <w:tcPr>
            <w:tcW w:w="709" w:type="dxa"/>
          </w:tcPr>
          <w:p w:rsidR="00AF1369" w:rsidRDefault="005F1C59" w:rsidP="00432F0B">
            <w:pPr>
              <w:rPr>
                <w:rFonts w:ascii="宋体" w:hAnsi="宋体"/>
                <w:sz w:val="24"/>
                <w:szCs w:val="24"/>
              </w:rPr>
            </w:pPr>
            <w:r>
              <w:rPr>
                <w:rFonts w:ascii="宋体" w:hAnsi="宋体" w:hint="eastAsia"/>
                <w:sz w:val="24"/>
                <w:szCs w:val="24"/>
              </w:rPr>
              <w:t>1</w:t>
            </w:r>
            <w:r w:rsidR="00432F0B">
              <w:rPr>
                <w:rFonts w:ascii="宋体" w:hAnsi="宋体" w:hint="eastAsia"/>
                <w:sz w:val="24"/>
                <w:szCs w:val="24"/>
              </w:rPr>
              <w:t>4</w:t>
            </w:r>
          </w:p>
        </w:tc>
        <w:tc>
          <w:tcPr>
            <w:tcW w:w="709" w:type="dxa"/>
          </w:tcPr>
          <w:p w:rsidR="00AF1369" w:rsidRPr="00E1451A" w:rsidRDefault="005F1C59" w:rsidP="00F66D88">
            <w:pPr>
              <w:rPr>
                <w:rFonts w:ascii="宋体" w:hAnsi="宋体"/>
                <w:sz w:val="24"/>
                <w:szCs w:val="24"/>
              </w:rPr>
            </w:pPr>
            <w:r>
              <w:rPr>
                <w:rFonts w:ascii="宋体" w:hAnsi="宋体" w:hint="eastAsia"/>
                <w:sz w:val="24"/>
                <w:szCs w:val="24"/>
              </w:rPr>
              <w:t>否</w:t>
            </w:r>
          </w:p>
        </w:tc>
        <w:tc>
          <w:tcPr>
            <w:tcW w:w="2885" w:type="dxa"/>
          </w:tcPr>
          <w:p w:rsidR="00AF1369" w:rsidRPr="00E1451A" w:rsidRDefault="00432F0B" w:rsidP="00F66D88">
            <w:pPr>
              <w:rPr>
                <w:rFonts w:ascii="宋体" w:hAnsi="宋体"/>
                <w:sz w:val="24"/>
                <w:szCs w:val="24"/>
              </w:rPr>
            </w:pPr>
            <w:r>
              <w:rPr>
                <w:rFonts w:ascii="宋体" w:hAnsi="宋体" w:hint="eastAsia"/>
                <w:sz w:val="24"/>
                <w:szCs w:val="24"/>
              </w:rPr>
              <w:t>前两位固定为“33”</w:t>
            </w:r>
          </w:p>
        </w:tc>
      </w:tr>
    </w:tbl>
    <w:p w:rsidR="008E6B77" w:rsidRDefault="008E6B77"/>
    <w:p w:rsidR="00226310" w:rsidRPr="002652A6" w:rsidRDefault="00226310" w:rsidP="00AE6034">
      <w:pPr>
        <w:pStyle w:val="2"/>
      </w:pPr>
      <w:bookmarkStart w:id="18" w:name="_Toc15310123"/>
      <w:r>
        <w:rPr>
          <w:rFonts w:hint="eastAsia"/>
        </w:rPr>
        <w:t>页边距设置</w:t>
      </w:r>
      <w:bookmarkEnd w:id="18"/>
    </w:p>
    <w:p w:rsidR="00226310" w:rsidRDefault="00226310" w:rsidP="00226310">
      <w:pPr>
        <w:pStyle w:val="3"/>
        <w:ind w:left="0"/>
      </w:pPr>
      <w:r>
        <w:rPr>
          <w:rFonts w:hint="eastAsia"/>
        </w:rPr>
        <w:t>接口说明</w:t>
      </w:r>
    </w:p>
    <w:p w:rsidR="00226310" w:rsidRPr="00E1451A" w:rsidRDefault="00BB3FE5" w:rsidP="00226310">
      <w:pPr>
        <w:spacing w:line="360" w:lineRule="auto"/>
        <w:ind w:firstLine="420"/>
        <w:rPr>
          <w:rFonts w:ascii="宋体" w:hAnsi="宋体"/>
          <w:kern w:val="0"/>
          <w:sz w:val="24"/>
          <w:szCs w:val="24"/>
        </w:rPr>
      </w:pPr>
      <w:r>
        <w:rPr>
          <w:rFonts w:ascii="宋体" w:hAnsi="宋体" w:hint="eastAsia"/>
          <w:szCs w:val="21"/>
        </w:rPr>
        <w:t>根据发票种类</w:t>
      </w:r>
      <w:r w:rsidR="00226310">
        <w:rPr>
          <w:rFonts w:ascii="宋体" w:hAnsi="宋体" w:hint="eastAsia"/>
          <w:szCs w:val="21"/>
        </w:rPr>
        <w:t>设置发票打印页边距</w:t>
      </w:r>
      <w:r w:rsidR="00226310">
        <w:rPr>
          <w:rFonts w:ascii="宋体" w:hAnsi="宋体" w:hint="eastAsia"/>
          <w:kern w:val="0"/>
          <w:sz w:val="24"/>
          <w:szCs w:val="24"/>
        </w:rPr>
        <w:t>。</w:t>
      </w:r>
    </w:p>
    <w:p w:rsidR="00226310" w:rsidRPr="0093104C" w:rsidRDefault="00226310" w:rsidP="00226310">
      <w:pPr>
        <w:pStyle w:val="3"/>
        <w:ind w:left="0"/>
      </w:pPr>
      <w:r w:rsidRPr="0093104C">
        <w:rPr>
          <w:rFonts w:hint="eastAsia"/>
        </w:rPr>
        <w:t>请求数据</w:t>
      </w:r>
    </w:p>
    <w:p w:rsidR="00226310" w:rsidRPr="000151D3" w:rsidRDefault="00226310" w:rsidP="00226310">
      <w:pPr>
        <w:spacing w:line="360" w:lineRule="auto"/>
        <w:rPr>
          <w:rFonts w:ascii="宋体" w:hAnsi="宋体"/>
          <w:kern w:val="0"/>
          <w:szCs w:val="21"/>
        </w:rPr>
      </w:pPr>
      <w:r w:rsidRPr="004D1D61">
        <w:rPr>
          <w:rFonts w:hint="eastAsia"/>
          <w:b/>
          <w:sz w:val="24"/>
          <w:szCs w:val="21"/>
        </w:rPr>
        <w:t>请求报文：</w:t>
      </w:r>
    </w:p>
    <w:p w:rsidR="00226310" w:rsidRPr="000151D3" w:rsidRDefault="00226310" w:rsidP="00226310">
      <w:pPr>
        <w:pStyle w:val="ab"/>
        <w:spacing w:line="240" w:lineRule="auto"/>
        <w:ind w:firstLineChars="150" w:firstLine="315"/>
        <w:rPr>
          <w:rFonts w:ascii="Courier" w:hAnsi="Courier"/>
          <w:sz w:val="21"/>
          <w:szCs w:val="21"/>
        </w:rPr>
      </w:pPr>
      <w:proofErr w:type="gramStart"/>
      <w:r w:rsidRPr="000151D3">
        <w:rPr>
          <w:rFonts w:ascii="Courier" w:hAnsi="Courier"/>
          <w:sz w:val="21"/>
          <w:szCs w:val="21"/>
        </w:rPr>
        <w:t>&lt;?xml</w:t>
      </w:r>
      <w:proofErr w:type="gramEnd"/>
      <w:r w:rsidRPr="000151D3">
        <w:rPr>
          <w:rFonts w:ascii="Courier" w:hAnsi="Courier"/>
          <w:sz w:val="21"/>
          <w:szCs w:val="21"/>
        </w:rPr>
        <w:t xml:space="preserve"> version="1.0" encoding="gbk"?&gt;</w:t>
      </w:r>
    </w:p>
    <w:p w:rsidR="00226310" w:rsidRPr="000151D3" w:rsidRDefault="00226310" w:rsidP="00226310">
      <w:pPr>
        <w:pStyle w:val="ab"/>
        <w:spacing w:line="240" w:lineRule="auto"/>
        <w:ind w:firstLineChars="150" w:firstLine="315"/>
        <w:rPr>
          <w:rFonts w:ascii="Courier" w:hAnsi="Courier"/>
          <w:sz w:val="21"/>
          <w:szCs w:val="21"/>
        </w:rPr>
      </w:pPr>
      <w:r w:rsidRPr="000151D3">
        <w:rPr>
          <w:rFonts w:ascii="Courier" w:hAnsi="Courier"/>
          <w:sz w:val="21"/>
          <w:szCs w:val="21"/>
        </w:rPr>
        <w:t>&lt;business</w:t>
      </w:r>
      <w:r>
        <w:rPr>
          <w:rFonts w:ascii="Courier" w:hAnsi="Courier" w:hint="eastAsia"/>
          <w:sz w:val="21"/>
          <w:szCs w:val="21"/>
        </w:rPr>
        <w:t xml:space="preserve"> id="20003" comment="</w:t>
      </w:r>
      <w:r>
        <w:rPr>
          <w:rFonts w:ascii="Courier" w:hAnsi="Courier" w:hint="eastAsia"/>
          <w:sz w:val="21"/>
          <w:szCs w:val="21"/>
        </w:rPr>
        <w:t>页边距设置</w:t>
      </w:r>
      <w:r>
        <w:rPr>
          <w:rFonts w:ascii="Courier" w:hAnsi="Courier" w:hint="eastAsia"/>
          <w:sz w:val="21"/>
          <w:szCs w:val="21"/>
        </w:rPr>
        <w:t>"&gt;</w:t>
      </w:r>
    </w:p>
    <w:p w:rsidR="00226310" w:rsidRDefault="00226310" w:rsidP="00226310">
      <w:pPr>
        <w:pStyle w:val="ab"/>
        <w:spacing w:line="240" w:lineRule="auto"/>
        <w:ind w:firstLineChars="150" w:firstLine="315"/>
        <w:rPr>
          <w:rFonts w:ascii="Courier" w:hAnsi="Courier"/>
          <w:sz w:val="21"/>
          <w:szCs w:val="21"/>
        </w:rPr>
      </w:pPr>
      <w:r w:rsidRPr="000151D3">
        <w:rPr>
          <w:rFonts w:ascii="Courier" w:hAnsi="Courier"/>
          <w:sz w:val="21"/>
          <w:szCs w:val="21"/>
        </w:rPr>
        <w:t>&lt;body</w:t>
      </w:r>
      <w:r>
        <w:rPr>
          <w:rFonts w:ascii="Courier" w:hAnsi="Courier" w:hint="eastAsia"/>
          <w:sz w:val="21"/>
          <w:szCs w:val="21"/>
        </w:rPr>
        <w:t xml:space="preserve"> yylxdm="1"&gt;</w:t>
      </w:r>
    </w:p>
    <w:p w:rsidR="00226310" w:rsidRPr="00DE0ED8" w:rsidRDefault="00226310" w:rsidP="00226310">
      <w:pPr>
        <w:pStyle w:val="ab"/>
        <w:spacing w:line="240" w:lineRule="auto"/>
        <w:ind w:leftChars="54" w:firstLineChars="250" w:firstLine="525"/>
        <w:rPr>
          <w:rFonts w:ascii="Courier" w:hAnsi="Courier"/>
          <w:sz w:val="21"/>
          <w:szCs w:val="21"/>
        </w:rPr>
      </w:pPr>
      <w:r w:rsidRPr="000036E9">
        <w:rPr>
          <w:rFonts w:ascii="Courier" w:hAnsi="Courier"/>
          <w:sz w:val="21"/>
          <w:szCs w:val="21"/>
        </w:rPr>
        <w:t>&lt;</w:t>
      </w:r>
      <w:r>
        <w:rPr>
          <w:rFonts w:ascii="Courier" w:hAnsi="Courier" w:hint="eastAsia"/>
          <w:sz w:val="21"/>
          <w:szCs w:val="21"/>
        </w:rPr>
        <w:t>fplxdm</w:t>
      </w:r>
      <w:r w:rsidRPr="000036E9">
        <w:rPr>
          <w:rFonts w:ascii="Courier" w:hAnsi="Courier"/>
          <w:sz w:val="21"/>
          <w:szCs w:val="21"/>
        </w:rPr>
        <w:t>&gt;</w:t>
      </w:r>
      <w:r>
        <w:rPr>
          <w:rFonts w:ascii="Courier" w:hAnsi="Courier" w:hint="eastAsia"/>
          <w:sz w:val="21"/>
          <w:szCs w:val="21"/>
        </w:rPr>
        <w:t>发票类型代码</w:t>
      </w:r>
      <w:r w:rsidRPr="000036E9">
        <w:rPr>
          <w:rFonts w:ascii="Courier" w:hAnsi="Courier"/>
          <w:sz w:val="21"/>
          <w:szCs w:val="21"/>
        </w:rPr>
        <w:t>&lt;/</w:t>
      </w:r>
      <w:r>
        <w:rPr>
          <w:rFonts w:ascii="Courier" w:hAnsi="Courier" w:hint="eastAsia"/>
          <w:sz w:val="21"/>
          <w:szCs w:val="21"/>
        </w:rPr>
        <w:t>fplxdm</w:t>
      </w:r>
      <w:r w:rsidRPr="000036E9">
        <w:rPr>
          <w:rFonts w:ascii="Courier" w:hAnsi="Courier"/>
          <w:sz w:val="21"/>
          <w:szCs w:val="21"/>
        </w:rPr>
        <w:t>&gt;</w:t>
      </w:r>
    </w:p>
    <w:p w:rsidR="00226310" w:rsidRPr="00FA6AA9" w:rsidRDefault="00226310" w:rsidP="00226310">
      <w:pPr>
        <w:pStyle w:val="ab"/>
        <w:spacing w:line="240" w:lineRule="auto"/>
        <w:ind w:leftChars="54" w:firstLineChars="250" w:firstLine="525"/>
        <w:rPr>
          <w:rFonts w:ascii="Courier" w:hAnsi="Courier"/>
          <w:sz w:val="21"/>
          <w:szCs w:val="21"/>
        </w:rPr>
      </w:pPr>
      <w:r w:rsidRPr="00FA6AA9">
        <w:rPr>
          <w:rFonts w:ascii="Courier" w:hAnsi="Courier"/>
          <w:sz w:val="21"/>
          <w:szCs w:val="21"/>
        </w:rPr>
        <w:t>&lt;</w:t>
      </w:r>
      <w:r>
        <w:rPr>
          <w:rFonts w:ascii="Courier" w:hAnsi="Courier" w:hint="eastAsia"/>
          <w:sz w:val="21"/>
          <w:szCs w:val="21"/>
        </w:rPr>
        <w:t>top</w:t>
      </w:r>
      <w:r w:rsidRPr="00FA6AA9">
        <w:rPr>
          <w:rFonts w:ascii="Courier" w:hAnsi="Courier"/>
          <w:sz w:val="21"/>
          <w:szCs w:val="21"/>
        </w:rPr>
        <w:t>&gt;</w:t>
      </w:r>
      <w:r>
        <w:rPr>
          <w:rFonts w:ascii="Courier" w:hAnsi="Courier" w:hint="eastAsia"/>
          <w:sz w:val="21"/>
          <w:szCs w:val="21"/>
        </w:rPr>
        <w:t>打印上边距</w:t>
      </w:r>
      <w:r w:rsidRPr="00FA6AA9">
        <w:rPr>
          <w:rFonts w:ascii="Courier" w:hAnsi="Courier"/>
          <w:sz w:val="21"/>
          <w:szCs w:val="21"/>
        </w:rPr>
        <w:t>&lt;/</w:t>
      </w:r>
      <w:r>
        <w:rPr>
          <w:rFonts w:ascii="Courier" w:hAnsi="Courier" w:hint="eastAsia"/>
          <w:sz w:val="21"/>
          <w:szCs w:val="21"/>
        </w:rPr>
        <w:t>top</w:t>
      </w:r>
      <w:r w:rsidRPr="00FA6AA9">
        <w:rPr>
          <w:rFonts w:ascii="Courier" w:hAnsi="Courier"/>
          <w:sz w:val="21"/>
          <w:szCs w:val="21"/>
        </w:rPr>
        <w:t>&gt;</w:t>
      </w:r>
    </w:p>
    <w:p w:rsidR="00226310" w:rsidRPr="00DB77C9" w:rsidRDefault="00226310" w:rsidP="00226310">
      <w:pPr>
        <w:pStyle w:val="ab"/>
        <w:spacing w:line="240" w:lineRule="auto"/>
        <w:ind w:leftChars="54" w:firstLineChars="250" w:firstLine="525"/>
        <w:rPr>
          <w:rFonts w:ascii="Courier" w:hAnsi="Courier"/>
          <w:sz w:val="21"/>
          <w:szCs w:val="21"/>
        </w:rPr>
      </w:pPr>
      <w:r w:rsidRPr="00FA6AA9">
        <w:rPr>
          <w:rFonts w:ascii="Courier" w:hAnsi="Courier"/>
          <w:sz w:val="21"/>
          <w:szCs w:val="21"/>
        </w:rPr>
        <w:t>&lt;</w:t>
      </w:r>
      <w:r>
        <w:rPr>
          <w:rFonts w:ascii="Courier" w:hAnsi="Courier" w:hint="eastAsia"/>
          <w:sz w:val="21"/>
          <w:szCs w:val="21"/>
        </w:rPr>
        <w:t>left</w:t>
      </w:r>
      <w:r w:rsidRPr="00FA6AA9">
        <w:rPr>
          <w:rFonts w:ascii="Courier" w:hAnsi="Courier"/>
          <w:sz w:val="21"/>
          <w:szCs w:val="21"/>
        </w:rPr>
        <w:t>&gt;</w:t>
      </w:r>
      <w:r>
        <w:rPr>
          <w:rFonts w:ascii="Courier" w:hAnsi="Courier" w:hint="eastAsia"/>
          <w:sz w:val="21"/>
          <w:szCs w:val="21"/>
        </w:rPr>
        <w:t>打印左边距</w:t>
      </w:r>
      <w:r w:rsidRPr="00FA6AA9">
        <w:rPr>
          <w:rFonts w:ascii="Courier" w:hAnsi="Courier"/>
          <w:sz w:val="21"/>
          <w:szCs w:val="21"/>
        </w:rPr>
        <w:t>&lt;/</w:t>
      </w:r>
      <w:r>
        <w:rPr>
          <w:rFonts w:ascii="Courier" w:hAnsi="Courier" w:hint="eastAsia"/>
          <w:sz w:val="21"/>
          <w:szCs w:val="21"/>
        </w:rPr>
        <w:t>left</w:t>
      </w:r>
      <w:r w:rsidRPr="00FA6AA9">
        <w:rPr>
          <w:rFonts w:ascii="Courier" w:hAnsi="Courier"/>
          <w:sz w:val="21"/>
          <w:szCs w:val="21"/>
        </w:rPr>
        <w:t>&gt;</w:t>
      </w:r>
    </w:p>
    <w:p w:rsidR="00226310" w:rsidRPr="000151D3" w:rsidRDefault="00226310" w:rsidP="00226310">
      <w:pPr>
        <w:pStyle w:val="ab"/>
        <w:spacing w:line="240" w:lineRule="auto"/>
        <w:ind w:firstLineChars="150" w:firstLine="315"/>
        <w:rPr>
          <w:rFonts w:ascii="Courier" w:hAnsi="Courier"/>
          <w:sz w:val="21"/>
          <w:szCs w:val="21"/>
        </w:rPr>
      </w:pPr>
      <w:r w:rsidRPr="000151D3">
        <w:rPr>
          <w:rFonts w:ascii="Courier" w:hAnsi="Courier"/>
          <w:sz w:val="21"/>
          <w:szCs w:val="21"/>
        </w:rPr>
        <w:t>&lt;/body&gt;</w:t>
      </w:r>
    </w:p>
    <w:p w:rsidR="00226310" w:rsidRPr="000151D3" w:rsidRDefault="00226310" w:rsidP="00226310">
      <w:pPr>
        <w:pStyle w:val="ab"/>
        <w:spacing w:line="240" w:lineRule="auto"/>
        <w:ind w:firstLineChars="150" w:firstLine="315"/>
        <w:rPr>
          <w:rFonts w:ascii="Courier" w:hAnsi="Courier"/>
          <w:sz w:val="21"/>
          <w:szCs w:val="21"/>
        </w:rPr>
      </w:pPr>
      <w:r w:rsidRPr="000151D3">
        <w:rPr>
          <w:rFonts w:ascii="Courier" w:hAnsi="Courier"/>
          <w:sz w:val="21"/>
          <w:szCs w:val="21"/>
        </w:rPr>
        <w:t>&lt;/business&gt;</w:t>
      </w:r>
    </w:p>
    <w:p w:rsidR="00226310" w:rsidRDefault="00226310" w:rsidP="00226310">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226310" w:rsidRPr="000B29A6" w:rsidTr="000C1A69">
        <w:trPr>
          <w:trHeight w:val="454"/>
        </w:trPr>
        <w:tc>
          <w:tcPr>
            <w:tcW w:w="675" w:type="dxa"/>
            <w:shd w:val="clear" w:color="auto" w:fill="D9D9D9"/>
            <w:vAlign w:val="center"/>
          </w:tcPr>
          <w:p w:rsidR="00226310" w:rsidRPr="000B29A6" w:rsidRDefault="00226310" w:rsidP="000C1A69">
            <w:pPr>
              <w:jc w:val="center"/>
              <w:rPr>
                <w:rFonts w:ascii="宋体" w:hAnsi="宋体"/>
                <w:sz w:val="24"/>
                <w:szCs w:val="24"/>
              </w:rPr>
            </w:pPr>
            <w:r w:rsidRPr="000B29A6">
              <w:rPr>
                <w:rFonts w:ascii="宋体" w:hAnsi="宋体"/>
                <w:sz w:val="24"/>
                <w:szCs w:val="24"/>
              </w:rPr>
              <w:t>索引</w:t>
            </w:r>
          </w:p>
        </w:tc>
        <w:tc>
          <w:tcPr>
            <w:tcW w:w="1560" w:type="dxa"/>
            <w:shd w:val="clear" w:color="auto" w:fill="D9D9D9"/>
            <w:vAlign w:val="center"/>
          </w:tcPr>
          <w:p w:rsidR="00226310" w:rsidRPr="000B29A6" w:rsidRDefault="00226310" w:rsidP="000C1A69">
            <w:pPr>
              <w:rPr>
                <w:rFonts w:ascii="宋体" w:hAnsi="宋体"/>
                <w:sz w:val="24"/>
                <w:szCs w:val="24"/>
              </w:rPr>
            </w:pPr>
            <w:r w:rsidRPr="000B29A6">
              <w:rPr>
                <w:rFonts w:ascii="宋体" w:hAnsi="宋体"/>
                <w:sz w:val="24"/>
                <w:szCs w:val="24"/>
              </w:rPr>
              <w:t>ID</w:t>
            </w:r>
          </w:p>
        </w:tc>
        <w:tc>
          <w:tcPr>
            <w:tcW w:w="1984" w:type="dxa"/>
            <w:shd w:val="clear" w:color="auto" w:fill="D9D9D9"/>
            <w:vAlign w:val="center"/>
          </w:tcPr>
          <w:p w:rsidR="00226310" w:rsidRPr="000B29A6" w:rsidRDefault="00226310" w:rsidP="000C1A69">
            <w:pPr>
              <w:rPr>
                <w:rFonts w:ascii="宋体" w:hAnsi="宋体"/>
                <w:sz w:val="24"/>
                <w:szCs w:val="24"/>
              </w:rPr>
            </w:pPr>
            <w:r w:rsidRPr="000B29A6">
              <w:rPr>
                <w:rFonts w:ascii="宋体" w:hAnsi="宋体"/>
                <w:sz w:val="24"/>
                <w:szCs w:val="24"/>
              </w:rPr>
              <w:t>名称</w:t>
            </w:r>
          </w:p>
        </w:tc>
        <w:tc>
          <w:tcPr>
            <w:tcW w:w="709" w:type="dxa"/>
            <w:shd w:val="clear" w:color="auto" w:fill="D9D9D9"/>
            <w:vAlign w:val="center"/>
          </w:tcPr>
          <w:p w:rsidR="00226310" w:rsidRPr="000B29A6" w:rsidRDefault="00226310" w:rsidP="000C1A69">
            <w:pPr>
              <w:rPr>
                <w:rFonts w:ascii="宋体" w:hAnsi="宋体"/>
                <w:sz w:val="24"/>
                <w:szCs w:val="24"/>
              </w:rPr>
            </w:pPr>
            <w:r w:rsidRPr="000B29A6">
              <w:rPr>
                <w:rFonts w:ascii="宋体" w:hAnsi="宋体"/>
                <w:sz w:val="24"/>
                <w:szCs w:val="24"/>
              </w:rPr>
              <w:t>长度</w:t>
            </w:r>
          </w:p>
        </w:tc>
        <w:tc>
          <w:tcPr>
            <w:tcW w:w="709" w:type="dxa"/>
            <w:shd w:val="clear" w:color="auto" w:fill="D9D9D9"/>
            <w:vAlign w:val="center"/>
          </w:tcPr>
          <w:p w:rsidR="00226310" w:rsidRPr="000B29A6" w:rsidRDefault="00226310" w:rsidP="000C1A69">
            <w:pPr>
              <w:rPr>
                <w:rFonts w:ascii="宋体" w:hAnsi="宋体"/>
                <w:sz w:val="24"/>
                <w:szCs w:val="24"/>
              </w:rPr>
            </w:pPr>
            <w:r w:rsidRPr="000B29A6">
              <w:rPr>
                <w:rFonts w:ascii="宋体" w:hAnsi="宋体"/>
                <w:sz w:val="24"/>
                <w:szCs w:val="24"/>
              </w:rPr>
              <w:t>必须</w:t>
            </w:r>
          </w:p>
        </w:tc>
        <w:tc>
          <w:tcPr>
            <w:tcW w:w="2885" w:type="dxa"/>
            <w:shd w:val="clear" w:color="auto" w:fill="D9D9D9"/>
            <w:vAlign w:val="center"/>
          </w:tcPr>
          <w:p w:rsidR="00226310" w:rsidRPr="000B29A6" w:rsidRDefault="00226310" w:rsidP="000C1A69">
            <w:pPr>
              <w:rPr>
                <w:rFonts w:ascii="宋体" w:hAnsi="宋体"/>
                <w:sz w:val="24"/>
                <w:szCs w:val="24"/>
              </w:rPr>
            </w:pPr>
            <w:r w:rsidRPr="000B29A6">
              <w:rPr>
                <w:rFonts w:ascii="宋体" w:hAnsi="宋体"/>
                <w:sz w:val="24"/>
                <w:szCs w:val="24"/>
              </w:rPr>
              <w:t>说明</w:t>
            </w:r>
          </w:p>
        </w:tc>
      </w:tr>
      <w:tr w:rsidR="00226310" w:rsidRPr="000B29A6" w:rsidTr="000C1A69">
        <w:tc>
          <w:tcPr>
            <w:tcW w:w="675" w:type="dxa"/>
          </w:tcPr>
          <w:p w:rsidR="00226310" w:rsidRPr="000B29A6" w:rsidRDefault="00226310" w:rsidP="00A3248B">
            <w:pPr>
              <w:numPr>
                <w:ilvl w:val="0"/>
                <w:numId w:val="26"/>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sidRPr="00E1451A">
              <w:rPr>
                <w:rFonts w:ascii="宋体" w:hAnsi="宋体" w:hint="eastAsia"/>
                <w:sz w:val="24"/>
                <w:szCs w:val="24"/>
              </w:rPr>
              <w:t>id</w:t>
            </w:r>
          </w:p>
        </w:tc>
        <w:tc>
          <w:tcPr>
            <w:tcW w:w="1984" w:type="dxa"/>
          </w:tcPr>
          <w:p w:rsidR="00226310" w:rsidRPr="00E1451A" w:rsidRDefault="00226310" w:rsidP="000C1A69">
            <w:pPr>
              <w:rPr>
                <w:rFonts w:ascii="宋体" w:hAnsi="宋体"/>
                <w:sz w:val="24"/>
                <w:szCs w:val="24"/>
              </w:rPr>
            </w:pPr>
            <w:r w:rsidRPr="00E1451A">
              <w:rPr>
                <w:rFonts w:ascii="宋体" w:hAnsi="宋体" w:hint="eastAsia"/>
                <w:sz w:val="24"/>
                <w:szCs w:val="24"/>
              </w:rPr>
              <w:t>交易编号</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5</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是</w:t>
            </w:r>
          </w:p>
        </w:tc>
        <w:tc>
          <w:tcPr>
            <w:tcW w:w="2885" w:type="dxa"/>
          </w:tcPr>
          <w:p w:rsidR="00226310" w:rsidRPr="00E1451A" w:rsidRDefault="00226310" w:rsidP="000C1A69">
            <w:pPr>
              <w:rPr>
                <w:rFonts w:ascii="宋体" w:hAnsi="宋体"/>
                <w:sz w:val="24"/>
                <w:szCs w:val="24"/>
              </w:rPr>
            </w:pPr>
            <w:r>
              <w:rPr>
                <w:rFonts w:ascii="宋体" w:hAnsi="宋体" w:hint="eastAsia"/>
                <w:sz w:val="24"/>
                <w:szCs w:val="24"/>
              </w:rPr>
              <w:t>2</w:t>
            </w:r>
            <w:r w:rsidRPr="00E1451A">
              <w:rPr>
                <w:rFonts w:ascii="宋体" w:hAnsi="宋体" w:hint="eastAsia"/>
                <w:sz w:val="24"/>
                <w:szCs w:val="24"/>
              </w:rPr>
              <w:t>000</w:t>
            </w:r>
            <w:r>
              <w:rPr>
                <w:rFonts w:ascii="宋体" w:hAnsi="宋体" w:hint="eastAsia"/>
                <w:sz w:val="24"/>
                <w:szCs w:val="24"/>
              </w:rPr>
              <w:t>3</w:t>
            </w:r>
          </w:p>
        </w:tc>
      </w:tr>
      <w:tr w:rsidR="00226310" w:rsidRPr="000B29A6" w:rsidTr="000C1A69">
        <w:tc>
          <w:tcPr>
            <w:tcW w:w="675" w:type="dxa"/>
          </w:tcPr>
          <w:p w:rsidR="00226310" w:rsidRPr="000B29A6" w:rsidRDefault="00226310" w:rsidP="00A3248B">
            <w:pPr>
              <w:numPr>
                <w:ilvl w:val="0"/>
                <w:numId w:val="26"/>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sidRPr="00E1451A">
              <w:rPr>
                <w:rFonts w:ascii="宋体" w:hAnsi="宋体" w:hint="eastAsia"/>
                <w:sz w:val="24"/>
                <w:szCs w:val="24"/>
              </w:rPr>
              <w:t>comment</w:t>
            </w:r>
          </w:p>
        </w:tc>
        <w:tc>
          <w:tcPr>
            <w:tcW w:w="1984" w:type="dxa"/>
          </w:tcPr>
          <w:p w:rsidR="00226310" w:rsidRPr="00E1451A" w:rsidRDefault="00226310" w:rsidP="000C1A69">
            <w:pPr>
              <w:rPr>
                <w:rFonts w:ascii="宋体" w:hAnsi="宋体"/>
                <w:sz w:val="24"/>
                <w:szCs w:val="24"/>
              </w:rPr>
            </w:pPr>
            <w:r w:rsidRPr="00E1451A">
              <w:rPr>
                <w:rFonts w:ascii="宋体" w:hAnsi="宋体" w:hint="eastAsia"/>
                <w:sz w:val="24"/>
                <w:szCs w:val="24"/>
              </w:rPr>
              <w:t>交易描述</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30</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是</w:t>
            </w:r>
          </w:p>
        </w:tc>
        <w:tc>
          <w:tcPr>
            <w:tcW w:w="2885" w:type="dxa"/>
          </w:tcPr>
          <w:p w:rsidR="00226310" w:rsidRPr="00E1451A" w:rsidRDefault="00226310" w:rsidP="000C1A69">
            <w:pPr>
              <w:rPr>
                <w:rFonts w:ascii="宋体" w:hAnsi="宋体"/>
                <w:sz w:val="24"/>
                <w:szCs w:val="24"/>
              </w:rPr>
            </w:pPr>
            <w:r>
              <w:rPr>
                <w:rFonts w:ascii="宋体" w:hAnsi="宋体" w:hint="eastAsia"/>
                <w:sz w:val="24"/>
                <w:szCs w:val="24"/>
              </w:rPr>
              <w:t>打印页边距设置</w:t>
            </w:r>
          </w:p>
        </w:tc>
      </w:tr>
      <w:tr w:rsidR="00226310" w:rsidRPr="000B29A6" w:rsidTr="000C1A69">
        <w:tc>
          <w:tcPr>
            <w:tcW w:w="675" w:type="dxa"/>
          </w:tcPr>
          <w:p w:rsidR="00226310" w:rsidRPr="000B29A6" w:rsidRDefault="00226310" w:rsidP="00A3248B">
            <w:pPr>
              <w:numPr>
                <w:ilvl w:val="0"/>
                <w:numId w:val="26"/>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sidRPr="00E1451A">
              <w:rPr>
                <w:rFonts w:ascii="宋体" w:hAnsi="宋体" w:hint="eastAsia"/>
                <w:sz w:val="24"/>
                <w:szCs w:val="24"/>
              </w:rPr>
              <w:t>yylxdm</w:t>
            </w:r>
          </w:p>
        </w:tc>
        <w:tc>
          <w:tcPr>
            <w:tcW w:w="1984" w:type="dxa"/>
          </w:tcPr>
          <w:p w:rsidR="00226310" w:rsidRPr="00E1451A" w:rsidRDefault="00226310" w:rsidP="000C1A69">
            <w:pPr>
              <w:rPr>
                <w:rFonts w:ascii="宋体" w:hAnsi="宋体"/>
                <w:sz w:val="24"/>
                <w:szCs w:val="24"/>
              </w:rPr>
            </w:pPr>
            <w:r w:rsidRPr="00E1451A">
              <w:rPr>
                <w:rFonts w:ascii="宋体" w:hAnsi="宋体" w:hint="eastAsia"/>
                <w:sz w:val="24"/>
                <w:szCs w:val="24"/>
              </w:rPr>
              <w:t>应用类型代码</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1</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是</w:t>
            </w:r>
          </w:p>
        </w:tc>
        <w:tc>
          <w:tcPr>
            <w:tcW w:w="2885" w:type="dxa"/>
          </w:tcPr>
          <w:p w:rsidR="00226310" w:rsidRPr="00E1451A" w:rsidRDefault="00226310" w:rsidP="000C1A69">
            <w:pPr>
              <w:rPr>
                <w:rFonts w:ascii="宋体" w:hAnsi="宋体"/>
                <w:sz w:val="24"/>
                <w:szCs w:val="24"/>
              </w:rPr>
            </w:pPr>
            <w:r w:rsidRPr="00E1451A">
              <w:rPr>
                <w:rFonts w:ascii="宋体" w:hAnsi="宋体" w:hint="eastAsia"/>
                <w:sz w:val="24"/>
                <w:szCs w:val="24"/>
              </w:rPr>
              <w:t>固定为“1”表示国税</w:t>
            </w:r>
          </w:p>
        </w:tc>
      </w:tr>
      <w:tr w:rsidR="00226310" w:rsidRPr="000B29A6" w:rsidTr="000C1A69">
        <w:tc>
          <w:tcPr>
            <w:tcW w:w="675" w:type="dxa"/>
          </w:tcPr>
          <w:p w:rsidR="00226310" w:rsidRPr="000B29A6" w:rsidRDefault="00226310" w:rsidP="00A3248B">
            <w:pPr>
              <w:numPr>
                <w:ilvl w:val="0"/>
                <w:numId w:val="26"/>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Pr>
                <w:rFonts w:ascii="宋体" w:hAnsi="宋体" w:hint="eastAsia"/>
                <w:sz w:val="24"/>
                <w:szCs w:val="24"/>
              </w:rPr>
              <w:t>fplxdm</w:t>
            </w:r>
          </w:p>
        </w:tc>
        <w:tc>
          <w:tcPr>
            <w:tcW w:w="1984" w:type="dxa"/>
          </w:tcPr>
          <w:p w:rsidR="00226310" w:rsidRPr="00E1451A" w:rsidRDefault="00226310" w:rsidP="000C1A69">
            <w:pPr>
              <w:rPr>
                <w:rFonts w:ascii="宋体" w:hAnsi="宋体"/>
                <w:sz w:val="24"/>
                <w:szCs w:val="24"/>
              </w:rPr>
            </w:pPr>
            <w:r>
              <w:rPr>
                <w:rFonts w:ascii="宋体" w:hAnsi="宋体" w:hint="eastAsia"/>
                <w:sz w:val="24"/>
                <w:szCs w:val="24"/>
              </w:rPr>
              <w:t>发票类型代码</w:t>
            </w:r>
          </w:p>
        </w:tc>
        <w:tc>
          <w:tcPr>
            <w:tcW w:w="709" w:type="dxa"/>
          </w:tcPr>
          <w:p w:rsidR="00226310" w:rsidRPr="00E1451A" w:rsidRDefault="00226310" w:rsidP="000C1A69">
            <w:pPr>
              <w:rPr>
                <w:rFonts w:ascii="宋体" w:hAnsi="宋体"/>
                <w:sz w:val="24"/>
                <w:szCs w:val="24"/>
              </w:rPr>
            </w:pPr>
            <w:r>
              <w:rPr>
                <w:rFonts w:ascii="宋体" w:hAnsi="宋体" w:hint="eastAsia"/>
                <w:sz w:val="24"/>
                <w:szCs w:val="24"/>
              </w:rPr>
              <w:t>3</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是</w:t>
            </w:r>
          </w:p>
        </w:tc>
        <w:tc>
          <w:tcPr>
            <w:tcW w:w="2885" w:type="dxa"/>
          </w:tcPr>
          <w:p w:rsidR="00226310" w:rsidRPr="00E1451A" w:rsidRDefault="00A05314" w:rsidP="000C1A69">
            <w:pPr>
              <w:rPr>
                <w:rFonts w:ascii="宋体" w:hAnsi="宋体"/>
                <w:sz w:val="24"/>
                <w:szCs w:val="24"/>
              </w:rPr>
            </w:pPr>
            <w:r>
              <w:rPr>
                <w:rFonts w:ascii="宋体" w:hAnsi="宋体" w:hint="eastAsia"/>
                <w:sz w:val="24"/>
                <w:szCs w:val="24"/>
              </w:rPr>
              <w:t>填写对应的发票类型代码</w:t>
            </w:r>
          </w:p>
        </w:tc>
      </w:tr>
      <w:tr w:rsidR="00226310" w:rsidRPr="000B29A6" w:rsidTr="000C1A69">
        <w:tc>
          <w:tcPr>
            <w:tcW w:w="675" w:type="dxa"/>
          </w:tcPr>
          <w:p w:rsidR="00226310" w:rsidRPr="000B29A6" w:rsidRDefault="00226310" w:rsidP="00A3248B">
            <w:pPr>
              <w:numPr>
                <w:ilvl w:val="0"/>
                <w:numId w:val="26"/>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Pr>
                <w:rFonts w:ascii="宋体" w:hAnsi="宋体" w:hint="eastAsia"/>
                <w:sz w:val="24"/>
                <w:szCs w:val="24"/>
              </w:rPr>
              <w:t>top</w:t>
            </w:r>
          </w:p>
        </w:tc>
        <w:tc>
          <w:tcPr>
            <w:tcW w:w="1984" w:type="dxa"/>
          </w:tcPr>
          <w:p w:rsidR="00226310" w:rsidRPr="00E1451A" w:rsidRDefault="00226310" w:rsidP="000C1A69">
            <w:pPr>
              <w:rPr>
                <w:rFonts w:ascii="宋体" w:hAnsi="宋体"/>
                <w:sz w:val="24"/>
                <w:szCs w:val="24"/>
              </w:rPr>
            </w:pPr>
            <w:r>
              <w:rPr>
                <w:rFonts w:ascii="宋体" w:hAnsi="宋体" w:hint="eastAsia"/>
                <w:sz w:val="24"/>
                <w:szCs w:val="24"/>
              </w:rPr>
              <w:t>打印上边距</w:t>
            </w:r>
          </w:p>
        </w:tc>
        <w:tc>
          <w:tcPr>
            <w:tcW w:w="709" w:type="dxa"/>
          </w:tcPr>
          <w:p w:rsidR="00226310" w:rsidRPr="00E1451A" w:rsidRDefault="00226310" w:rsidP="000C1A69">
            <w:pPr>
              <w:rPr>
                <w:rFonts w:ascii="宋体" w:hAnsi="宋体"/>
                <w:sz w:val="24"/>
                <w:szCs w:val="24"/>
              </w:rPr>
            </w:pPr>
            <w:r>
              <w:rPr>
                <w:rFonts w:ascii="宋体" w:hAnsi="宋体" w:hint="eastAsia"/>
                <w:sz w:val="24"/>
                <w:szCs w:val="24"/>
              </w:rPr>
              <w:t>5</w:t>
            </w:r>
          </w:p>
        </w:tc>
        <w:tc>
          <w:tcPr>
            <w:tcW w:w="709" w:type="dxa"/>
          </w:tcPr>
          <w:p w:rsidR="00226310" w:rsidRPr="00E1451A" w:rsidRDefault="00226310" w:rsidP="000C1A69">
            <w:pPr>
              <w:rPr>
                <w:rFonts w:ascii="宋体" w:hAnsi="宋体"/>
                <w:sz w:val="24"/>
                <w:szCs w:val="24"/>
              </w:rPr>
            </w:pPr>
            <w:r>
              <w:rPr>
                <w:rFonts w:ascii="宋体" w:hAnsi="宋体" w:hint="eastAsia"/>
                <w:sz w:val="24"/>
                <w:szCs w:val="24"/>
              </w:rPr>
              <w:t>是</w:t>
            </w:r>
          </w:p>
        </w:tc>
        <w:tc>
          <w:tcPr>
            <w:tcW w:w="2885" w:type="dxa"/>
          </w:tcPr>
          <w:p w:rsidR="00226310" w:rsidRPr="00E1451A" w:rsidRDefault="00226310" w:rsidP="000C1A69">
            <w:pPr>
              <w:rPr>
                <w:rFonts w:ascii="宋体" w:hAnsi="宋体"/>
                <w:sz w:val="24"/>
                <w:szCs w:val="24"/>
              </w:rPr>
            </w:pPr>
            <w:r>
              <w:rPr>
                <w:rFonts w:ascii="宋体" w:hAnsi="宋体" w:hint="eastAsia"/>
                <w:sz w:val="24"/>
                <w:szCs w:val="24"/>
              </w:rPr>
              <w:t>整数，可正负</w:t>
            </w:r>
          </w:p>
        </w:tc>
      </w:tr>
      <w:tr w:rsidR="00226310" w:rsidRPr="000B29A6" w:rsidTr="000C1A69">
        <w:tc>
          <w:tcPr>
            <w:tcW w:w="675" w:type="dxa"/>
          </w:tcPr>
          <w:p w:rsidR="00226310" w:rsidRPr="000B29A6" w:rsidRDefault="00226310" w:rsidP="00A3248B">
            <w:pPr>
              <w:numPr>
                <w:ilvl w:val="0"/>
                <w:numId w:val="26"/>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Pr>
                <w:rFonts w:ascii="宋体" w:hAnsi="宋体" w:hint="eastAsia"/>
                <w:sz w:val="24"/>
                <w:szCs w:val="24"/>
              </w:rPr>
              <w:t>left</w:t>
            </w:r>
          </w:p>
        </w:tc>
        <w:tc>
          <w:tcPr>
            <w:tcW w:w="1984" w:type="dxa"/>
          </w:tcPr>
          <w:p w:rsidR="00226310" w:rsidRPr="00E1451A" w:rsidRDefault="00226310" w:rsidP="000C1A69">
            <w:pPr>
              <w:rPr>
                <w:rFonts w:ascii="宋体" w:hAnsi="宋体"/>
                <w:sz w:val="24"/>
                <w:szCs w:val="24"/>
              </w:rPr>
            </w:pPr>
            <w:r>
              <w:rPr>
                <w:rFonts w:ascii="宋体" w:hAnsi="宋体" w:hint="eastAsia"/>
                <w:sz w:val="24"/>
                <w:szCs w:val="24"/>
              </w:rPr>
              <w:t>打印左边距</w:t>
            </w:r>
          </w:p>
        </w:tc>
        <w:tc>
          <w:tcPr>
            <w:tcW w:w="709" w:type="dxa"/>
          </w:tcPr>
          <w:p w:rsidR="00226310" w:rsidRPr="00E1451A" w:rsidRDefault="00226310" w:rsidP="000C1A69">
            <w:pPr>
              <w:rPr>
                <w:rFonts w:ascii="宋体" w:hAnsi="宋体"/>
                <w:sz w:val="24"/>
                <w:szCs w:val="24"/>
              </w:rPr>
            </w:pPr>
            <w:r>
              <w:rPr>
                <w:rFonts w:ascii="宋体" w:hAnsi="宋体" w:hint="eastAsia"/>
                <w:sz w:val="24"/>
                <w:szCs w:val="24"/>
              </w:rPr>
              <w:t>5</w:t>
            </w:r>
          </w:p>
        </w:tc>
        <w:tc>
          <w:tcPr>
            <w:tcW w:w="709" w:type="dxa"/>
          </w:tcPr>
          <w:p w:rsidR="00226310" w:rsidRPr="00E1451A" w:rsidRDefault="00226310" w:rsidP="000C1A69">
            <w:pPr>
              <w:rPr>
                <w:rFonts w:ascii="宋体" w:hAnsi="宋体"/>
                <w:sz w:val="24"/>
                <w:szCs w:val="24"/>
              </w:rPr>
            </w:pPr>
            <w:r>
              <w:rPr>
                <w:rFonts w:ascii="宋体" w:hAnsi="宋体" w:hint="eastAsia"/>
                <w:sz w:val="24"/>
                <w:szCs w:val="24"/>
              </w:rPr>
              <w:t>是</w:t>
            </w:r>
          </w:p>
        </w:tc>
        <w:tc>
          <w:tcPr>
            <w:tcW w:w="2885" w:type="dxa"/>
          </w:tcPr>
          <w:p w:rsidR="00226310" w:rsidRPr="00E1451A" w:rsidRDefault="00226310" w:rsidP="000C1A69">
            <w:pPr>
              <w:rPr>
                <w:rFonts w:ascii="宋体" w:hAnsi="宋体"/>
                <w:sz w:val="24"/>
                <w:szCs w:val="24"/>
              </w:rPr>
            </w:pPr>
            <w:r>
              <w:rPr>
                <w:rFonts w:ascii="宋体" w:hAnsi="宋体" w:hint="eastAsia"/>
                <w:sz w:val="24"/>
                <w:szCs w:val="24"/>
              </w:rPr>
              <w:t>整数，可正负</w:t>
            </w:r>
          </w:p>
        </w:tc>
      </w:tr>
    </w:tbl>
    <w:p w:rsidR="00226310" w:rsidRPr="0093104C" w:rsidRDefault="00226310" w:rsidP="00226310">
      <w:pPr>
        <w:pStyle w:val="3"/>
        <w:ind w:left="0"/>
      </w:pPr>
      <w:r w:rsidRPr="0093104C">
        <w:rPr>
          <w:rFonts w:hint="eastAsia"/>
        </w:rPr>
        <w:t>返回数据</w:t>
      </w:r>
    </w:p>
    <w:p w:rsidR="00226310" w:rsidRPr="000151D3" w:rsidRDefault="00226310" w:rsidP="00226310">
      <w:pPr>
        <w:spacing w:line="360" w:lineRule="auto"/>
        <w:rPr>
          <w:rFonts w:ascii="宋体" w:hAnsi="宋体"/>
          <w:kern w:val="0"/>
          <w:szCs w:val="21"/>
        </w:rPr>
      </w:pPr>
      <w:r w:rsidRPr="004D1D61">
        <w:rPr>
          <w:rFonts w:hint="eastAsia"/>
          <w:b/>
          <w:sz w:val="24"/>
          <w:szCs w:val="21"/>
        </w:rPr>
        <w:t>响应报文：</w:t>
      </w:r>
    </w:p>
    <w:p w:rsidR="00226310" w:rsidRPr="000151D3" w:rsidRDefault="00226310" w:rsidP="00226310">
      <w:pPr>
        <w:pStyle w:val="ab"/>
        <w:spacing w:line="240" w:lineRule="auto"/>
        <w:ind w:firstLineChars="150" w:firstLine="315"/>
        <w:rPr>
          <w:rFonts w:ascii="Courier" w:hAnsi="Courier"/>
          <w:sz w:val="21"/>
          <w:szCs w:val="21"/>
        </w:rPr>
      </w:pPr>
      <w:proofErr w:type="gramStart"/>
      <w:r w:rsidRPr="000151D3">
        <w:rPr>
          <w:rFonts w:ascii="Courier" w:hAnsi="Courier"/>
          <w:sz w:val="21"/>
          <w:szCs w:val="21"/>
        </w:rPr>
        <w:t>&lt;?xml</w:t>
      </w:r>
      <w:proofErr w:type="gramEnd"/>
      <w:r w:rsidRPr="000151D3">
        <w:rPr>
          <w:rFonts w:ascii="Courier" w:hAnsi="Courier"/>
          <w:sz w:val="21"/>
          <w:szCs w:val="21"/>
        </w:rPr>
        <w:t xml:space="preserve"> version="1.0" encoding="gbk"?&gt;</w:t>
      </w:r>
    </w:p>
    <w:p w:rsidR="00226310" w:rsidRPr="000151D3" w:rsidRDefault="00226310" w:rsidP="00226310">
      <w:pPr>
        <w:pStyle w:val="ab"/>
        <w:spacing w:line="240" w:lineRule="auto"/>
        <w:ind w:firstLineChars="150" w:firstLine="315"/>
        <w:rPr>
          <w:rFonts w:ascii="Courier" w:hAnsi="Courier"/>
          <w:sz w:val="21"/>
          <w:szCs w:val="21"/>
        </w:rPr>
      </w:pPr>
      <w:r w:rsidRPr="000151D3">
        <w:rPr>
          <w:rFonts w:ascii="Courier" w:hAnsi="Courier"/>
          <w:sz w:val="21"/>
          <w:szCs w:val="21"/>
        </w:rPr>
        <w:lastRenderedPageBreak/>
        <w:t>&lt;business</w:t>
      </w:r>
      <w:r>
        <w:rPr>
          <w:rFonts w:ascii="Courier" w:hAnsi="Courier" w:hint="eastAsia"/>
          <w:sz w:val="21"/>
          <w:szCs w:val="21"/>
        </w:rPr>
        <w:t xml:space="preserve"> id="</w:t>
      </w:r>
      <w:r w:rsidR="002D76E2">
        <w:rPr>
          <w:rFonts w:ascii="Courier" w:hAnsi="Courier" w:hint="eastAsia"/>
          <w:sz w:val="21"/>
          <w:szCs w:val="21"/>
        </w:rPr>
        <w:t>20003" comment="</w:t>
      </w:r>
      <w:r w:rsidR="002D76E2">
        <w:rPr>
          <w:rFonts w:ascii="Courier" w:hAnsi="Courier" w:hint="eastAsia"/>
          <w:sz w:val="21"/>
          <w:szCs w:val="21"/>
        </w:rPr>
        <w:t>页边距设置</w:t>
      </w:r>
      <w:r w:rsidR="002D76E2">
        <w:rPr>
          <w:rFonts w:ascii="Courier" w:hAnsi="Courier" w:hint="eastAsia"/>
          <w:sz w:val="21"/>
          <w:szCs w:val="21"/>
        </w:rPr>
        <w:t>"&gt;</w:t>
      </w:r>
    </w:p>
    <w:p w:rsidR="00226310" w:rsidRDefault="00226310" w:rsidP="00226310">
      <w:pPr>
        <w:pStyle w:val="ab"/>
        <w:spacing w:line="240" w:lineRule="auto"/>
        <w:ind w:firstLineChars="150" w:firstLine="315"/>
        <w:rPr>
          <w:rFonts w:ascii="Courier" w:hAnsi="Courier"/>
          <w:sz w:val="21"/>
          <w:szCs w:val="21"/>
        </w:rPr>
      </w:pPr>
      <w:r w:rsidRPr="000151D3">
        <w:rPr>
          <w:rFonts w:ascii="Courier" w:hAnsi="Courier"/>
          <w:sz w:val="21"/>
          <w:szCs w:val="21"/>
        </w:rPr>
        <w:t>&lt;body</w:t>
      </w:r>
      <w:r>
        <w:rPr>
          <w:rFonts w:ascii="Courier" w:hAnsi="Courier" w:hint="eastAsia"/>
          <w:sz w:val="21"/>
          <w:szCs w:val="21"/>
        </w:rPr>
        <w:t xml:space="preserve"> yylxdm="1"&gt;</w:t>
      </w:r>
    </w:p>
    <w:p w:rsidR="00226310" w:rsidRPr="000151D3" w:rsidRDefault="00226310" w:rsidP="00226310">
      <w:pPr>
        <w:pStyle w:val="ab"/>
        <w:spacing w:line="240" w:lineRule="auto"/>
        <w:ind w:leftChars="54" w:firstLineChars="250" w:firstLine="525"/>
        <w:rPr>
          <w:rFonts w:ascii="Courier" w:hAnsi="Courier"/>
          <w:sz w:val="21"/>
          <w:szCs w:val="21"/>
        </w:rPr>
      </w:pPr>
      <w:r w:rsidRPr="000151D3">
        <w:rPr>
          <w:rFonts w:ascii="Courier" w:hAnsi="Courier"/>
          <w:sz w:val="21"/>
          <w:szCs w:val="21"/>
        </w:rPr>
        <w:t>&lt;returncode&gt;</w:t>
      </w:r>
      <w:r w:rsidRPr="000151D3">
        <w:rPr>
          <w:rFonts w:ascii="Courier" w:hAnsi="Courier" w:hint="eastAsia"/>
          <w:sz w:val="21"/>
          <w:szCs w:val="21"/>
        </w:rPr>
        <w:t>返回代码</w:t>
      </w:r>
      <w:r w:rsidRPr="000151D3">
        <w:rPr>
          <w:rFonts w:ascii="Courier" w:hAnsi="Courier"/>
          <w:sz w:val="21"/>
          <w:szCs w:val="21"/>
        </w:rPr>
        <w:t>&lt;/returncode&gt;</w:t>
      </w:r>
    </w:p>
    <w:p w:rsidR="00226310" w:rsidRDefault="00226310" w:rsidP="00226310">
      <w:pPr>
        <w:pStyle w:val="ab"/>
        <w:spacing w:line="240" w:lineRule="auto"/>
        <w:ind w:leftChars="54" w:firstLineChars="250" w:firstLine="525"/>
        <w:rPr>
          <w:rFonts w:ascii="Courier" w:hAnsi="Courier"/>
          <w:sz w:val="21"/>
          <w:szCs w:val="21"/>
        </w:rPr>
      </w:pPr>
      <w:r w:rsidRPr="000151D3">
        <w:rPr>
          <w:rFonts w:ascii="Courier" w:hAnsi="Courier"/>
          <w:sz w:val="21"/>
          <w:szCs w:val="21"/>
        </w:rPr>
        <w:t>&lt;returnmsg&gt;</w:t>
      </w:r>
      <w:r w:rsidRPr="000151D3">
        <w:rPr>
          <w:rFonts w:ascii="Courier" w:hAnsi="Courier" w:hint="eastAsia"/>
          <w:sz w:val="21"/>
          <w:szCs w:val="21"/>
        </w:rPr>
        <w:t>返回信息</w:t>
      </w:r>
      <w:r w:rsidRPr="000151D3">
        <w:rPr>
          <w:rFonts w:ascii="Courier" w:hAnsi="Courier"/>
          <w:sz w:val="21"/>
          <w:szCs w:val="21"/>
        </w:rPr>
        <w:t>&lt;/returnmsg&gt;</w:t>
      </w:r>
    </w:p>
    <w:p w:rsidR="00226310" w:rsidRPr="000151D3" w:rsidRDefault="00226310" w:rsidP="00226310">
      <w:pPr>
        <w:pStyle w:val="ab"/>
        <w:spacing w:line="240" w:lineRule="auto"/>
        <w:ind w:firstLineChars="150" w:firstLine="315"/>
        <w:rPr>
          <w:rFonts w:ascii="Courier" w:hAnsi="Courier"/>
          <w:sz w:val="21"/>
          <w:szCs w:val="21"/>
        </w:rPr>
      </w:pPr>
      <w:r w:rsidRPr="000151D3">
        <w:rPr>
          <w:rFonts w:ascii="Courier" w:hAnsi="Courier"/>
          <w:sz w:val="21"/>
          <w:szCs w:val="21"/>
        </w:rPr>
        <w:t>&lt;/body&gt;</w:t>
      </w:r>
    </w:p>
    <w:p w:rsidR="00226310" w:rsidRPr="000151D3" w:rsidRDefault="00226310" w:rsidP="00226310">
      <w:pPr>
        <w:pStyle w:val="ab"/>
        <w:spacing w:line="240" w:lineRule="auto"/>
        <w:ind w:firstLineChars="150" w:firstLine="315"/>
        <w:rPr>
          <w:rFonts w:ascii="Courier" w:hAnsi="Courier"/>
          <w:sz w:val="21"/>
          <w:szCs w:val="21"/>
        </w:rPr>
      </w:pPr>
      <w:r w:rsidRPr="000151D3">
        <w:rPr>
          <w:rFonts w:ascii="Courier" w:hAnsi="Courier"/>
          <w:sz w:val="21"/>
          <w:szCs w:val="21"/>
        </w:rPr>
        <w:t>&lt;/business&gt;</w:t>
      </w:r>
    </w:p>
    <w:p w:rsidR="00226310" w:rsidRDefault="00226310" w:rsidP="00226310">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226310" w:rsidRPr="00E1451A" w:rsidTr="000C1A69">
        <w:trPr>
          <w:trHeight w:val="454"/>
        </w:trPr>
        <w:tc>
          <w:tcPr>
            <w:tcW w:w="675" w:type="dxa"/>
            <w:shd w:val="clear" w:color="auto" w:fill="D9D9D9"/>
            <w:vAlign w:val="center"/>
          </w:tcPr>
          <w:p w:rsidR="00226310" w:rsidRPr="00E1451A" w:rsidRDefault="00226310" w:rsidP="000C1A69">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226310" w:rsidRPr="00E1451A" w:rsidRDefault="00226310" w:rsidP="000C1A69">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226310" w:rsidRPr="00E1451A" w:rsidRDefault="00226310" w:rsidP="000C1A69">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226310" w:rsidRPr="00E1451A" w:rsidRDefault="00226310" w:rsidP="000C1A69">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226310" w:rsidRPr="00E1451A" w:rsidRDefault="00226310" w:rsidP="000C1A69">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226310" w:rsidRPr="00E1451A" w:rsidRDefault="00226310" w:rsidP="000C1A69">
            <w:pPr>
              <w:rPr>
                <w:rFonts w:ascii="宋体" w:hAnsi="宋体"/>
                <w:sz w:val="24"/>
                <w:szCs w:val="24"/>
              </w:rPr>
            </w:pPr>
            <w:r w:rsidRPr="00E1451A">
              <w:rPr>
                <w:rFonts w:ascii="宋体" w:hAnsi="宋体"/>
                <w:sz w:val="24"/>
                <w:szCs w:val="24"/>
              </w:rPr>
              <w:t>说明</w:t>
            </w:r>
          </w:p>
        </w:tc>
      </w:tr>
      <w:tr w:rsidR="00226310" w:rsidRPr="00E1451A" w:rsidTr="000C1A69">
        <w:tc>
          <w:tcPr>
            <w:tcW w:w="675" w:type="dxa"/>
          </w:tcPr>
          <w:p w:rsidR="00226310" w:rsidRPr="00E1451A" w:rsidRDefault="00226310" w:rsidP="00A3248B">
            <w:pPr>
              <w:numPr>
                <w:ilvl w:val="0"/>
                <w:numId w:val="27"/>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sidRPr="00E1451A">
              <w:rPr>
                <w:rFonts w:ascii="宋体" w:hAnsi="宋体" w:hint="eastAsia"/>
                <w:sz w:val="24"/>
                <w:szCs w:val="24"/>
              </w:rPr>
              <w:t>id</w:t>
            </w:r>
          </w:p>
        </w:tc>
        <w:tc>
          <w:tcPr>
            <w:tcW w:w="1984" w:type="dxa"/>
          </w:tcPr>
          <w:p w:rsidR="00226310" w:rsidRPr="00E1451A" w:rsidRDefault="00226310" w:rsidP="000C1A69">
            <w:pPr>
              <w:rPr>
                <w:rFonts w:ascii="宋体" w:hAnsi="宋体"/>
                <w:sz w:val="24"/>
                <w:szCs w:val="24"/>
              </w:rPr>
            </w:pPr>
            <w:r w:rsidRPr="00E1451A">
              <w:rPr>
                <w:rFonts w:ascii="宋体" w:hAnsi="宋体" w:hint="eastAsia"/>
                <w:sz w:val="24"/>
                <w:szCs w:val="24"/>
              </w:rPr>
              <w:t>交易编号</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5</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是</w:t>
            </w:r>
          </w:p>
        </w:tc>
        <w:tc>
          <w:tcPr>
            <w:tcW w:w="2885" w:type="dxa"/>
          </w:tcPr>
          <w:p w:rsidR="00226310" w:rsidRPr="00E1451A" w:rsidRDefault="00226310" w:rsidP="000C1A69">
            <w:pPr>
              <w:rPr>
                <w:rFonts w:ascii="宋体" w:hAnsi="宋体"/>
                <w:sz w:val="24"/>
                <w:szCs w:val="24"/>
              </w:rPr>
            </w:pPr>
            <w:r>
              <w:rPr>
                <w:rFonts w:ascii="宋体" w:hAnsi="宋体" w:hint="eastAsia"/>
                <w:sz w:val="24"/>
                <w:szCs w:val="24"/>
              </w:rPr>
              <w:t>2</w:t>
            </w:r>
            <w:r w:rsidRPr="00E1451A">
              <w:rPr>
                <w:rFonts w:ascii="宋体" w:hAnsi="宋体" w:hint="eastAsia"/>
                <w:sz w:val="24"/>
                <w:szCs w:val="24"/>
              </w:rPr>
              <w:t>000</w:t>
            </w:r>
            <w:r w:rsidR="002D76E2">
              <w:rPr>
                <w:rFonts w:ascii="宋体" w:hAnsi="宋体" w:hint="eastAsia"/>
                <w:sz w:val="24"/>
                <w:szCs w:val="24"/>
              </w:rPr>
              <w:t>3</w:t>
            </w:r>
          </w:p>
        </w:tc>
      </w:tr>
      <w:tr w:rsidR="00226310" w:rsidRPr="00E1451A" w:rsidTr="000C1A69">
        <w:tc>
          <w:tcPr>
            <w:tcW w:w="675" w:type="dxa"/>
          </w:tcPr>
          <w:p w:rsidR="00226310" w:rsidRPr="00E1451A" w:rsidRDefault="00226310" w:rsidP="00A3248B">
            <w:pPr>
              <w:numPr>
                <w:ilvl w:val="0"/>
                <w:numId w:val="27"/>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sidRPr="00E1451A">
              <w:rPr>
                <w:rFonts w:ascii="宋体" w:hAnsi="宋体" w:hint="eastAsia"/>
                <w:sz w:val="24"/>
                <w:szCs w:val="24"/>
              </w:rPr>
              <w:t>comment</w:t>
            </w:r>
          </w:p>
        </w:tc>
        <w:tc>
          <w:tcPr>
            <w:tcW w:w="1984" w:type="dxa"/>
          </w:tcPr>
          <w:p w:rsidR="00226310" w:rsidRPr="00E1451A" w:rsidRDefault="00226310" w:rsidP="000C1A69">
            <w:pPr>
              <w:rPr>
                <w:rFonts w:ascii="宋体" w:hAnsi="宋体"/>
                <w:sz w:val="24"/>
                <w:szCs w:val="24"/>
              </w:rPr>
            </w:pPr>
            <w:r w:rsidRPr="00E1451A">
              <w:rPr>
                <w:rFonts w:ascii="宋体" w:hAnsi="宋体" w:hint="eastAsia"/>
                <w:sz w:val="24"/>
                <w:szCs w:val="24"/>
              </w:rPr>
              <w:t>交易描述</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30</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是</w:t>
            </w:r>
          </w:p>
        </w:tc>
        <w:tc>
          <w:tcPr>
            <w:tcW w:w="2885" w:type="dxa"/>
          </w:tcPr>
          <w:p w:rsidR="00226310" w:rsidRPr="00E1451A" w:rsidRDefault="002D76E2" w:rsidP="002D76E2">
            <w:pPr>
              <w:rPr>
                <w:rFonts w:ascii="宋体" w:hAnsi="宋体"/>
                <w:sz w:val="24"/>
                <w:szCs w:val="24"/>
              </w:rPr>
            </w:pPr>
            <w:r>
              <w:rPr>
                <w:rFonts w:ascii="宋体" w:hAnsi="宋体" w:hint="eastAsia"/>
                <w:sz w:val="24"/>
                <w:szCs w:val="24"/>
              </w:rPr>
              <w:t>打印页边距设置</w:t>
            </w:r>
          </w:p>
        </w:tc>
      </w:tr>
      <w:tr w:rsidR="00226310" w:rsidRPr="00E1451A" w:rsidTr="000C1A69">
        <w:tc>
          <w:tcPr>
            <w:tcW w:w="675" w:type="dxa"/>
          </w:tcPr>
          <w:p w:rsidR="00226310" w:rsidRPr="00E1451A" w:rsidRDefault="00226310" w:rsidP="00A3248B">
            <w:pPr>
              <w:numPr>
                <w:ilvl w:val="0"/>
                <w:numId w:val="27"/>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sidRPr="00E1451A">
              <w:rPr>
                <w:rFonts w:ascii="宋体" w:hAnsi="宋体" w:hint="eastAsia"/>
                <w:sz w:val="24"/>
                <w:szCs w:val="24"/>
              </w:rPr>
              <w:t>yylxdm</w:t>
            </w:r>
          </w:p>
        </w:tc>
        <w:tc>
          <w:tcPr>
            <w:tcW w:w="1984" w:type="dxa"/>
          </w:tcPr>
          <w:p w:rsidR="00226310" w:rsidRPr="00E1451A" w:rsidRDefault="00226310" w:rsidP="000C1A69">
            <w:pPr>
              <w:rPr>
                <w:rFonts w:ascii="宋体" w:hAnsi="宋体"/>
                <w:sz w:val="24"/>
                <w:szCs w:val="24"/>
              </w:rPr>
            </w:pPr>
            <w:r w:rsidRPr="00E1451A">
              <w:rPr>
                <w:rFonts w:ascii="宋体" w:hAnsi="宋体" w:hint="eastAsia"/>
                <w:sz w:val="24"/>
                <w:szCs w:val="24"/>
              </w:rPr>
              <w:t>应用类型代码</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1</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是</w:t>
            </w:r>
          </w:p>
        </w:tc>
        <w:tc>
          <w:tcPr>
            <w:tcW w:w="2885" w:type="dxa"/>
          </w:tcPr>
          <w:p w:rsidR="00226310" w:rsidRPr="00E1451A" w:rsidRDefault="00226310" w:rsidP="000C1A69">
            <w:pPr>
              <w:rPr>
                <w:rFonts w:ascii="宋体" w:hAnsi="宋体"/>
                <w:sz w:val="24"/>
                <w:szCs w:val="24"/>
              </w:rPr>
            </w:pPr>
            <w:r w:rsidRPr="00E1451A">
              <w:rPr>
                <w:rFonts w:ascii="宋体" w:hAnsi="宋体" w:hint="eastAsia"/>
                <w:sz w:val="24"/>
                <w:szCs w:val="24"/>
              </w:rPr>
              <w:t>固定为“1”表示国税</w:t>
            </w:r>
          </w:p>
        </w:tc>
      </w:tr>
      <w:tr w:rsidR="00226310" w:rsidRPr="00E1451A" w:rsidTr="000C1A69">
        <w:tc>
          <w:tcPr>
            <w:tcW w:w="675" w:type="dxa"/>
          </w:tcPr>
          <w:p w:rsidR="00226310" w:rsidRPr="00E1451A" w:rsidRDefault="00226310" w:rsidP="00A3248B">
            <w:pPr>
              <w:numPr>
                <w:ilvl w:val="0"/>
                <w:numId w:val="27"/>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sidRPr="00E1451A">
              <w:rPr>
                <w:rFonts w:ascii="宋体" w:hAnsi="宋体"/>
                <w:sz w:val="24"/>
                <w:szCs w:val="24"/>
              </w:rPr>
              <w:t>returncode</w:t>
            </w:r>
          </w:p>
        </w:tc>
        <w:tc>
          <w:tcPr>
            <w:tcW w:w="1984" w:type="dxa"/>
          </w:tcPr>
          <w:p w:rsidR="00226310" w:rsidRPr="00E1451A" w:rsidRDefault="00226310" w:rsidP="000C1A69">
            <w:pPr>
              <w:rPr>
                <w:rFonts w:ascii="宋体" w:hAnsi="宋体"/>
                <w:sz w:val="24"/>
                <w:szCs w:val="24"/>
              </w:rPr>
            </w:pPr>
            <w:r w:rsidRPr="00E1451A">
              <w:rPr>
                <w:rFonts w:ascii="宋体" w:hAnsi="宋体" w:hint="eastAsia"/>
                <w:sz w:val="24"/>
                <w:szCs w:val="24"/>
              </w:rPr>
              <w:t>返回代码</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8</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是</w:t>
            </w:r>
          </w:p>
        </w:tc>
        <w:tc>
          <w:tcPr>
            <w:tcW w:w="2885" w:type="dxa"/>
          </w:tcPr>
          <w:p w:rsidR="00226310" w:rsidRPr="00E1451A" w:rsidRDefault="00226310" w:rsidP="000C1A69">
            <w:pPr>
              <w:rPr>
                <w:rFonts w:ascii="宋体" w:hAnsi="宋体"/>
                <w:sz w:val="24"/>
                <w:szCs w:val="24"/>
              </w:rPr>
            </w:pPr>
            <w:r w:rsidRPr="00E1451A">
              <w:rPr>
                <w:rFonts w:ascii="宋体" w:hAnsi="宋体" w:hint="eastAsia"/>
                <w:sz w:val="24"/>
                <w:szCs w:val="24"/>
              </w:rPr>
              <w:t>0成功，其它失败</w:t>
            </w:r>
          </w:p>
        </w:tc>
      </w:tr>
      <w:tr w:rsidR="00226310" w:rsidRPr="00E1451A" w:rsidTr="000C1A69">
        <w:tc>
          <w:tcPr>
            <w:tcW w:w="675" w:type="dxa"/>
          </w:tcPr>
          <w:p w:rsidR="00226310" w:rsidRPr="00E1451A" w:rsidRDefault="00226310" w:rsidP="00A3248B">
            <w:pPr>
              <w:numPr>
                <w:ilvl w:val="0"/>
                <w:numId w:val="27"/>
              </w:numPr>
              <w:jc w:val="center"/>
              <w:rPr>
                <w:rFonts w:ascii="宋体" w:hAnsi="宋体"/>
                <w:sz w:val="24"/>
                <w:szCs w:val="24"/>
              </w:rPr>
            </w:pPr>
          </w:p>
        </w:tc>
        <w:tc>
          <w:tcPr>
            <w:tcW w:w="1560" w:type="dxa"/>
          </w:tcPr>
          <w:p w:rsidR="00226310" w:rsidRPr="00E1451A" w:rsidRDefault="00226310" w:rsidP="000C1A69">
            <w:pPr>
              <w:rPr>
                <w:rFonts w:ascii="宋体" w:hAnsi="宋体"/>
                <w:sz w:val="24"/>
                <w:szCs w:val="24"/>
              </w:rPr>
            </w:pPr>
            <w:r w:rsidRPr="00E1451A">
              <w:rPr>
                <w:rFonts w:ascii="宋体" w:hAnsi="宋体" w:hint="eastAsia"/>
                <w:sz w:val="24"/>
                <w:szCs w:val="24"/>
              </w:rPr>
              <w:t>returnmsg</w:t>
            </w:r>
          </w:p>
        </w:tc>
        <w:tc>
          <w:tcPr>
            <w:tcW w:w="1984" w:type="dxa"/>
          </w:tcPr>
          <w:p w:rsidR="00226310" w:rsidRPr="00E1451A" w:rsidRDefault="00226310" w:rsidP="000C1A69">
            <w:pPr>
              <w:rPr>
                <w:rFonts w:ascii="宋体" w:hAnsi="宋体"/>
                <w:sz w:val="24"/>
                <w:szCs w:val="24"/>
              </w:rPr>
            </w:pPr>
            <w:r w:rsidRPr="00E1451A">
              <w:rPr>
                <w:rFonts w:ascii="宋体" w:hAnsi="宋体" w:hint="eastAsia"/>
                <w:sz w:val="24"/>
                <w:szCs w:val="24"/>
              </w:rPr>
              <w:t>返回信息</w:t>
            </w:r>
          </w:p>
        </w:tc>
        <w:tc>
          <w:tcPr>
            <w:tcW w:w="709" w:type="dxa"/>
          </w:tcPr>
          <w:p w:rsidR="00226310" w:rsidRPr="00E1451A" w:rsidRDefault="00226310" w:rsidP="000C1A69">
            <w:pPr>
              <w:rPr>
                <w:rFonts w:ascii="宋体" w:hAnsi="宋体"/>
                <w:sz w:val="24"/>
                <w:szCs w:val="24"/>
              </w:rPr>
            </w:pPr>
            <w:r>
              <w:rPr>
                <w:rFonts w:ascii="宋体" w:hAnsi="宋体" w:hint="eastAsia"/>
                <w:sz w:val="24"/>
                <w:szCs w:val="24"/>
              </w:rPr>
              <w:t>160</w:t>
            </w:r>
          </w:p>
        </w:tc>
        <w:tc>
          <w:tcPr>
            <w:tcW w:w="709" w:type="dxa"/>
          </w:tcPr>
          <w:p w:rsidR="00226310" w:rsidRPr="00E1451A" w:rsidRDefault="00226310" w:rsidP="000C1A69">
            <w:pPr>
              <w:rPr>
                <w:rFonts w:ascii="宋体" w:hAnsi="宋体"/>
                <w:sz w:val="24"/>
                <w:szCs w:val="24"/>
              </w:rPr>
            </w:pPr>
            <w:r w:rsidRPr="00E1451A">
              <w:rPr>
                <w:rFonts w:ascii="宋体" w:hAnsi="宋体" w:hint="eastAsia"/>
                <w:sz w:val="24"/>
                <w:szCs w:val="24"/>
              </w:rPr>
              <w:t>是</w:t>
            </w:r>
          </w:p>
        </w:tc>
        <w:tc>
          <w:tcPr>
            <w:tcW w:w="2885" w:type="dxa"/>
          </w:tcPr>
          <w:p w:rsidR="00226310" w:rsidRPr="00E1451A" w:rsidRDefault="00226310" w:rsidP="000C1A69">
            <w:pPr>
              <w:rPr>
                <w:rFonts w:ascii="宋体" w:hAnsi="宋体"/>
                <w:sz w:val="24"/>
                <w:szCs w:val="24"/>
              </w:rPr>
            </w:pPr>
          </w:p>
        </w:tc>
      </w:tr>
    </w:tbl>
    <w:p w:rsidR="00226310" w:rsidRDefault="00226310"/>
    <w:p w:rsidR="00AB5C4C" w:rsidRPr="002652A6" w:rsidRDefault="00AB5C4C" w:rsidP="00AE6034">
      <w:pPr>
        <w:pStyle w:val="2"/>
      </w:pPr>
      <w:bookmarkStart w:id="19" w:name="_Toc15310124"/>
      <w:r>
        <w:rPr>
          <w:rFonts w:hint="eastAsia"/>
        </w:rPr>
        <w:t>发票打印</w:t>
      </w:r>
      <w:bookmarkEnd w:id="19"/>
    </w:p>
    <w:p w:rsidR="00AB5C4C" w:rsidRDefault="00AB5C4C" w:rsidP="00AB5C4C">
      <w:pPr>
        <w:pStyle w:val="3"/>
        <w:ind w:left="0"/>
      </w:pPr>
      <w:r>
        <w:rPr>
          <w:rFonts w:hint="eastAsia"/>
        </w:rPr>
        <w:t>接口说明</w:t>
      </w:r>
    </w:p>
    <w:p w:rsidR="00AB5C4C" w:rsidRPr="00E1451A" w:rsidRDefault="00AB5C4C" w:rsidP="00AB5C4C">
      <w:pPr>
        <w:spacing w:line="360" w:lineRule="auto"/>
        <w:ind w:firstLine="420"/>
        <w:rPr>
          <w:rFonts w:ascii="宋体" w:hAnsi="宋体"/>
          <w:kern w:val="0"/>
          <w:sz w:val="24"/>
          <w:szCs w:val="24"/>
        </w:rPr>
      </w:pPr>
      <w:r>
        <w:rPr>
          <w:rFonts w:ascii="宋体" w:hAnsi="宋体" w:hint="eastAsia"/>
          <w:szCs w:val="21"/>
        </w:rPr>
        <w:t>调用本地打印机完成发票打印操作。接口根据传入的发票代码和发票号码从税控服务器中提取发票明细数据并</w:t>
      </w:r>
      <w:r w:rsidR="00DA5981">
        <w:rPr>
          <w:rFonts w:ascii="宋体" w:hAnsi="宋体" w:hint="eastAsia"/>
          <w:szCs w:val="21"/>
        </w:rPr>
        <w:t>完成发票</w:t>
      </w:r>
      <w:r>
        <w:rPr>
          <w:rFonts w:ascii="宋体" w:hAnsi="宋体" w:hint="eastAsia"/>
          <w:szCs w:val="21"/>
        </w:rPr>
        <w:t>打印。</w:t>
      </w:r>
    </w:p>
    <w:p w:rsidR="00AB5C4C" w:rsidRPr="0093104C" w:rsidRDefault="00AB5C4C" w:rsidP="00AB5C4C">
      <w:pPr>
        <w:pStyle w:val="3"/>
        <w:ind w:left="0"/>
      </w:pPr>
      <w:r w:rsidRPr="0093104C">
        <w:rPr>
          <w:rFonts w:hint="eastAsia"/>
        </w:rPr>
        <w:t>请求数据</w:t>
      </w:r>
    </w:p>
    <w:p w:rsidR="00AB5C4C" w:rsidRPr="000151D3" w:rsidRDefault="00AB5C4C" w:rsidP="00AB5C4C">
      <w:pPr>
        <w:spacing w:line="360" w:lineRule="auto"/>
        <w:rPr>
          <w:rFonts w:ascii="宋体" w:hAnsi="宋体"/>
          <w:kern w:val="0"/>
          <w:szCs w:val="21"/>
        </w:rPr>
      </w:pPr>
      <w:r w:rsidRPr="004D1D61">
        <w:rPr>
          <w:rFonts w:hint="eastAsia"/>
          <w:b/>
          <w:sz w:val="24"/>
          <w:szCs w:val="21"/>
        </w:rPr>
        <w:t>请求报文：</w:t>
      </w:r>
    </w:p>
    <w:p w:rsidR="00AB5C4C" w:rsidRPr="000151D3" w:rsidRDefault="00AB5C4C" w:rsidP="00AB5C4C">
      <w:pPr>
        <w:pStyle w:val="ab"/>
        <w:spacing w:line="240" w:lineRule="auto"/>
        <w:ind w:firstLineChars="150" w:firstLine="315"/>
        <w:rPr>
          <w:rFonts w:ascii="Courier" w:hAnsi="Courier"/>
          <w:sz w:val="21"/>
          <w:szCs w:val="21"/>
        </w:rPr>
      </w:pPr>
      <w:proofErr w:type="gramStart"/>
      <w:r w:rsidRPr="000151D3">
        <w:rPr>
          <w:rFonts w:ascii="Courier" w:hAnsi="Courier"/>
          <w:sz w:val="21"/>
          <w:szCs w:val="21"/>
        </w:rPr>
        <w:t>&lt;?xml</w:t>
      </w:r>
      <w:proofErr w:type="gramEnd"/>
      <w:r w:rsidRPr="000151D3">
        <w:rPr>
          <w:rFonts w:ascii="Courier" w:hAnsi="Courier"/>
          <w:sz w:val="21"/>
          <w:szCs w:val="21"/>
        </w:rPr>
        <w:t xml:space="preserve"> version="1.0" encoding="gbk"?&gt;</w:t>
      </w:r>
    </w:p>
    <w:p w:rsidR="00AB5C4C" w:rsidRPr="000151D3" w:rsidRDefault="00AB5C4C" w:rsidP="00AB5C4C">
      <w:pPr>
        <w:pStyle w:val="ab"/>
        <w:spacing w:line="240" w:lineRule="auto"/>
        <w:ind w:firstLineChars="150" w:firstLine="315"/>
        <w:rPr>
          <w:rFonts w:ascii="Courier" w:hAnsi="Courier"/>
          <w:sz w:val="21"/>
          <w:szCs w:val="21"/>
        </w:rPr>
      </w:pPr>
      <w:r w:rsidRPr="000151D3">
        <w:rPr>
          <w:rFonts w:ascii="Courier" w:hAnsi="Courier"/>
          <w:sz w:val="21"/>
          <w:szCs w:val="21"/>
        </w:rPr>
        <w:t>&lt;business</w:t>
      </w:r>
      <w:r>
        <w:rPr>
          <w:rFonts w:ascii="Courier" w:hAnsi="Courier" w:hint="eastAsia"/>
          <w:sz w:val="21"/>
          <w:szCs w:val="21"/>
        </w:rPr>
        <w:t xml:space="preserve"> id="2000</w:t>
      </w:r>
      <w:r w:rsidR="003D45D5">
        <w:rPr>
          <w:rFonts w:ascii="Courier" w:hAnsi="Courier" w:hint="eastAsia"/>
          <w:sz w:val="21"/>
          <w:szCs w:val="21"/>
        </w:rPr>
        <w:t>4</w:t>
      </w:r>
      <w:r>
        <w:rPr>
          <w:rFonts w:ascii="Courier" w:hAnsi="Courier" w:hint="eastAsia"/>
          <w:sz w:val="21"/>
          <w:szCs w:val="21"/>
        </w:rPr>
        <w:t>"comment="</w:t>
      </w:r>
      <w:r w:rsidR="003D45D5">
        <w:rPr>
          <w:rFonts w:ascii="Courier" w:hAnsi="Courier" w:hint="eastAsia"/>
          <w:sz w:val="21"/>
          <w:szCs w:val="21"/>
        </w:rPr>
        <w:t>发票打印</w:t>
      </w:r>
      <w:r>
        <w:rPr>
          <w:rFonts w:ascii="Courier" w:hAnsi="Courier" w:hint="eastAsia"/>
          <w:sz w:val="21"/>
          <w:szCs w:val="21"/>
        </w:rPr>
        <w:t>"&gt;</w:t>
      </w:r>
    </w:p>
    <w:p w:rsidR="00AB5C4C" w:rsidRDefault="00AB5C4C" w:rsidP="00AB5C4C">
      <w:pPr>
        <w:pStyle w:val="ab"/>
        <w:spacing w:line="240" w:lineRule="auto"/>
        <w:ind w:firstLineChars="150" w:firstLine="315"/>
        <w:rPr>
          <w:rFonts w:ascii="Courier" w:hAnsi="Courier"/>
          <w:sz w:val="21"/>
          <w:szCs w:val="21"/>
        </w:rPr>
      </w:pPr>
      <w:r w:rsidRPr="000151D3">
        <w:rPr>
          <w:rFonts w:ascii="Courier" w:hAnsi="Courier"/>
          <w:sz w:val="21"/>
          <w:szCs w:val="21"/>
        </w:rPr>
        <w:t>&lt;body</w:t>
      </w:r>
      <w:r>
        <w:rPr>
          <w:rFonts w:ascii="Courier" w:hAnsi="Courier" w:hint="eastAsia"/>
          <w:sz w:val="21"/>
          <w:szCs w:val="21"/>
        </w:rPr>
        <w:t xml:space="preserve"> yylxdm="1"&gt;</w:t>
      </w:r>
    </w:p>
    <w:p w:rsidR="003D45D5" w:rsidRDefault="003D45D5" w:rsidP="003D45D5">
      <w:pPr>
        <w:pStyle w:val="ab"/>
        <w:spacing w:line="240" w:lineRule="auto"/>
        <w:ind w:leftChars="54" w:firstLineChars="250" w:firstLine="525"/>
        <w:rPr>
          <w:rFonts w:ascii="Courier" w:hAnsi="Courier"/>
          <w:sz w:val="21"/>
          <w:szCs w:val="21"/>
        </w:rPr>
      </w:pPr>
      <w:r w:rsidRPr="00E77A23">
        <w:rPr>
          <w:rFonts w:ascii="Courier" w:hAnsi="Courier" w:hint="eastAsia"/>
          <w:sz w:val="21"/>
          <w:szCs w:val="21"/>
        </w:rPr>
        <w:t>&lt;</w:t>
      </w:r>
      <w:r>
        <w:rPr>
          <w:rFonts w:ascii="Courier" w:hAnsi="Courier" w:hint="eastAsia"/>
          <w:sz w:val="21"/>
          <w:szCs w:val="21"/>
        </w:rPr>
        <w:t>kpzdbs</w:t>
      </w:r>
      <w:r w:rsidRPr="00E77A23">
        <w:rPr>
          <w:rFonts w:ascii="Courier" w:hAnsi="Courier" w:hint="eastAsia"/>
          <w:sz w:val="21"/>
          <w:szCs w:val="21"/>
        </w:rPr>
        <w:t>&gt;</w:t>
      </w:r>
      <w:r w:rsidRPr="00550CE2">
        <w:rPr>
          <w:rFonts w:ascii="Courier" w:hAnsi="Courier" w:hint="eastAsia"/>
          <w:sz w:val="21"/>
          <w:szCs w:val="21"/>
        </w:rPr>
        <w:t>开票终端标识</w:t>
      </w:r>
      <w:r w:rsidRPr="00E77A23">
        <w:rPr>
          <w:rFonts w:ascii="Courier" w:hAnsi="Courier" w:hint="eastAsia"/>
          <w:sz w:val="21"/>
          <w:szCs w:val="21"/>
        </w:rPr>
        <w:t>&lt;/</w:t>
      </w:r>
      <w:r>
        <w:rPr>
          <w:rFonts w:ascii="Courier" w:hAnsi="Courier" w:hint="eastAsia"/>
          <w:sz w:val="21"/>
          <w:szCs w:val="21"/>
        </w:rPr>
        <w:t>kpzdbs</w:t>
      </w:r>
      <w:r w:rsidRPr="00E77A23">
        <w:rPr>
          <w:rFonts w:ascii="Courier" w:hAnsi="Courier" w:hint="eastAsia"/>
          <w:sz w:val="21"/>
          <w:szCs w:val="21"/>
        </w:rPr>
        <w:t>&gt;</w:t>
      </w:r>
    </w:p>
    <w:p w:rsidR="003D45D5" w:rsidRPr="00505EE0" w:rsidRDefault="003D45D5" w:rsidP="003D45D5">
      <w:pPr>
        <w:pStyle w:val="ab"/>
        <w:spacing w:line="240" w:lineRule="auto"/>
        <w:ind w:leftChars="54" w:firstLineChars="250" w:firstLine="525"/>
        <w:rPr>
          <w:rFonts w:ascii="Courier" w:hAnsi="Courier"/>
          <w:sz w:val="21"/>
          <w:szCs w:val="21"/>
        </w:rPr>
      </w:pPr>
      <w:r w:rsidRPr="00E77A23">
        <w:rPr>
          <w:rFonts w:ascii="Courier" w:hAnsi="Courier" w:hint="eastAsia"/>
          <w:sz w:val="21"/>
          <w:szCs w:val="21"/>
        </w:rPr>
        <w:t>&lt;</w:t>
      </w:r>
      <w:r>
        <w:rPr>
          <w:rFonts w:ascii="Courier" w:hAnsi="Courier" w:hint="eastAsia"/>
          <w:sz w:val="21"/>
          <w:szCs w:val="21"/>
        </w:rPr>
        <w:t>fplxdm</w:t>
      </w:r>
      <w:r w:rsidRPr="00E77A23">
        <w:rPr>
          <w:rFonts w:ascii="Courier" w:hAnsi="Courier" w:hint="eastAsia"/>
          <w:sz w:val="21"/>
          <w:szCs w:val="21"/>
        </w:rPr>
        <w:t>&gt;</w:t>
      </w:r>
      <w:r>
        <w:rPr>
          <w:rFonts w:ascii="Courier" w:hAnsi="Courier" w:hint="eastAsia"/>
          <w:sz w:val="21"/>
          <w:szCs w:val="21"/>
        </w:rPr>
        <w:t>发票类型代码</w:t>
      </w:r>
      <w:r w:rsidRPr="00E77A23">
        <w:rPr>
          <w:rFonts w:ascii="Courier" w:hAnsi="Courier" w:hint="eastAsia"/>
          <w:sz w:val="21"/>
          <w:szCs w:val="21"/>
        </w:rPr>
        <w:t>&lt;/</w:t>
      </w:r>
      <w:r>
        <w:rPr>
          <w:rFonts w:ascii="Courier" w:hAnsi="Courier" w:hint="eastAsia"/>
          <w:sz w:val="21"/>
          <w:szCs w:val="21"/>
        </w:rPr>
        <w:t>fplxdm</w:t>
      </w:r>
      <w:r w:rsidRPr="00E77A23">
        <w:rPr>
          <w:rFonts w:ascii="Courier" w:hAnsi="Courier" w:hint="eastAsia"/>
          <w:sz w:val="21"/>
          <w:szCs w:val="21"/>
        </w:rPr>
        <w:t>&gt;</w:t>
      </w:r>
    </w:p>
    <w:p w:rsidR="003D45D5" w:rsidRPr="00FA6AA9" w:rsidRDefault="003D45D5" w:rsidP="003D45D5">
      <w:pPr>
        <w:pStyle w:val="ab"/>
        <w:spacing w:line="240" w:lineRule="auto"/>
        <w:ind w:leftChars="54" w:firstLineChars="250" w:firstLine="525"/>
        <w:rPr>
          <w:rFonts w:ascii="Courier" w:hAnsi="Courier"/>
          <w:sz w:val="21"/>
          <w:szCs w:val="21"/>
        </w:rPr>
      </w:pPr>
      <w:r w:rsidRPr="00FA6AA9">
        <w:rPr>
          <w:rFonts w:ascii="Courier" w:hAnsi="Courier"/>
          <w:sz w:val="21"/>
          <w:szCs w:val="21"/>
        </w:rPr>
        <w:t>&lt;</w:t>
      </w:r>
      <w:r w:rsidRPr="00FA6AA9">
        <w:rPr>
          <w:rFonts w:ascii="Courier" w:hAnsi="Courier" w:hint="eastAsia"/>
          <w:sz w:val="21"/>
          <w:szCs w:val="21"/>
        </w:rPr>
        <w:t>fpdm</w:t>
      </w:r>
      <w:r w:rsidRPr="00FA6AA9">
        <w:rPr>
          <w:rFonts w:ascii="Courier" w:hAnsi="Courier"/>
          <w:sz w:val="21"/>
          <w:szCs w:val="21"/>
        </w:rPr>
        <w:t>&gt;</w:t>
      </w:r>
      <w:r w:rsidRPr="00FA6AA9">
        <w:rPr>
          <w:rFonts w:ascii="Courier" w:hAnsi="Courier" w:hint="eastAsia"/>
          <w:sz w:val="21"/>
          <w:szCs w:val="21"/>
        </w:rPr>
        <w:t>发票代码</w:t>
      </w:r>
      <w:r w:rsidRPr="00FA6AA9">
        <w:rPr>
          <w:rFonts w:ascii="Courier" w:hAnsi="Courier"/>
          <w:sz w:val="21"/>
          <w:szCs w:val="21"/>
        </w:rPr>
        <w:t>&lt;/</w:t>
      </w:r>
      <w:r w:rsidRPr="00FA6AA9">
        <w:rPr>
          <w:rFonts w:ascii="Courier" w:hAnsi="Courier" w:hint="eastAsia"/>
          <w:sz w:val="21"/>
          <w:szCs w:val="21"/>
        </w:rPr>
        <w:t>fpdm</w:t>
      </w:r>
      <w:r w:rsidRPr="00FA6AA9">
        <w:rPr>
          <w:rFonts w:ascii="Courier" w:hAnsi="Courier"/>
          <w:sz w:val="21"/>
          <w:szCs w:val="21"/>
        </w:rPr>
        <w:t>&gt;</w:t>
      </w:r>
    </w:p>
    <w:p w:rsidR="003D45D5" w:rsidRDefault="003D45D5" w:rsidP="003D45D5">
      <w:pPr>
        <w:pStyle w:val="ab"/>
        <w:spacing w:line="240" w:lineRule="auto"/>
        <w:ind w:leftChars="54" w:firstLineChars="250" w:firstLine="525"/>
        <w:rPr>
          <w:rFonts w:ascii="Courier" w:hAnsi="Courier"/>
          <w:sz w:val="21"/>
          <w:szCs w:val="21"/>
        </w:rPr>
      </w:pPr>
      <w:r w:rsidRPr="00FA6AA9">
        <w:rPr>
          <w:rFonts w:ascii="Courier" w:hAnsi="Courier"/>
          <w:sz w:val="21"/>
          <w:szCs w:val="21"/>
        </w:rPr>
        <w:t>&lt;</w:t>
      </w:r>
      <w:r w:rsidRPr="00FA6AA9">
        <w:rPr>
          <w:rFonts w:ascii="Courier" w:hAnsi="Courier" w:hint="eastAsia"/>
          <w:sz w:val="21"/>
          <w:szCs w:val="21"/>
        </w:rPr>
        <w:t>fphm</w:t>
      </w:r>
      <w:r w:rsidRPr="00FA6AA9">
        <w:rPr>
          <w:rFonts w:ascii="Courier" w:hAnsi="Courier"/>
          <w:sz w:val="21"/>
          <w:szCs w:val="21"/>
        </w:rPr>
        <w:t>&gt;</w:t>
      </w:r>
      <w:r w:rsidRPr="00FA6AA9">
        <w:rPr>
          <w:rFonts w:ascii="Courier" w:hAnsi="Courier" w:hint="eastAsia"/>
          <w:sz w:val="21"/>
          <w:szCs w:val="21"/>
        </w:rPr>
        <w:t>发票号码</w:t>
      </w:r>
      <w:r w:rsidRPr="00FA6AA9">
        <w:rPr>
          <w:rFonts w:ascii="Courier" w:hAnsi="Courier"/>
          <w:sz w:val="21"/>
          <w:szCs w:val="21"/>
        </w:rPr>
        <w:t>&lt;/</w:t>
      </w:r>
      <w:r w:rsidRPr="00FA6AA9">
        <w:rPr>
          <w:rFonts w:ascii="Courier" w:hAnsi="Courier" w:hint="eastAsia"/>
          <w:sz w:val="21"/>
          <w:szCs w:val="21"/>
        </w:rPr>
        <w:t>fphm</w:t>
      </w:r>
      <w:r w:rsidRPr="00FA6AA9">
        <w:rPr>
          <w:rFonts w:ascii="Courier" w:hAnsi="Courier"/>
          <w:sz w:val="21"/>
          <w:szCs w:val="21"/>
        </w:rPr>
        <w:t>&gt;</w:t>
      </w:r>
    </w:p>
    <w:p w:rsidR="00B04958" w:rsidRDefault="00B04958" w:rsidP="00B04958">
      <w:pPr>
        <w:pStyle w:val="ab"/>
        <w:spacing w:line="240" w:lineRule="auto"/>
        <w:ind w:leftChars="105" w:left="220" w:firstLineChars="199" w:firstLine="418"/>
        <w:rPr>
          <w:rFonts w:ascii="Courier" w:hAnsi="Courier"/>
          <w:sz w:val="21"/>
          <w:szCs w:val="21"/>
        </w:rPr>
      </w:pPr>
      <w:r>
        <w:rPr>
          <w:rFonts w:ascii="Courier" w:hAnsi="Courier"/>
          <w:sz w:val="21"/>
          <w:szCs w:val="21"/>
        </w:rPr>
        <w:t>&lt;dylx&gt;</w:t>
      </w:r>
      <w:r>
        <w:rPr>
          <w:rFonts w:ascii="Courier" w:hAnsi="Courier" w:hint="eastAsia"/>
          <w:sz w:val="21"/>
          <w:szCs w:val="21"/>
        </w:rPr>
        <w:t>打印</w:t>
      </w:r>
      <w:r>
        <w:rPr>
          <w:rFonts w:ascii="Courier" w:hAnsi="Courier"/>
          <w:sz w:val="21"/>
          <w:szCs w:val="21"/>
        </w:rPr>
        <w:t>类型</w:t>
      </w:r>
      <w:r>
        <w:rPr>
          <w:rFonts w:ascii="Courier" w:hAnsi="Courier" w:hint="eastAsia"/>
          <w:sz w:val="21"/>
          <w:szCs w:val="21"/>
        </w:rPr>
        <w:t>&lt;</w:t>
      </w:r>
      <w:r>
        <w:rPr>
          <w:rFonts w:ascii="Courier" w:hAnsi="Courier"/>
          <w:sz w:val="21"/>
          <w:szCs w:val="21"/>
        </w:rPr>
        <w:t>/dylx</w:t>
      </w:r>
      <w:r>
        <w:rPr>
          <w:rFonts w:ascii="Courier" w:hAnsi="Courier" w:hint="eastAsia"/>
          <w:sz w:val="21"/>
          <w:szCs w:val="21"/>
        </w:rPr>
        <w:t>&gt;</w:t>
      </w:r>
    </w:p>
    <w:p w:rsidR="00B04958" w:rsidRDefault="00B04958" w:rsidP="00B04958">
      <w:pPr>
        <w:pStyle w:val="ab"/>
        <w:spacing w:line="240" w:lineRule="auto"/>
        <w:ind w:leftChars="105" w:left="220" w:firstLineChars="199" w:firstLine="418"/>
        <w:rPr>
          <w:rFonts w:ascii="Courier" w:hAnsi="Courier"/>
          <w:sz w:val="21"/>
          <w:szCs w:val="21"/>
        </w:rPr>
      </w:pPr>
      <w:r>
        <w:rPr>
          <w:rFonts w:ascii="Courier" w:hAnsi="Courier"/>
          <w:sz w:val="21"/>
          <w:szCs w:val="21"/>
        </w:rPr>
        <w:t>&lt;dyfs&gt;</w:t>
      </w:r>
      <w:r>
        <w:rPr>
          <w:rFonts w:ascii="Courier" w:hAnsi="Courier" w:hint="eastAsia"/>
          <w:sz w:val="21"/>
          <w:szCs w:val="21"/>
        </w:rPr>
        <w:t>打印</w:t>
      </w:r>
      <w:r>
        <w:rPr>
          <w:rFonts w:ascii="Courier" w:hAnsi="Courier"/>
          <w:sz w:val="21"/>
          <w:szCs w:val="21"/>
        </w:rPr>
        <w:t>方式</w:t>
      </w:r>
      <w:r>
        <w:rPr>
          <w:rFonts w:ascii="Courier" w:hAnsi="Courier" w:hint="eastAsia"/>
          <w:sz w:val="21"/>
          <w:szCs w:val="21"/>
        </w:rPr>
        <w:t>&lt;</w:t>
      </w:r>
      <w:r>
        <w:rPr>
          <w:rFonts w:ascii="Courier" w:hAnsi="Courier"/>
          <w:sz w:val="21"/>
          <w:szCs w:val="21"/>
        </w:rPr>
        <w:t>/dyfs</w:t>
      </w:r>
      <w:r>
        <w:rPr>
          <w:rFonts w:ascii="Courier" w:hAnsi="Courier" w:hint="eastAsia"/>
          <w:sz w:val="21"/>
          <w:szCs w:val="21"/>
        </w:rPr>
        <w:t>&gt;</w:t>
      </w:r>
    </w:p>
    <w:p w:rsidR="00E0130F" w:rsidRPr="00DB77C9" w:rsidRDefault="00E0130F" w:rsidP="00E0130F">
      <w:pPr>
        <w:pStyle w:val="ab"/>
        <w:spacing w:line="240" w:lineRule="auto"/>
        <w:ind w:leftChars="105" w:left="220" w:firstLineChars="199" w:firstLine="418"/>
        <w:rPr>
          <w:rFonts w:ascii="Courier" w:hAnsi="Courier"/>
          <w:sz w:val="21"/>
          <w:szCs w:val="21"/>
        </w:rPr>
      </w:pPr>
      <w:r>
        <w:rPr>
          <w:rFonts w:ascii="Courier" w:hAnsi="Courier" w:hint="eastAsia"/>
          <w:sz w:val="21"/>
          <w:szCs w:val="21"/>
        </w:rPr>
        <w:t>&lt;printername&gt;</w:t>
      </w:r>
      <w:r>
        <w:rPr>
          <w:rFonts w:ascii="Courier" w:hAnsi="Courier" w:hint="eastAsia"/>
          <w:sz w:val="21"/>
          <w:szCs w:val="21"/>
        </w:rPr>
        <w:t>打印机名称</w:t>
      </w:r>
      <w:r>
        <w:rPr>
          <w:rFonts w:ascii="Courier" w:hAnsi="Courier" w:hint="eastAsia"/>
          <w:sz w:val="21"/>
          <w:szCs w:val="21"/>
        </w:rPr>
        <w:t>&lt;/printername&gt;</w:t>
      </w:r>
    </w:p>
    <w:p w:rsidR="00AB5C4C" w:rsidRPr="000151D3" w:rsidRDefault="00AB5C4C" w:rsidP="00AB5C4C">
      <w:pPr>
        <w:pStyle w:val="ab"/>
        <w:spacing w:line="240" w:lineRule="auto"/>
        <w:ind w:firstLineChars="150" w:firstLine="315"/>
        <w:rPr>
          <w:rFonts w:ascii="Courier" w:hAnsi="Courier"/>
          <w:sz w:val="21"/>
          <w:szCs w:val="21"/>
        </w:rPr>
      </w:pPr>
      <w:r w:rsidRPr="000151D3">
        <w:rPr>
          <w:rFonts w:ascii="Courier" w:hAnsi="Courier"/>
          <w:sz w:val="21"/>
          <w:szCs w:val="21"/>
        </w:rPr>
        <w:t>&lt;/body&gt;</w:t>
      </w:r>
    </w:p>
    <w:p w:rsidR="00AB5C4C" w:rsidRPr="000151D3" w:rsidRDefault="00AB5C4C" w:rsidP="00AB5C4C">
      <w:pPr>
        <w:pStyle w:val="ab"/>
        <w:spacing w:line="240" w:lineRule="auto"/>
        <w:ind w:firstLineChars="150" w:firstLine="315"/>
        <w:rPr>
          <w:rFonts w:ascii="Courier" w:hAnsi="Courier"/>
          <w:sz w:val="21"/>
          <w:szCs w:val="21"/>
        </w:rPr>
      </w:pPr>
      <w:r w:rsidRPr="000151D3">
        <w:rPr>
          <w:rFonts w:ascii="Courier" w:hAnsi="Courier"/>
          <w:sz w:val="21"/>
          <w:szCs w:val="21"/>
        </w:rPr>
        <w:t>&lt;/business&gt;</w:t>
      </w:r>
    </w:p>
    <w:p w:rsidR="00AB5C4C" w:rsidRDefault="00AB5C4C" w:rsidP="00AB5C4C">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AB5C4C" w:rsidRPr="000B29A6" w:rsidTr="000C1A69">
        <w:trPr>
          <w:trHeight w:val="454"/>
        </w:trPr>
        <w:tc>
          <w:tcPr>
            <w:tcW w:w="675" w:type="dxa"/>
            <w:shd w:val="clear" w:color="auto" w:fill="D9D9D9"/>
            <w:vAlign w:val="center"/>
          </w:tcPr>
          <w:p w:rsidR="00AB5C4C" w:rsidRPr="000B29A6" w:rsidRDefault="00AB5C4C" w:rsidP="000C1A69">
            <w:pPr>
              <w:jc w:val="center"/>
              <w:rPr>
                <w:rFonts w:ascii="宋体" w:hAnsi="宋体"/>
                <w:sz w:val="24"/>
                <w:szCs w:val="24"/>
              </w:rPr>
            </w:pPr>
            <w:r w:rsidRPr="000B29A6">
              <w:rPr>
                <w:rFonts w:ascii="宋体" w:hAnsi="宋体"/>
                <w:sz w:val="24"/>
                <w:szCs w:val="24"/>
              </w:rPr>
              <w:t>索引</w:t>
            </w:r>
          </w:p>
        </w:tc>
        <w:tc>
          <w:tcPr>
            <w:tcW w:w="1560" w:type="dxa"/>
            <w:shd w:val="clear" w:color="auto" w:fill="D9D9D9"/>
            <w:vAlign w:val="center"/>
          </w:tcPr>
          <w:p w:rsidR="00AB5C4C" w:rsidRPr="000B29A6" w:rsidRDefault="00AB5C4C" w:rsidP="000C1A69">
            <w:pPr>
              <w:rPr>
                <w:rFonts w:ascii="宋体" w:hAnsi="宋体"/>
                <w:sz w:val="24"/>
                <w:szCs w:val="24"/>
              </w:rPr>
            </w:pPr>
            <w:r w:rsidRPr="000B29A6">
              <w:rPr>
                <w:rFonts w:ascii="宋体" w:hAnsi="宋体"/>
                <w:sz w:val="24"/>
                <w:szCs w:val="24"/>
              </w:rPr>
              <w:t>ID</w:t>
            </w:r>
          </w:p>
        </w:tc>
        <w:tc>
          <w:tcPr>
            <w:tcW w:w="1984" w:type="dxa"/>
            <w:shd w:val="clear" w:color="auto" w:fill="D9D9D9"/>
            <w:vAlign w:val="center"/>
          </w:tcPr>
          <w:p w:rsidR="00AB5C4C" w:rsidRPr="000B29A6" w:rsidRDefault="00AB5C4C" w:rsidP="000C1A69">
            <w:pPr>
              <w:rPr>
                <w:rFonts w:ascii="宋体" w:hAnsi="宋体"/>
                <w:sz w:val="24"/>
                <w:szCs w:val="24"/>
              </w:rPr>
            </w:pPr>
            <w:r w:rsidRPr="000B29A6">
              <w:rPr>
                <w:rFonts w:ascii="宋体" w:hAnsi="宋体"/>
                <w:sz w:val="24"/>
                <w:szCs w:val="24"/>
              </w:rPr>
              <w:t>名称</w:t>
            </w:r>
          </w:p>
        </w:tc>
        <w:tc>
          <w:tcPr>
            <w:tcW w:w="709" w:type="dxa"/>
            <w:shd w:val="clear" w:color="auto" w:fill="D9D9D9"/>
            <w:vAlign w:val="center"/>
          </w:tcPr>
          <w:p w:rsidR="00AB5C4C" w:rsidRPr="000B29A6" w:rsidRDefault="00AB5C4C" w:rsidP="000C1A69">
            <w:pPr>
              <w:rPr>
                <w:rFonts w:ascii="宋体" w:hAnsi="宋体"/>
                <w:sz w:val="24"/>
                <w:szCs w:val="24"/>
              </w:rPr>
            </w:pPr>
            <w:r w:rsidRPr="000B29A6">
              <w:rPr>
                <w:rFonts w:ascii="宋体" w:hAnsi="宋体"/>
                <w:sz w:val="24"/>
                <w:szCs w:val="24"/>
              </w:rPr>
              <w:t>长度</w:t>
            </w:r>
          </w:p>
        </w:tc>
        <w:tc>
          <w:tcPr>
            <w:tcW w:w="709" w:type="dxa"/>
            <w:shd w:val="clear" w:color="auto" w:fill="D9D9D9"/>
            <w:vAlign w:val="center"/>
          </w:tcPr>
          <w:p w:rsidR="00AB5C4C" w:rsidRPr="000B29A6" w:rsidRDefault="00AB5C4C" w:rsidP="000C1A69">
            <w:pPr>
              <w:rPr>
                <w:rFonts w:ascii="宋体" w:hAnsi="宋体"/>
                <w:sz w:val="24"/>
                <w:szCs w:val="24"/>
              </w:rPr>
            </w:pPr>
            <w:r w:rsidRPr="000B29A6">
              <w:rPr>
                <w:rFonts w:ascii="宋体" w:hAnsi="宋体"/>
                <w:sz w:val="24"/>
                <w:szCs w:val="24"/>
              </w:rPr>
              <w:t>必须</w:t>
            </w:r>
          </w:p>
        </w:tc>
        <w:tc>
          <w:tcPr>
            <w:tcW w:w="2885" w:type="dxa"/>
            <w:shd w:val="clear" w:color="auto" w:fill="D9D9D9"/>
            <w:vAlign w:val="center"/>
          </w:tcPr>
          <w:p w:rsidR="00AB5C4C" w:rsidRPr="000B29A6" w:rsidRDefault="00AB5C4C" w:rsidP="000C1A69">
            <w:pPr>
              <w:rPr>
                <w:rFonts w:ascii="宋体" w:hAnsi="宋体"/>
                <w:sz w:val="24"/>
                <w:szCs w:val="24"/>
              </w:rPr>
            </w:pPr>
            <w:r w:rsidRPr="000B29A6">
              <w:rPr>
                <w:rFonts w:ascii="宋体" w:hAnsi="宋体"/>
                <w:sz w:val="24"/>
                <w:szCs w:val="24"/>
              </w:rPr>
              <w:t>说明</w:t>
            </w:r>
          </w:p>
        </w:tc>
      </w:tr>
      <w:tr w:rsidR="00AB5C4C" w:rsidRPr="000B29A6" w:rsidTr="000C1A69">
        <w:tc>
          <w:tcPr>
            <w:tcW w:w="675" w:type="dxa"/>
          </w:tcPr>
          <w:p w:rsidR="00AB5C4C" w:rsidRPr="000B29A6" w:rsidRDefault="00AB5C4C" w:rsidP="00A3248B">
            <w:pPr>
              <w:numPr>
                <w:ilvl w:val="0"/>
                <w:numId w:val="28"/>
              </w:numPr>
              <w:jc w:val="center"/>
              <w:rPr>
                <w:rFonts w:ascii="宋体" w:hAnsi="宋体"/>
                <w:sz w:val="24"/>
                <w:szCs w:val="24"/>
              </w:rPr>
            </w:pPr>
          </w:p>
        </w:tc>
        <w:tc>
          <w:tcPr>
            <w:tcW w:w="1560" w:type="dxa"/>
          </w:tcPr>
          <w:p w:rsidR="00AB5C4C" w:rsidRPr="00E1451A" w:rsidRDefault="00AB5C4C" w:rsidP="000C1A69">
            <w:pPr>
              <w:rPr>
                <w:rFonts w:ascii="宋体" w:hAnsi="宋体"/>
                <w:sz w:val="24"/>
                <w:szCs w:val="24"/>
              </w:rPr>
            </w:pPr>
            <w:r w:rsidRPr="00E1451A">
              <w:rPr>
                <w:rFonts w:ascii="宋体" w:hAnsi="宋体" w:hint="eastAsia"/>
                <w:sz w:val="24"/>
                <w:szCs w:val="24"/>
              </w:rPr>
              <w:t>id</w:t>
            </w:r>
          </w:p>
        </w:tc>
        <w:tc>
          <w:tcPr>
            <w:tcW w:w="1984" w:type="dxa"/>
          </w:tcPr>
          <w:p w:rsidR="00AB5C4C" w:rsidRPr="00E1451A" w:rsidRDefault="00AB5C4C" w:rsidP="000C1A69">
            <w:pPr>
              <w:rPr>
                <w:rFonts w:ascii="宋体" w:hAnsi="宋体"/>
                <w:sz w:val="24"/>
                <w:szCs w:val="24"/>
              </w:rPr>
            </w:pPr>
            <w:r w:rsidRPr="00E1451A">
              <w:rPr>
                <w:rFonts w:ascii="宋体" w:hAnsi="宋体" w:hint="eastAsia"/>
                <w:sz w:val="24"/>
                <w:szCs w:val="24"/>
              </w:rPr>
              <w:t>交易编号</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5</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是</w:t>
            </w:r>
          </w:p>
        </w:tc>
        <w:tc>
          <w:tcPr>
            <w:tcW w:w="2885" w:type="dxa"/>
          </w:tcPr>
          <w:p w:rsidR="00AB5C4C" w:rsidRPr="00E1451A" w:rsidRDefault="00AB5C4C" w:rsidP="000C1A69">
            <w:pPr>
              <w:rPr>
                <w:rFonts w:ascii="宋体" w:hAnsi="宋体"/>
                <w:sz w:val="24"/>
                <w:szCs w:val="24"/>
              </w:rPr>
            </w:pPr>
            <w:r>
              <w:rPr>
                <w:rFonts w:ascii="宋体" w:hAnsi="宋体" w:hint="eastAsia"/>
                <w:sz w:val="24"/>
                <w:szCs w:val="24"/>
              </w:rPr>
              <w:t>2</w:t>
            </w:r>
            <w:r w:rsidRPr="00E1451A">
              <w:rPr>
                <w:rFonts w:ascii="宋体" w:hAnsi="宋体" w:hint="eastAsia"/>
                <w:sz w:val="24"/>
                <w:szCs w:val="24"/>
              </w:rPr>
              <w:t>000</w:t>
            </w:r>
            <w:r w:rsidR="003D45D5">
              <w:rPr>
                <w:rFonts w:ascii="宋体" w:hAnsi="宋体" w:hint="eastAsia"/>
                <w:sz w:val="24"/>
                <w:szCs w:val="24"/>
              </w:rPr>
              <w:t>4</w:t>
            </w:r>
          </w:p>
        </w:tc>
      </w:tr>
      <w:tr w:rsidR="00AB5C4C" w:rsidRPr="000B29A6" w:rsidTr="000C1A69">
        <w:tc>
          <w:tcPr>
            <w:tcW w:w="675" w:type="dxa"/>
          </w:tcPr>
          <w:p w:rsidR="00AB5C4C" w:rsidRPr="000B29A6" w:rsidRDefault="00AB5C4C" w:rsidP="00A3248B">
            <w:pPr>
              <w:numPr>
                <w:ilvl w:val="0"/>
                <w:numId w:val="28"/>
              </w:numPr>
              <w:jc w:val="center"/>
              <w:rPr>
                <w:rFonts w:ascii="宋体" w:hAnsi="宋体"/>
                <w:sz w:val="24"/>
                <w:szCs w:val="24"/>
              </w:rPr>
            </w:pPr>
          </w:p>
        </w:tc>
        <w:tc>
          <w:tcPr>
            <w:tcW w:w="1560" w:type="dxa"/>
          </w:tcPr>
          <w:p w:rsidR="00AB5C4C" w:rsidRPr="00E1451A" w:rsidRDefault="00AB5C4C" w:rsidP="000C1A69">
            <w:pPr>
              <w:rPr>
                <w:rFonts w:ascii="宋体" w:hAnsi="宋体"/>
                <w:sz w:val="24"/>
                <w:szCs w:val="24"/>
              </w:rPr>
            </w:pPr>
            <w:r w:rsidRPr="00E1451A">
              <w:rPr>
                <w:rFonts w:ascii="宋体" w:hAnsi="宋体" w:hint="eastAsia"/>
                <w:sz w:val="24"/>
                <w:szCs w:val="24"/>
              </w:rPr>
              <w:t>comment</w:t>
            </w:r>
          </w:p>
        </w:tc>
        <w:tc>
          <w:tcPr>
            <w:tcW w:w="1984" w:type="dxa"/>
          </w:tcPr>
          <w:p w:rsidR="00AB5C4C" w:rsidRPr="00E1451A" w:rsidRDefault="00AB5C4C" w:rsidP="000C1A69">
            <w:pPr>
              <w:rPr>
                <w:rFonts w:ascii="宋体" w:hAnsi="宋体"/>
                <w:sz w:val="24"/>
                <w:szCs w:val="24"/>
              </w:rPr>
            </w:pPr>
            <w:r w:rsidRPr="00E1451A">
              <w:rPr>
                <w:rFonts w:ascii="宋体" w:hAnsi="宋体" w:hint="eastAsia"/>
                <w:sz w:val="24"/>
                <w:szCs w:val="24"/>
              </w:rPr>
              <w:t>交易描述</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30</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是</w:t>
            </w:r>
          </w:p>
        </w:tc>
        <w:tc>
          <w:tcPr>
            <w:tcW w:w="2885" w:type="dxa"/>
          </w:tcPr>
          <w:p w:rsidR="00AB5C4C" w:rsidRPr="00E1451A" w:rsidRDefault="003D45D5" w:rsidP="003D45D5">
            <w:pPr>
              <w:rPr>
                <w:rFonts w:ascii="宋体" w:hAnsi="宋体"/>
                <w:sz w:val="24"/>
                <w:szCs w:val="24"/>
              </w:rPr>
            </w:pPr>
            <w:r>
              <w:rPr>
                <w:rFonts w:ascii="宋体" w:hAnsi="宋体" w:hint="eastAsia"/>
                <w:sz w:val="24"/>
                <w:szCs w:val="24"/>
              </w:rPr>
              <w:t>发票</w:t>
            </w:r>
            <w:r w:rsidR="00AB5C4C">
              <w:rPr>
                <w:rFonts w:ascii="宋体" w:hAnsi="宋体" w:hint="eastAsia"/>
                <w:sz w:val="24"/>
                <w:szCs w:val="24"/>
              </w:rPr>
              <w:t>打印</w:t>
            </w:r>
          </w:p>
        </w:tc>
      </w:tr>
      <w:tr w:rsidR="00AB5C4C" w:rsidRPr="000B29A6" w:rsidTr="000C1A69">
        <w:tc>
          <w:tcPr>
            <w:tcW w:w="675" w:type="dxa"/>
          </w:tcPr>
          <w:p w:rsidR="00AB5C4C" w:rsidRPr="000B29A6" w:rsidRDefault="00AB5C4C" w:rsidP="00A3248B">
            <w:pPr>
              <w:numPr>
                <w:ilvl w:val="0"/>
                <w:numId w:val="28"/>
              </w:numPr>
              <w:jc w:val="center"/>
              <w:rPr>
                <w:rFonts w:ascii="宋体" w:hAnsi="宋体"/>
                <w:sz w:val="24"/>
                <w:szCs w:val="24"/>
              </w:rPr>
            </w:pPr>
          </w:p>
        </w:tc>
        <w:tc>
          <w:tcPr>
            <w:tcW w:w="1560" w:type="dxa"/>
          </w:tcPr>
          <w:p w:rsidR="00AB5C4C" w:rsidRPr="00E1451A" w:rsidRDefault="00AB5C4C" w:rsidP="000C1A69">
            <w:pPr>
              <w:rPr>
                <w:rFonts w:ascii="宋体" w:hAnsi="宋体"/>
                <w:sz w:val="24"/>
                <w:szCs w:val="24"/>
              </w:rPr>
            </w:pPr>
            <w:r w:rsidRPr="00E1451A">
              <w:rPr>
                <w:rFonts w:ascii="宋体" w:hAnsi="宋体" w:hint="eastAsia"/>
                <w:sz w:val="24"/>
                <w:szCs w:val="24"/>
              </w:rPr>
              <w:t>yylxdm</w:t>
            </w:r>
          </w:p>
        </w:tc>
        <w:tc>
          <w:tcPr>
            <w:tcW w:w="1984" w:type="dxa"/>
          </w:tcPr>
          <w:p w:rsidR="00AB5C4C" w:rsidRPr="00E1451A" w:rsidRDefault="00AB5C4C" w:rsidP="000C1A69">
            <w:pPr>
              <w:rPr>
                <w:rFonts w:ascii="宋体" w:hAnsi="宋体"/>
                <w:sz w:val="24"/>
                <w:szCs w:val="24"/>
              </w:rPr>
            </w:pPr>
            <w:r w:rsidRPr="00E1451A">
              <w:rPr>
                <w:rFonts w:ascii="宋体" w:hAnsi="宋体" w:hint="eastAsia"/>
                <w:sz w:val="24"/>
                <w:szCs w:val="24"/>
              </w:rPr>
              <w:t>应用类型代码</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1</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是</w:t>
            </w:r>
          </w:p>
        </w:tc>
        <w:tc>
          <w:tcPr>
            <w:tcW w:w="2885" w:type="dxa"/>
          </w:tcPr>
          <w:p w:rsidR="00AB5C4C" w:rsidRPr="00E1451A" w:rsidRDefault="00AB5C4C" w:rsidP="000C1A69">
            <w:pPr>
              <w:rPr>
                <w:rFonts w:ascii="宋体" w:hAnsi="宋体"/>
                <w:sz w:val="24"/>
                <w:szCs w:val="24"/>
              </w:rPr>
            </w:pPr>
            <w:r w:rsidRPr="00E1451A">
              <w:rPr>
                <w:rFonts w:ascii="宋体" w:hAnsi="宋体" w:hint="eastAsia"/>
                <w:sz w:val="24"/>
                <w:szCs w:val="24"/>
              </w:rPr>
              <w:t>固定为“1”表示国税</w:t>
            </w:r>
          </w:p>
        </w:tc>
      </w:tr>
      <w:tr w:rsidR="003D45D5" w:rsidRPr="000B29A6" w:rsidTr="000C1A69">
        <w:tc>
          <w:tcPr>
            <w:tcW w:w="675" w:type="dxa"/>
          </w:tcPr>
          <w:p w:rsidR="003D45D5" w:rsidRPr="000B29A6" w:rsidRDefault="003D45D5" w:rsidP="00A3248B">
            <w:pPr>
              <w:numPr>
                <w:ilvl w:val="0"/>
                <w:numId w:val="28"/>
              </w:numPr>
              <w:jc w:val="center"/>
              <w:rPr>
                <w:rFonts w:ascii="宋体" w:hAnsi="宋体"/>
                <w:sz w:val="24"/>
                <w:szCs w:val="24"/>
              </w:rPr>
            </w:pPr>
          </w:p>
        </w:tc>
        <w:tc>
          <w:tcPr>
            <w:tcW w:w="1560" w:type="dxa"/>
          </w:tcPr>
          <w:p w:rsidR="003D45D5" w:rsidRPr="000B29A6" w:rsidRDefault="003D45D5" w:rsidP="000C1A69">
            <w:pPr>
              <w:rPr>
                <w:rFonts w:ascii="宋体" w:hAnsi="宋体"/>
                <w:sz w:val="24"/>
                <w:szCs w:val="24"/>
              </w:rPr>
            </w:pPr>
            <w:r w:rsidRPr="000B29A6">
              <w:rPr>
                <w:rFonts w:ascii="宋体" w:hAnsi="宋体" w:hint="eastAsia"/>
                <w:sz w:val="24"/>
                <w:szCs w:val="24"/>
              </w:rPr>
              <w:t>kpzdbs</w:t>
            </w:r>
          </w:p>
        </w:tc>
        <w:tc>
          <w:tcPr>
            <w:tcW w:w="1984" w:type="dxa"/>
          </w:tcPr>
          <w:p w:rsidR="003D45D5" w:rsidRPr="000B29A6" w:rsidRDefault="003D45D5" w:rsidP="000C1A69">
            <w:pPr>
              <w:rPr>
                <w:rFonts w:ascii="宋体" w:hAnsi="宋体"/>
                <w:sz w:val="24"/>
                <w:szCs w:val="24"/>
              </w:rPr>
            </w:pPr>
            <w:r w:rsidRPr="000B29A6">
              <w:rPr>
                <w:rFonts w:ascii="宋体" w:hAnsi="宋体" w:hint="eastAsia"/>
                <w:sz w:val="24"/>
                <w:szCs w:val="24"/>
              </w:rPr>
              <w:t>开票终端标识</w:t>
            </w:r>
          </w:p>
        </w:tc>
        <w:tc>
          <w:tcPr>
            <w:tcW w:w="709" w:type="dxa"/>
          </w:tcPr>
          <w:p w:rsidR="003D45D5" w:rsidRPr="000B29A6" w:rsidRDefault="00C3514C" w:rsidP="000C1A69">
            <w:pPr>
              <w:rPr>
                <w:rFonts w:ascii="宋体" w:hAnsi="宋体"/>
                <w:sz w:val="24"/>
                <w:szCs w:val="24"/>
              </w:rPr>
            </w:pPr>
            <w:r>
              <w:rPr>
                <w:rFonts w:ascii="宋体" w:hAnsi="宋体" w:hint="eastAsia"/>
                <w:sz w:val="24"/>
                <w:szCs w:val="24"/>
              </w:rPr>
              <w:t>30</w:t>
            </w:r>
          </w:p>
        </w:tc>
        <w:tc>
          <w:tcPr>
            <w:tcW w:w="709" w:type="dxa"/>
          </w:tcPr>
          <w:p w:rsidR="003D45D5" w:rsidRPr="000B29A6" w:rsidRDefault="003D45D5" w:rsidP="000C1A69">
            <w:pPr>
              <w:rPr>
                <w:rFonts w:ascii="宋体" w:hAnsi="宋体"/>
                <w:sz w:val="24"/>
                <w:szCs w:val="24"/>
              </w:rPr>
            </w:pPr>
            <w:r w:rsidRPr="000B29A6">
              <w:rPr>
                <w:rFonts w:ascii="宋体" w:hAnsi="宋体" w:hint="eastAsia"/>
                <w:sz w:val="24"/>
                <w:szCs w:val="24"/>
              </w:rPr>
              <w:t>是</w:t>
            </w:r>
          </w:p>
        </w:tc>
        <w:tc>
          <w:tcPr>
            <w:tcW w:w="2885" w:type="dxa"/>
          </w:tcPr>
          <w:p w:rsidR="003D45D5" w:rsidRPr="000B29A6" w:rsidRDefault="003D45D5" w:rsidP="000C1A69">
            <w:pPr>
              <w:rPr>
                <w:rFonts w:ascii="宋体" w:hAnsi="宋体"/>
                <w:sz w:val="24"/>
                <w:szCs w:val="24"/>
              </w:rPr>
            </w:pPr>
            <w:r w:rsidRPr="000B29A6">
              <w:rPr>
                <w:rFonts w:ascii="宋体" w:hAnsi="宋体" w:hint="eastAsia"/>
                <w:sz w:val="24"/>
                <w:szCs w:val="24"/>
              </w:rPr>
              <w:t>开票终端唯一性标识</w:t>
            </w:r>
          </w:p>
        </w:tc>
      </w:tr>
      <w:tr w:rsidR="003D45D5" w:rsidRPr="000B29A6" w:rsidTr="000C1A69">
        <w:tc>
          <w:tcPr>
            <w:tcW w:w="675" w:type="dxa"/>
          </w:tcPr>
          <w:p w:rsidR="003D45D5" w:rsidRPr="000B29A6" w:rsidRDefault="003D45D5" w:rsidP="00A3248B">
            <w:pPr>
              <w:numPr>
                <w:ilvl w:val="0"/>
                <w:numId w:val="28"/>
              </w:numPr>
              <w:jc w:val="center"/>
              <w:rPr>
                <w:rFonts w:ascii="宋体" w:hAnsi="宋体"/>
                <w:sz w:val="24"/>
                <w:szCs w:val="24"/>
              </w:rPr>
            </w:pPr>
          </w:p>
        </w:tc>
        <w:tc>
          <w:tcPr>
            <w:tcW w:w="1560" w:type="dxa"/>
          </w:tcPr>
          <w:p w:rsidR="003D45D5" w:rsidRPr="00E1451A" w:rsidRDefault="003D45D5" w:rsidP="000C1A69">
            <w:pPr>
              <w:rPr>
                <w:rFonts w:ascii="宋体" w:hAnsi="宋体"/>
                <w:sz w:val="24"/>
                <w:szCs w:val="24"/>
              </w:rPr>
            </w:pPr>
            <w:r>
              <w:rPr>
                <w:rFonts w:ascii="宋体" w:hAnsi="宋体" w:hint="eastAsia"/>
                <w:sz w:val="24"/>
                <w:szCs w:val="24"/>
              </w:rPr>
              <w:t>fplxdm</w:t>
            </w:r>
          </w:p>
        </w:tc>
        <w:tc>
          <w:tcPr>
            <w:tcW w:w="1984" w:type="dxa"/>
          </w:tcPr>
          <w:p w:rsidR="003D45D5" w:rsidRPr="00E1451A" w:rsidRDefault="003D45D5" w:rsidP="000C1A69">
            <w:pPr>
              <w:rPr>
                <w:rFonts w:ascii="宋体" w:hAnsi="宋体"/>
                <w:sz w:val="24"/>
                <w:szCs w:val="24"/>
              </w:rPr>
            </w:pPr>
            <w:r>
              <w:rPr>
                <w:rFonts w:ascii="宋体" w:hAnsi="宋体" w:hint="eastAsia"/>
                <w:sz w:val="24"/>
                <w:szCs w:val="24"/>
              </w:rPr>
              <w:t>发票类型代码</w:t>
            </w:r>
          </w:p>
        </w:tc>
        <w:tc>
          <w:tcPr>
            <w:tcW w:w="709" w:type="dxa"/>
          </w:tcPr>
          <w:p w:rsidR="003D45D5" w:rsidRPr="00E1451A" w:rsidRDefault="003D45D5" w:rsidP="000C1A69">
            <w:pPr>
              <w:rPr>
                <w:rFonts w:ascii="宋体" w:hAnsi="宋体"/>
                <w:sz w:val="24"/>
                <w:szCs w:val="24"/>
              </w:rPr>
            </w:pPr>
            <w:r>
              <w:rPr>
                <w:rFonts w:ascii="宋体" w:hAnsi="宋体" w:hint="eastAsia"/>
                <w:sz w:val="24"/>
                <w:szCs w:val="24"/>
              </w:rPr>
              <w:t>3</w:t>
            </w:r>
          </w:p>
        </w:tc>
        <w:tc>
          <w:tcPr>
            <w:tcW w:w="709" w:type="dxa"/>
          </w:tcPr>
          <w:p w:rsidR="003D45D5" w:rsidRPr="00E1451A" w:rsidRDefault="003D45D5" w:rsidP="000C1A69">
            <w:pPr>
              <w:rPr>
                <w:rFonts w:ascii="宋体" w:hAnsi="宋体"/>
                <w:sz w:val="24"/>
                <w:szCs w:val="24"/>
              </w:rPr>
            </w:pPr>
            <w:r w:rsidRPr="00E1451A">
              <w:rPr>
                <w:rFonts w:ascii="宋体" w:hAnsi="宋体" w:hint="eastAsia"/>
                <w:sz w:val="24"/>
                <w:szCs w:val="24"/>
              </w:rPr>
              <w:t>是</w:t>
            </w:r>
          </w:p>
        </w:tc>
        <w:tc>
          <w:tcPr>
            <w:tcW w:w="2885" w:type="dxa"/>
          </w:tcPr>
          <w:p w:rsidR="003D45D5" w:rsidRPr="00E1451A" w:rsidRDefault="003D45D5" w:rsidP="000C1A69">
            <w:pPr>
              <w:rPr>
                <w:rFonts w:ascii="宋体" w:hAnsi="宋体"/>
                <w:sz w:val="24"/>
                <w:szCs w:val="24"/>
              </w:rPr>
            </w:pPr>
          </w:p>
        </w:tc>
      </w:tr>
      <w:tr w:rsidR="003D45D5" w:rsidRPr="000B29A6" w:rsidTr="000C1A69">
        <w:tc>
          <w:tcPr>
            <w:tcW w:w="675" w:type="dxa"/>
          </w:tcPr>
          <w:p w:rsidR="003D45D5" w:rsidRPr="000B29A6" w:rsidRDefault="003D45D5" w:rsidP="00A3248B">
            <w:pPr>
              <w:numPr>
                <w:ilvl w:val="0"/>
                <w:numId w:val="28"/>
              </w:numPr>
              <w:jc w:val="center"/>
              <w:rPr>
                <w:rFonts w:ascii="宋体" w:hAnsi="宋体"/>
                <w:sz w:val="24"/>
                <w:szCs w:val="24"/>
              </w:rPr>
            </w:pPr>
          </w:p>
        </w:tc>
        <w:tc>
          <w:tcPr>
            <w:tcW w:w="1560" w:type="dxa"/>
          </w:tcPr>
          <w:p w:rsidR="003D45D5" w:rsidRPr="004D1D61" w:rsidRDefault="003D45D5" w:rsidP="000C1A69">
            <w:pPr>
              <w:rPr>
                <w:rFonts w:ascii="宋体" w:hAnsi="宋体"/>
                <w:sz w:val="24"/>
                <w:szCs w:val="24"/>
              </w:rPr>
            </w:pPr>
            <w:r w:rsidRPr="004D1D61">
              <w:rPr>
                <w:rFonts w:ascii="宋体" w:hAnsi="宋体" w:hint="eastAsia"/>
                <w:sz w:val="24"/>
                <w:szCs w:val="24"/>
              </w:rPr>
              <w:t>fpdm</w:t>
            </w:r>
          </w:p>
        </w:tc>
        <w:tc>
          <w:tcPr>
            <w:tcW w:w="1984" w:type="dxa"/>
          </w:tcPr>
          <w:p w:rsidR="003D45D5" w:rsidRPr="004D1D61" w:rsidRDefault="003D45D5" w:rsidP="000C1A69">
            <w:pPr>
              <w:rPr>
                <w:rFonts w:ascii="宋体" w:hAnsi="宋体"/>
                <w:sz w:val="24"/>
                <w:szCs w:val="24"/>
              </w:rPr>
            </w:pPr>
            <w:r w:rsidRPr="004D1D61">
              <w:rPr>
                <w:rFonts w:ascii="Courier" w:hAnsi="Courier" w:hint="eastAsia"/>
                <w:sz w:val="24"/>
                <w:szCs w:val="24"/>
              </w:rPr>
              <w:t>发票</w:t>
            </w:r>
            <w:r w:rsidRPr="004D1D61">
              <w:rPr>
                <w:rFonts w:ascii="宋体" w:hAnsi="宋体" w:hint="eastAsia"/>
                <w:sz w:val="24"/>
                <w:szCs w:val="24"/>
              </w:rPr>
              <w:t>代码</w:t>
            </w:r>
          </w:p>
        </w:tc>
        <w:tc>
          <w:tcPr>
            <w:tcW w:w="709" w:type="dxa"/>
          </w:tcPr>
          <w:p w:rsidR="003D45D5" w:rsidRPr="004D1D61" w:rsidRDefault="003D45D5" w:rsidP="003D45D5">
            <w:pPr>
              <w:rPr>
                <w:rFonts w:ascii="宋体" w:hAnsi="宋体"/>
                <w:sz w:val="24"/>
                <w:szCs w:val="24"/>
              </w:rPr>
            </w:pPr>
            <w:r>
              <w:rPr>
                <w:rFonts w:ascii="宋体" w:hAnsi="宋体" w:hint="eastAsia"/>
                <w:sz w:val="24"/>
                <w:szCs w:val="24"/>
              </w:rPr>
              <w:t>12</w:t>
            </w:r>
          </w:p>
        </w:tc>
        <w:tc>
          <w:tcPr>
            <w:tcW w:w="709" w:type="dxa"/>
          </w:tcPr>
          <w:p w:rsidR="003D45D5" w:rsidRPr="004D1D61" w:rsidRDefault="003D45D5" w:rsidP="000C1A69">
            <w:pPr>
              <w:rPr>
                <w:rFonts w:ascii="宋体" w:hAnsi="宋体"/>
                <w:sz w:val="24"/>
                <w:szCs w:val="24"/>
              </w:rPr>
            </w:pPr>
            <w:r>
              <w:rPr>
                <w:rFonts w:ascii="宋体" w:hAnsi="宋体" w:hint="eastAsia"/>
                <w:sz w:val="24"/>
                <w:szCs w:val="24"/>
              </w:rPr>
              <w:t>是</w:t>
            </w:r>
          </w:p>
        </w:tc>
        <w:tc>
          <w:tcPr>
            <w:tcW w:w="2885" w:type="dxa"/>
          </w:tcPr>
          <w:p w:rsidR="003D45D5" w:rsidRPr="004D1D61" w:rsidRDefault="007A7B4E" w:rsidP="007A7B4E">
            <w:pPr>
              <w:rPr>
                <w:rFonts w:ascii="Courier" w:hAnsi="Courier"/>
                <w:sz w:val="24"/>
                <w:szCs w:val="24"/>
              </w:rPr>
            </w:pPr>
            <w:r>
              <w:rPr>
                <w:rFonts w:ascii="Courier" w:hAnsi="Courier" w:hint="eastAsia"/>
                <w:sz w:val="24"/>
                <w:szCs w:val="24"/>
              </w:rPr>
              <w:t>长度</w:t>
            </w:r>
            <w:r w:rsidR="003D45D5">
              <w:rPr>
                <w:rFonts w:ascii="Courier" w:hAnsi="Courier" w:hint="eastAsia"/>
                <w:sz w:val="24"/>
                <w:szCs w:val="24"/>
              </w:rPr>
              <w:t>根据发票类型</w:t>
            </w:r>
            <w:r>
              <w:rPr>
                <w:rFonts w:ascii="Courier" w:hAnsi="Courier" w:hint="eastAsia"/>
                <w:sz w:val="24"/>
                <w:szCs w:val="24"/>
              </w:rPr>
              <w:t>而</w:t>
            </w:r>
            <w:r w:rsidR="003D45D5">
              <w:rPr>
                <w:rFonts w:ascii="Courier" w:hAnsi="Courier" w:hint="eastAsia"/>
                <w:sz w:val="24"/>
                <w:szCs w:val="24"/>
              </w:rPr>
              <w:t>不同</w:t>
            </w:r>
            <w:r>
              <w:rPr>
                <w:rFonts w:ascii="Courier" w:hAnsi="Courier" w:hint="eastAsia"/>
                <w:sz w:val="24"/>
                <w:szCs w:val="24"/>
              </w:rPr>
              <w:t>，最长不超过</w:t>
            </w:r>
            <w:r>
              <w:rPr>
                <w:rFonts w:ascii="宋体" w:hAnsi="宋体" w:hint="eastAsia"/>
                <w:sz w:val="24"/>
                <w:szCs w:val="24"/>
              </w:rPr>
              <w:t>12</w:t>
            </w:r>
            <w:r>
              <w:rPr>
                <w:rFonts w:ascii="Courier" w:hAnsi="Courier" w:hint="eastAsia"/>
                <w:sz w:val="24"/>
                <w:szCs w:val="24"/>
              </w:rPr>
              <w:t>位</w:t>
            </w:r>
          </w:p>
        </w:tc>
      </w:tr>
      <w:tr w:rsidR="003D45D5" w:rsidRPr="000B29A6" w:rsidTr="000C1A69">
        <w:tc>
          <w:tcPr>
            <w:tcW w:w="675" w:type="dxa"/>
          </w:tcPr>
          <w:p w:rsidR="003D45D5" w:rsidRPr="000B29A6" w:rsidRDefault="003D45D5" w:rsidP="00A3248B">
            <w:pPr>
              <w:numPr>
                <w:ilvl w:val="0"/>
                <w:numId w:val="28"/>
              </w:numPr>
              <w:jc w:val="center"/>
              <w:rPr>
                <w:rFonts w:ascii="宋体" w:hAnsi="宋体"/>
                <w:sz w:val="24"/>
                <w:szCs w:val="24"/>
              </w:rPr>
            </w:pPr>
          </w:p>
        </w:tc>
        <w:tc>
          <w:tcPr>
            <w:tcW w:w="1560" w:type="dxa"/>
          </w:tcPr>
          <w:p w:rsidR="003D45D5" w:rsidRPr="004D1D61" w:rsidRDefault="003D45D5" w:rsidP="000C1A69">
            <w:pPr>
              <w:rPr>
                <w:rFonts w:ascii="宋体" w:hAnsi="宋体"/>
                <w:sz w:val="24"/>
                <w:szCs w:val="24"/>
              </w:rPr>
            </w:pPr>
            <w:r w:rsidRPr="004D1D61">
              <w:rPr>
                <w:rFonts w:ascii="宋体" w:hAnsi="宋体" w:hint="eastAsia"/>
                <w:sz w:val="24"/>
                <w:szCs w:val="24"/>
              </w:rPr>
              <w:t>fphm</w:t>
            </w:r>
          </w:p>
        </w:tc>
        <w:tc>
          <w:tcPr>
            <w:tcW w:w="1984" w:type="dxa"/>
          </w:tcPr>
          <w:p w:rsidR="003D45D5" w:rsidRPr="004D1D61" w:rsidRDefault="003D45D5" w:rsidP="000C1A69">
            <w:pPr>
              <w:rPr>
                <w:rFonts w:ascii="宋体" w:hAnsi="宋体"/>
                <w:sz w:val="24"/>
                <w:szCs w:val="24"/>
              </w:rPr>
            </w:pPr>
            <w:r w:rsidRPr="004D1D61">
              <w:rPr>
                <w:rFonts w:ascii="Courier" w:hAnsi="Courier" w:hint="eastAsia"/>
                <w:sz w:val="24"/>
                <w:szCs w:val="24"/>
              </w:rPr>
              <w:t>发票</w:t>
            </w:r>
            <w:r w:rsidRPr="004D1D61">
              <w:rPr>
                <w:rFonts w:ascii="宋体" w:hAnsi="宋体" w:hint="eastAsia"/>
                <w:sz w:val="24"/>
                <w:szCs w:val="24"/>
              </w:rPr>
              <w:t>号码</w:t>
            </w:r>
          </w:p>
        </w:tc>
        <w:tc>
          <w:tcPr>
            <w:tcW w:w="709" w:type="dxa"/>
          </w:tcPr>
          <w:p w:rsidR="003D45D5" w:rsidRPr="004D1D61" w:rsidRDefault="003D45D5" w:rsidP="000C1A69">
            <w:pPr>
              <w:rPr>
                <w:rFonts w:ascii="宋体" w:hAnsi="宋体"/>
                <w:sz w:val="24"/>
                <w:szCs w:val="24"/>
              </w:rPr>
            </w:pPr>
            <w:r>
              <w:rPr>
                <w:rFonts w:ascii="宋体" w:hAnsi="宋体" w:hint="eastAsia"/>
                <w:sz w:val="24"/>
                <w:szCs w:val="24"/>
              </w:rPr>
              <w:t>8</w:t>
            </w:r>
          </w:p>
        </w:tc>
        <w:tc>
          <w:tcPr>
            <w:tcW w:w="709" w:type="dxa"/>
          </w:tcPr>
          <w:p w:rsidR="003D45D5" w:rsidRPr="004D1D61" w:rsidRDefault="003D45D5" w:rsidP="000C1A69">
            <w:pPr>
              <w:rPr>
                <w:rFonts w:ascii="宋体" w:hAnsi="宋体"/>
                <w:sz w:val="24"/>
                <w:szCs w:val="24"/>
              </w:rPr>
            </w:pPr>
            <w:r>
              <w:rPr>
                <w:rFonts w:ascii="宋体" w:hAnsi="宋体" w:hint="eastAsia"/>
                <w:sz w:val="24"/>
                <w:szCs w:val="24"/>
              </w:rPr>
              <w:t>是</w:t>
            </w:r>
          </w:p>
        </w:tc>
        <w:tc>
          <w:tcPr>
            <w:tcW w:w="2885" w:type="dxa"/>
          </w:tcPr>
          <w:p w:rsidR="003D45D5" w:rsidRPr="004D1D61" w:rsidRDefault="003D45D5" w:rsidP="000C1A69">
            <w:pPr>
              <w:rPr>
                <w:rFonts w:ascii="Courier" w:hAnsi="Courier"/>
                <w:sz w:val="24"/>
                <w:szCs w:val="24"/>
              </w:rPr>
            </w:pPr>
          </w:p>
        </w:tc>
      </w:tr>
      <w:tr w:rsidR="00B04958" w:rsidRPr="000B29A6" w:rsidTr="000C1A69">
        <w:tc>
          <w:tcPr>
            <w:tcW w:w="675" w:type="dxa"/>
          </w:tcPr>
          <w:p w:rsidR="00B04958" w:rsidRPr="00EA3B50" w:rsidRDefault="00B04958" w:rsidP="00B04958">
            <w:pPr>
              <w:ind w:firstLineChars="50" w:firstLine="105"/>
              <w:jc w:val="left"/>
              <w:rPr>
                <w:rFonts w:asciiTheme="minorEastAsia" w:hAnsiTheme="minorEastAsia"/>
              </w:rPr>
            </w:pPr>
            <w:r>
              <w:rPr>
                <w:rFonts w:asciiTheme="minorEastAsia" w:hAnsiTheme="minorEastAsia" w:hint="eastAsia"/>
              </w:rPr>
              <w:t>8</w:t>
            </w:r>
          </w:p>
        </w:tc>
        <w:tc>
          <w:tcPr>
            <w:tcW w:w="1560" w:type="dxa"/>
          </w:tcPr>
          <w:p w:rsidR="00B04958" w:rsidRPr="00EA3B50" w:rsidRDefault="00B04958" w:rsidP="00B04958">
            <w:pPr>
              <w:jc w:val="left"/>
              <w:rPr>
                <w:rFonts w:asciiTheme="minorEastAsia" w:hAnsiTheme="minorEastAsia"/>
                <w:szCs w:val="21"/>
              </w:rPr>
            </w:pPr>
            <w:r>
              <w:rPr>
                <w:rFonts w:asciiTheme="minorEastAsia" w:hAnsiTheme="minorEastAsia"/>
                <w:szCs w:val="21"/>
              </w:rPr>
              <w:t>dylx</w:t>
            </w:r>
          </w:p>
        </w:tc>
        <w:tc>
          <w:tcPr>
            <w:tcW w:w="1984" w:type="dxa"/>
          </w:tcPr>
          <w:p w:rsidR="00B04958" w:rsidRPr="00EA3B50" w:rsidRDefault="00B04958" w:rsidP="00B04958">
            <w:pPr>
              <w:jc w:val="left"/>
              <w:rPr>
                <w:rFonts w:asciiTheme="minorEastAsia" w:hAnsiTheme="minorEastAsia"/>
                <w:szCs w:val="21"/>
              </w:rPr>
            </w:pPr>
            <w:r>
              <w:rPr>
                <w:rFonts w:asciiTheme="minorEastAsia" w:hAnsiTheme="minorEastAsia" w:hint="eastAsia"/>
                <w:szCs w:val="21"/>
              </w:rPr>
              <w:t>打印</w:t>
            </w:r>
            <w:r>
              <w:rPr>
                <w:rFonts w:asciiTheme="minorEastAsia" w:hAnsiTheme="minorEastAsia"/>
                <w:szCs w:val="21"/>
              </w:rPr>
              <w:t>类型</w:t>
            </w:r>
          </w:p>
        </w:tc>
        <w:tc>
          <w:tcPr>
            <w:tcW w:w="709" w:type="dxa"/>
          </w:tcPr>
          <w:p w:rsidR="00B04958" w:rsidRPr="00EA3B50" w:rsidRDefault="00B04958" w:rsidP="00B04958">
            <w:pPr>
              <w:ind w:firstLineChars="95" w:firstLine="199"/>
              <w:jc w:val="left"/>
              <w:rPr>
                <w:rFonts w:asciiTheme="minorEastAsia" w:hAnsiTheme="minorEastAsia"/>
              </w:rPr>
            </w:pPr>
            <w:r>
              <w:rPr>
                <w:rFonts w:asciiTheme="minorEastAsia" w:hAnsiTheme="minorEastAsia"/>
              </w:rPr>
              <w:t>1</w:t>
            </w:r>
          </w:p>
        </w:tc>
        <w:tc>
          <w:tcPr>
            <w:tcW w:w="709" w:type="dxa"/>
          </w:tcPr>
          <w:p w:rsidR="00B04958" w:rsidRPr="00EA3B50" w:rsidRDefault="00B04958" w:rsidP="00B04958">
            <w:pPr>
              <w:jc w:val="left"/>
              <w:rPr>
                <w:rFonts w:asciiTheme="minorEastAsia" w:hAnsiTheme="minorEastAsia"/>
                <w:szCs w:val="21"/>
              </w:rPr>
            </w:pPr>
            <w:r w:rsidRPr="00EA3B50">
              <w:rPr>
                <w:rFonts w:asciiTheme="minorEastAsia" w:hAnsiTheme="minorEastAsia" w:hint="eastAsia"/>
                <w:szCs w:val="21"/>
              </w:rPr>
              <w:t>是</w:t>
            </w:r>
          </w:p>
        </w:tc>
        <w:tc>
          <w:tcPr>
            <w:tcW w:w="2885" w:type="dxa"/>
          </w:tcPr>
          <w:p w:rsidR="00B04958" w:rsidRPr="00EA3B50" w:rsidRDefault="00B04958" w:rsidP="00B04958">
            <w:pPr>
              <w:jc w:val="left"/>
              <w:rPr>
                <w:rFonts w:asciiTheme="minorEastAsia" w:hAnsiTheme="minorEastAsia"/>
              </w:rPr>
            </w:pPr>
            <w:r>
              <w:rPr>
                <w:rFonts w:asciiTheme="minorEastAsia" w:hAnsiTheme="minorEastAsia" w:hint="eastAsia"/>
              </w:rPr>
              <w:t>0为</w:t>
            </w:r>
            <w:r>
              <w:rPr>
                <w:rFonts w:asciiTheme="minorEastAsia" w:hAnsiTheme="minorEastAsia"/>
              </w:rPr>
              <w:t>发票打印，</w:t>
            </w:r>
            <w:r>
              <w:rPr>
                <w:rFonts w:asciiTheme="minorEastAsia" w:hAnsiTheme="minorEastAsia" w:hint="eastAsia"/>
              </w:rPr>
              <w:t>1为</w:t>
            </w:r>
            <w:r>
              <w:rPr>
                <w:rFonts w:asciiTheme="minorEastAsia" w:hAnsiTheme="minorEastAsia"/>
              </w:rPr>
              <w:t>清单打印</w:t>
            </w:r>
          </w:p>
        </w:tc>
      </w:tr>
      <w:tr w:rsidR="00B04958" w:rsidRPr="000B29A6" w:rsidTr="000C1A69">
        <w:tc>
          <w:tcPr>
            <w:tcW w:w="675" w:type="dxa"/>
          </w:tcPr>
          <w:p w:rsidR="00B04958" w:rsidRPr="00EA3B50" w:rsidRDefault="00B04958" w:rsidP="00B04958">
            <w:pPr>
              <w:ind w:firstLineChars="50" w:firstLine="105"/>
              <w:jc w:val="left"/>
              <w:rPr>
                <w:rFonts w:asciiTheme="minorEastAsia" w:hAnsiTheme="minorEastAsia"/>
              </w:rPr>
            </w:pPr>
            <w:r>
              <w:rPr>
                <w:rFonts w:asciiTheme="minorEastAsia" w:hAnsiTheme="minorEastAsia"/>
              </w:rPr>
              <w:t>9</w:t>
            </w:r>
          </w:p>
        </w:tc>
        <w:tc>
          <w:tcPr>
            <w:tcW w:w="1560" w:type="dxa"/>
          </w:tcPr>
          <w:p w:rsidR="00B04958" w:rsidRPr="00EA3B50" w:rsidRDefault="00B04958" w:rsidP="00B04958">
            <w:pPr>
              <w:jc w:val="left"/>
              <w:rPr>
                <w:rFonts w:asciiTheme="minorEastAsia" w:hAnsiTheme="minorEastAsia"/>
                <w:szCs w:val="21"/>
              </w:rPr>
            </w:pPr>
            <w:r>
              <w:rPr>
                <w:rFonts w:asciiTheme="minorEastAsia" w:hAnsiTheme="minorEastAsia"/>
                <w:szCs w:val="21"/>
              </w:rPr>
              <w:t>Dyfs</w:t>
            </w:r>
          </w:p>
        </w:tc>
        <w:tc>
          <w:tcPr>
            <w:tcW w:w="1984" w:type="dxa"/>
          </w:tcPr>
          <w:p w:rsidR="00B04958" w:rsidRPr="00EA3B50" w:rsidRDefault="00B04958" w:rsidP="00B04958">
            <w:pPr>
              <w:jc w:val="left"/>
              <w:rPr>
                <w:rFonts w:asciiTheme="minorEastAsia" w:hAnsiTheme="minorEastAsia"/>
                <w:szCs w:val="21"/>
              </w:rPr>
            </w:pPr>
            <w:r>
              <w:rPr>
                <w:rFonts w:asciiTheme="minorEastAsia" w:hAnsiTheme="minorEastAsia" w:hint="eastAsia"/>
                <w:szCs w:val="21"/>
              </w:rPr>
              <w:t>打印</w:t>
            </w:r>
            <w:r>
              <w:rPr>
                <w:rFonts w:asciiTheme="minorEastAsia" w:hAnsiTheme="minorEastAsia"/>
                <w:szCs w:val="21"/>
              </w:rPr>
              <w:t>方式</w:t>
            </w:r>
          </w:p>
        </w:tc>
        <w:tc>
          <w:tcPr>
            <w:tcW w:w="709" w:type="dxa"/>
          </w:tcPr>
          <w:p w:rsidR="00B04958" w:rsidRPr="00EA3B50" w:rsidRDefault="00B04958" w:rsidP="00B04958">
            <w:pPr>
              <w:ind w:firstLineChars="95" w:firstLine="199"/>
              <w:jc w:val="left"/>
              <w:rPr>
                <w:rFonts w:asciiTheme="minorEastAsia" w:hAnsiTheme="minorEastAsia"/>
              </w:rPr>
            </w:pPr>
            <w:r>
              <w:rPr>
                <w:rFonts w:asciiTheme="minorEastAsia" w:hAnsiTheme="minorEastAsia"/>
              </w:rPr>
              <w:t>1</w:t>
            </w:r>
          </w:p>
        </w:tc>
        <w:tc>
          <w:tcPr>
            <w:tcW w:w="709" w:type="dxa"/>
          </w:tcPr>
          <w:p w:rsidR="00B04958" w:rsidRPr="00EA3B50" w:rsidRDefault="00B04958" w:rsidP="00B04958">
            <w:pPr>
              <w:jc w:val="left"/>
              <w:rPr>
                <w:rFonts w:asciiTheme="minorEastAsia" w:hAnsiTheme="minorEastAsia"/>
                <w:szCs w:val="21"/>
              </w:rPr>
            </w:pPr>
            <w:r w:rsidRPr="00EA3B50">
              <w:rPr>
                <w:rFonts w:asciiTheme="minorEastAsia" w:hAnsiTheme="minorEastAsia" w:hint="eastAsia"/>
                <w:szCs w:val="21"/>
              </w:rPr>
              <w:t>是</w:t>
            </w:r>
          </w:p>
        </w:tc>
        <w:tc>
          <w:tcPr>
            <w:tcW w:w="2885" w:type="dxa"/>
          </w:tcPr>
          <w:p w:rsidR="008D01EF" w:rsidRPr="00F74A73" w:rsidRDefault="008D01EF" w:rsidP="008D01EF">
            <w:pPr>
              <w:rPr>
                <w:rFonts w:ascii="宋体" w:hAnsi="宋体"/>
                <w:color w:val="000000"/>
                <w:szCs w:val="21"/>
              </w:rPr>
            </w:pPr>
            <w:r w:rsidRPr="00F74A73">
              <w:rPr>
                <w:rFonts w:ascii="宋体" w:hAnsi="宋体" w:hint="eastAsia"/>
                <w:color w:val="000000"/>
                <w:szCs w:val="21"/>
              </w:rPr>
              <w:t>0：每次点击都弹出打印设置框。</w:t>
            </w:r>
          </w:p>
          <w:p w:rsidR="00B04958" w:rsidRDefault="008D01EF" w:rsidP="008D01EF">
            <w:pPr>
              <w:jc w:val="left"/>
              <w:rPr>
                <w:rFonts w:ascii="宋体" w:hAnsi="宋体"/>
                <w:color w:val="000000"/>
                <w:szCs w:val="21"/>
              </w:rPr>
            </w:pPr>
            <w:r w:rsidRPr="00F74A73">
              <w:rPr>
                <w:rFonts w:ascii="宋体" w:hAnsi="宋体" w:hint="eastAsia"/>
                <w:color w:val="000000"/>
                <w:szCs w:val="21"/>
              </w:rPr>
              <w:t>1：只在第一次点击时弹出打印设置框。</w:t>
            </w:r>
          </w:p>
          <w:p w:rsidR="00E0130F" w:rsidRPr="00EA3B50" w:rsidRDefault="00E0130F" w:rsidP="008D01EF">
            <w:pPr>
              <w:jc w:val="left"/>
              <w:rPr>
                <w:rFonts w:asciiTheme="minorEastAsia" w:hAnsiTheme="minorEastAsia"/>
              </w:rPr>
            </w:pPr>
            <w:r>
              <w:rPr>
                <w:rFonts w:ascii="宋体" w:hAnsi="宋体" w:hint="eastAsia"/>
                <w:color w:val="000000"/>
                <w:szCs w:val="21"/>
              </w:rPr>
              <w:t>2: 设置默认打印</w:t>
            </w:r>
          </w:p>
        </w:tc>
      </w:tr>
      <w:tr w:rsidR="00E0130F" w:rsidRPr="000B29A6" w:rsidTr="000C1A69">
        <w:tc>
          <w:tcPr>
            <w:tcW w:w="675" w:type="dxa"/>
          </w:tcPr>
          <w:p w:rsidR="00E0130F" w:rsidRDefault="00E0130F" w:rsidP="009B3595">
            <w:pPr>
              <w:ind w:firstLineChars="50" w:firstLine="105"/>
              <w:jc w:val="left"/>
              <w:rPr>
                <w:rFonts w:asciiTheme="minorEastAsia" w:hAnsiTheme="minorEastAsia"/>
              </w:rPr>
            </w:pPr>
            <w:r>
              <w:rPr>
                <w:rFonts w:asciiTheme="minorEastAsia" w:hAnsiTheme="minorEastAsia" w:hint="eastAsia"/>
              </w:rPr>
              <w:t>10</w:t>
            </w:r>
          </w:p>
        </w:tc>
        <w:tc>
          <w:tcPr>
            <w:tcW w:w="1560" w:type="dxa"/>
          </w:tcPr>
          <w:p w:rsidR="00E0130F" w:rsidRDefault="00E0130F" w:rsidP="009B3595">
            <w:pPr>
              <w:jc w:val="left"/>
              <w:rPr>
                <w:rFonts w:asciiTheme="minorEastAsia" w:hAnsiTheme="minorEastAsia"/>
                <w:szCs w:val="21"/>
              </w:rPr>
            </w:pPr>
            <w:r>
              <w:rPr>
                <w:rFonts w:asciiTheme="minorEastAsia" w:hAnsiTheme="minorEastAsia" w:hint="eastAsia"/>
                <w:szCs w:val="21"/>
              </w:rPr>
              <w:t>printername</w:t>
            </w:r>
          </w:p>
        </w:tc>
        <w:tc>
          <w:tcPr>
            <w:tcW w:w="1984" w:type="dxa"/>
          </w:tcPr>
          <w:p w:rsidR="00E0130F" w:rsidRDefault="00E0130F" w:rsidP="009B3595">
            <w:pPr>
              <w:jc w:val="left"/>
              <w:rPr>
                <w:rFonts w:asciiTheme="minorEastAsia" w:hAnsiTheme="minorEastAsia"/>
                <w:szCs w:val="21"/>
              </w:rPr>
            </w:pPr>
            <w:r>
              <w:rPr>
                <w:rFonts w:asciiTheme="minorEastAsia" w:hAnsiTheme="minorEastAsia" w:hint="eastAsia"/>
                <w:szCs w:val="21"/>
              </w:rPr>
              <w:t>打印机名称</w:t>
            </w:r>
          </w:p>
        </w:tc>
        <w:tc>
          <w:tcPr>
            <w:tcW w:w="709" w:type="dxa"/>
          </w:tcPr>
          <w:p w:rsidR="00E0130F" w:rsidRDefault="00E0130F" w:rsidP="009B3595">
            <w:pPr>
              <w:ind w:firstLineChars="95" w:firstLine="199"/>
              <w:jc w:val="left"/>
              <w:rPr>
                <w:rFonts w:asciiTheme="minorEastAsia" w:hAnsiTheme="minorEastAsia"/>
              </w:rPr>
            </w:pPr>
          </w:p>
        </w:tc>
        <w:tc>
          <w:tcPr>
            <w:tcW w:w="709" w:type="dxa"/>
          </w:tcPr>
          <w:p w:rsidR="00E0130F" w:rsidRPr="00EA3B50" w:rsidRDefault="00E0130F" w:rsidP="009B3595">
            <w:pPr>
              <w:jc w:val="left"/>
              <w:rPr>
                <w:rFonts w:asciiTheme="minorEastAsia" w:hAnsiTheme="minorEastAsia"/>
                <w:szCs w:val="21"/>
              </w:rPr>
            </w:pPr>
            <w:r>
              <w:rPr>
                <w:rFonts w:asciiTheme="minorEastAsia" w:hAnsiTheme="minorEastAsia" w:hint="eastAsia"/>
                <w:szCs w:val="21"/>
              </w:rPr>
              <w:t>否</w:t>
            </w:r>
          </w:p>
        </w:tc>
        <w:tc>
          <w:tcPr>
            <w:tcW w:w="2885" w:type="dxa"/>
          </w:tcPr>
          <w:p w:rsidR="00E0130F" w:rsidRPr="00F74A73" w:rsidRDefault="00E0130F" w:rsidP="009B3595">
            <w:pPr>
              <w:rPr>
                <w:rFonts w:ascii="宋体" w:hAnsi="宋体"/>
                <w:color w:val="000000"/>
                <w:szCs w:val="21"/>
              </w:rPr>
            </w:pPr>
            <w:r>
              <w:rPr>
                <w:rFonts w:ascii="宋体" w:hAnsi="宋体" w:hint="eastAsia"/>
                <w:color w:val="000000"/>
                <w:szCs w:val="21"/>
              </w:rPr>
              <w:t>当dyfs设置为2的时候，读取此节点</w:t>
            </w:r>
          </w:p>
        </w:tc>
      </w:tr>
    </w:tbl>
    <w:p w:rsidR="00AB5C4C" w:rsidRPr="0093104C" w:rsidRDefault="00AB5C4C" w:rsidP="00AB5C4C">
      <w:pPr>
        <w:pStyle w:val="3"/>
        <w:ind w:left="0"/>
      </w:pPr>
      <w:r w:rsidRPr="0093104C">
        <w:rPr>
          <w:rFonts w:hint="eastAsia"/>
        </w:rPr>
        <w:t>返回数据</w:t>
      </w:r>
    </w:p>
    <w:p w:rsidR="00AB5C4C" w:rsidRPr="000151D3" w:rsidRDefault="00AB5C4C" w:rsidP="00AB5C4C">
      <w:pPr>
        <w:spacing w:line="360" w:lineRule="auto"/>
        <w:rPr>
          <w:rFonts w:ascii="宋体" w:hAnsi="宋体"/>
          <w:kern w:val="0"/>
          <w:szCs w:val="21"/>
        </w:rPr>
      </w:pPr>
      <w:r w:rsidRPr="004D1D61">
        <w:rPr>
          <w:rFonts w:hint="eastAsia"/>
          <w:b/>
          <w:sz w:val="24"/>
          <w:szCs w:val="21"/>
        </w:rPr>
        <w:t>响应报文：</w:t>
      </w:r>
    </w:p>
    <w:p w:rsidR="00AB5C4C" w:rsidRPr="000151D3" w:rsidRDefault="00AB5C4C" w:rsidP="00AB5C4C">
      <w:pPr>
        <w:pStyle w:val="ab"/>
        <w:spacing w:line="240" w:lineRule="auto"/>
        <w:ind w:firstLineChars="150" w:firstLine="315"/>
        <w:rPr>
          <w:rFonts w:ascii="Courier" w:hAnsi="Courier"/>
          <w:sz w:val="21"/>
          <w:szCs w:val="21"/>
        </w:rPr>
      </w:pPr>
      <w:proofErr w:type="gramStart"/>
      <w:r w:rsidRPr="000151D3">
        <w:rPr>
          <w:rFonts w:ascii="Courier" w:hAnsi="Courier"/>
          <w:sz w:val="21"/>
          <w:szCs w:val="21"/>
        </w:rPr>
        <w:t>&lt;?xml</w:t>
      </w:r>
      <w:proofErr w:type="gramEnd"/>
      <w:r w:rsidRPr="000151D3">
        <w:rPr>
          <w:rFonts w:ascii="Courier" w:hAnsi="Courier"/>
          <w:sz w:val="21"/>
          <w:szCs w:val="21"/>
        </w:rPr>
        <w:t xml:space="preserve"> version="1.0" encoding="gbk"?&gt;</w:t>
      </w:r>
    </w:p>
    <w:p w:rsidR="00AB5C4C" w:rsidRPr="000151D3" w:rsidRDefault="00AB5C4C" w:rsidP="00AB5C4C">
      <w:pPr>
        <w:pStyle w:val="ab"/>
        <w:spacing w:line="240" w:lineRule="auto"/>
        <w:ind w:firstLineChars="150" w:firstLine="315"/>
        <w:rPr>
          <w:rFonts w:ascii="Courier" w:hAnsi="Courier"/>
          <w:sz w:val="21"/>
          <w:szCs w:val="21"/>
        </w:rPr>
      </w:pPr>
      <w:r w:rsidRPr="000151D3">
        <w:rPr>
          <w:rFonts w:ascii="Courier" w:hAnsi="Courier"/>
          <w:sz w:val="21"/>
          <w:szCs w:val="21"/>
        </w:rPr>
        <w:t>&lt;business</w:t>
      </w:r>
      <w:r>
        <w:rPr>
          <w:rFonts w:ascii="Courier" w:hAnsi="Courier" w:hint="eastAsia"/>
          <w:sz w:val="21"/>
          <w:szCs w:val="21"/>
        </w:rPr>
        <w:t xml:space="preserve"> id="</w:t>
      </w:r>
      <w:r w:rsidR="007A7B4E">
        <w:rPr>
          <w:rFonts w:ascii="Courier" w:hAnsi="Courier" w:hint="eastAsia"/>
          <w:sz w:val="21"/>
          <w:szCs w:val="21"/>
        </w:rPr>
        <w:t>20004" comment="</w:t>
      </w:r>
      <w:r w:rsidR="007A7B4E">
        <w:rPr>
          <w:rFonts w:ascii="Courier" w:hAnsi="Courier" w:hint="eastAsia"/>
          <w:sz w:val="21"/>
          <w:szCs w:val="21"/>
        </w:rPr>
        <w:t>发票打印</w:t>
      </w:r>
      <w:r w:rsidR="007A7B4E">
        <w:rPr>
          <w:rFonts w:ascii="Courier" w:hAnsi="Courier" w:hint="eastAsia"/>
          <w:sz w:val="21"/>
          <w:szCs w:val="21"/>
        </w:rPr>
        <w:t>"&gt;</w:t>
      </w:r>
    </w:p>
    <w:p w:rsidR="00AB5C4C" w:rsidRDefault="00AB5C4C" w:rsidP="00AB5C4C">
      <w:pPr>
        <w:pStyle w:val="ab"/>
        <w:spacing w:line="240" w:lineRule="auto"/>
        <w:ind w:firstLineChars="150" w:firstLine="315"/>
        <w:rPr>
          <w:rFonts w:ascii="Courier" w:hAnsi="Courier"/>
          <w:sz w:val="21"/>
          <w:szCs w:val="21"/>
        </w:rPr>
      </w:pPr>
      <w:r w:rsidRPr="000151D3">
        <w:rPr>
          <w:rFonts w:ascii="Courier" w:hAnsi="Courier"/>
          <w:sz w:val="21"/>
          <w:szCs w:val="21"/>
        </w:rPr>
        <w:t>&lt;body</w:t>
      </w:r>
      <w:r>
        <w:rPr>
          <w:rFonts w:ascii="Courier" w:hAnsi="Courier" w:hint="eastAsia"/>
          <w:sz w:val="21"/>
          <w:szCs w:val="21"/>
        </w:rPr>
        <w:t xml:space="preserve"> yylxdm="1"&gt;</w:t>
      </w:r>
    </w:p>
    <w:p w:rsidR="00AB5C4C" w:rsidRPr="000151D3" w:rsidRDefault="00AB5C4C" w:rsidP="00AB5C4C">
      <w:pPr>
        <w:pStyle w:val="ab"/>
        <w:spacing w:line="240" w:lineRule="auto"/>
        <w:ind w:leftChars="54" w:firstLineChars="250" w:firstLine="525"/>
        <w:rPr>
          <w:rFonts w:ascii="Courier" w:hAnsi="Courier"/>
          <w:sz w:val="21"/>
          <w:szCs w:val="21"/>
        </w:rPr>
      </w:pPr>
      <w:r w:rsidRPr="000151D3">
        <w:rPr>
          <w:rFonts w:ascii="Courier" w:hAnsi="Courier"/>
          <w:sz w:val="21"/>
          <w:szCs w:val="21"/>
        </w:rPr>
        <w:t>&lt;returncode&gt;</w:t>
      </w:r>
      <w:r w:rsidRPr="000151D3">
        <w:rPr>
          <w:rFonts w:ascii="Courier" w:hAnsi="Courier" w:hint="eastAsia"/>
          <w:sz w:val="21"/>
          <w:szCs w:val="21"/>
        </w:rPr>
        <w:t>返回代码</w:t>
      </w:r>
      <w:r w:rsidRPr="000151D3">
        <w:rPr>
          <w:rFonts w:ascii="Courier" w:hAnsi="Courier"/>
          <w:sz w:val="21"/>
          <w:szCs w:val="21"/>
        </w:rPr>
        <w:t>&lt;/returncode&gt;</w:t>
      </w:r>
    </w:p>
    <w:p w:rsidR="00AB5C4C" w:rsidRDefault="00AB5C4C" w:rsidP="00AB5C4C">
      <w:pPr>
        <w:pStyle w:val="ab"/>
        <w:spacing w:line="240" w:lineRule="auto"/>
        <w:ind w:leftChars="54" w:firstLineChars="250" w:firstLine="525"/>
        <w:rPr>
          <w:rFonts w:ascii="Courier" w:hAnsi="Courier"/>
          <w:sz w:val="21"/>
          <w:szCs w:val="21"/>
        </w:rPr>
      </w:pPr>
      <w:r w:rsidRPr="000151D3">
        <w:rPr>
          <w:rFonts w:ascii="Courier" w:hAnsi="Courier"/>
          <w:sz w:val="21"/>
          <w:szCs w:val="21"/>
        </w:rPr>
        <w:t>&lt;returnmsg&gt;</w:t>
      </w:r>
      <w:r w:rsidRPr="000151D3">
        <w:rPr>
          <w:rFonts w:ascii="Courier" w:hAnsi="Courier" w:hint="eastAsia"/>
          <w:sz w:val="21"/>
          <w:szCs w:val="21"/>
        </w:rPr>
        <w:t>返回信息</w:t>
      </w:r>
      <w:r w:rsidRPr="000151D3">
        <w:rPr>
          <w:rFonts w:ascii="Courier" w:hAnsi="Courier"/>
          <w:sz w:val="21"/>
          <w:szCs w:val="21"/>
        </w:rPr>
        <w:t>&lt;/returnmsg&gt;</w:t>
      </w:r>
    </w:p>
    <w:p w:rsidR="00AB5C4C" w:rsidRPr="000151D3" w:rsidRDefault="00AB5C4C" w:rsidP="00AB5C4C">
      <w:pPr>
        <w:pStyle w:val="ab"/>
        <w:spacing w:line="240" w:lineRule="auto"/>
        <w:ind w:firstLineChars="150" w:firstLine="315"/>
        <w:rPr>
          <w:rFonts w:ascii="Courier" w:hAnsi="Courier"/>
          <w:sz w:val="21"/>
          <w:szCs w:val="21"/>
        </w:rPr>
      </w:pPr>
      <w:r w:rsidRPr="000151D3">
        <w:rPr>
          <w:rFonts w:ascii="Courier" w:hAnsi="Courier"/>
          <w:sz w:val="21"/>
          <w:szCs w:val="21"/>
        </w:rPr>
        <w:t>&lt;/body&gt;</w:t>
      </w:r>
    </w:p>
    <w:p w:rsidR="00AB5C4C" w:rsidRPr="000151D3" w:rsidRDefault="00AB5C4C" w:rsidP="00AB5C4C">
      <w:pPr>
        <w:pStyle w:val="ab"/>
        <w:spacing w:line="240" w:lineRule="auto"/>
        <w:ind w:firstLineChars="150" w:firstLine="315"/>
        <w:rPr>
          <w:rFonts w:ascii="Courier" w:hAnsi="Courier"/>
          <w:sz w:val="21"/>
          <w:szCs w:val="21"/>
        </w:rPr>
      </w:pPr>
      <w:r w:rsidRPr="000151D3">
        <w:rPr>
          <w:rFonts w:ascii="Courier" w:hAnsi="Courier"/>
          <w:sz w:val="21"/>
          <w:szCs w:val="21"/>
        </w:rPr>
        <w:t>&lt;/business&gt;</w:t>
      </w:r>
    </w:p>
    <w:p w:rsidR="00AB5C4C" w:rsidRDefault="00AB5C4C" w:rsidP="00AB5C4C">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AB5C4C" w:rsidRPr="00E1451A" w:rsidTr="000C1A69">
        <w:trPr>
          <w:trHeight w:val="454"/>
        </w:trPr>
        <w:tc>
          <w:tcPr>
            <w:tcW w:w="675" w:type="dxa"/>
            <w:shd w:val="clear" w:color="auto" w:fill="D9D9D9"/>
            <w:vAlign w:val="center"/>
          </w:tcPr>
          <w:p w:rsidR="00AB5C4C" w:rsidRPr="00E1451A" w:rsidRDefault="00AB5C4C" w:rsidP="000C1A69">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AB5C4C" w:rsidRPr="00E1451A" w:rsidRDefault="00AB5C4C" w:rsidP="000C1A69">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AB5C4C" w:rsidRPr="00E1451A" w:rsidRDefault="00AB5C4C" w:rsidP="000C1A69">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AB5C4C" w:rsidRPr="00E1451A" w:rsidRDefault="00AB5C4C" w:rsidP="000C1A69">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AB5C4C" w:rsidRPr="00E1451A" w:rsidRDefault="00AB5C4C" w:rsidP="000C1A69">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AB5C4C" w:rsidRPr="00E1451A" w:rsidRDefault="00AB5C4C" w:rsidP="000C1A69">
            <w:pPr>
              <w:rPr>
                <w:rFonts w:ascii="宋体" w:hAnsi="宋体"/>
                <w:sz w:val="24"/>
                <w:szCs w:val="24"/>
              </w:rPr>
            </w:pPr>
            <w:r w:rsidRPr="00E1451A">
              <w:rPr>
                <w:rFonts w:ascii="宋体" w:hAnsi="宋体"/>
                <w:sz w:val="24"/>
                <w:szCs w:val="24"/>
              </w:rPr>
              <w:t>说明</w:t>
            </w:r>
          </w:p>
        </w:tc>
      </w:tr>
      <w:tr w:rsidR="007A7B4E" w:rsidRPr="00E1451A" w:rsidTr="000C1A69">
        <w:tc>
          <w:tcPr>
            <w:tcW w:w="675" w:type="dxa"/>
          </w:tcPr>
          <w:p w:rsidR="007A7B4E" w:rsidRPr="00E1451A" w:rsidRDefault="007A7B4E" w:rsidP="00A3248B">
            <w:pPr>
              <w:numPr>
                <w:ilvl w:val="0"/>
                <w:numId w:val="29"/>
              </w:numPr>
              <w:jc w:val="center"/>
              <w:rPr>
                <w:rFonts w:ascii="宋体" w:hAnsi="宋体"/>
                <w:sz w:val="24"/>
                <w:szCs w:val="24"/>
              </w:rPr>
            </w:pPr>
          </w:p>
        </w:tc>
        <w:tc>
          <w:tcPr>
            <w:tcW w:w="1560" w:type="dxa"/>
          </w:tcPr>
          <w:p w:rsidR="007A7B4E" w:rsidRPr="00E1451A" w:rsidRDefault="007A7B4E" w:rsidP="000C1A69">
            <w:pPr>
              <w:rPr>
                <w:rFonts w:ascii="宋体" w:hAnsi="宋体"/>
                <w:sz w:val="24"/>
                <w:szCs w:val="24"/>
              </w:rPr>
            </w:pPr>
            <w:r w:rsidRPr="00E1451A">
              <w:rPr>
                <w:rFonts w:ascii="宋体" w:hAnsi="宋体" w:hint="eastAsia"/>
                <w:sz w:val="24"/>
                <w:szCs w:val="24"/>
              </w:rPr>
              <w:t>id</w:t>
            </w:r>
          </w:p>
        </w:tc>
        <w:tc>
          <w:tcPr>
            <w:tcW w:w="1984" w:type="dxa"/>
          </w:tcPr>
          <w:p w:rsidR="007A7B4E" w:rsidRPr="00E1451A" w:rsidRDefault="007A7B4E" w:rsidP="000C1A69">
            <w:pPr>
              <w:rPr>
                <w:rFonts w:ascii="宋体" w:hAnsi="宋体"/>
                <w:sz w:val="24"/>
                <w:szCs w:val="24"/>
              </w:rPr>
            </w:pPr>
            <w:r w:rsidRPr="00E1451A">
              <w:rPr>
                <w:rFonts w:ascii="宋体" w:hAnsi="宋体" w:hint="eastAsia"/>
                <w:sz w:val="24"/>
                <w:szCs w:val="24"/>
              </w:rPr>
              <w:t>交易编号</w:t>
            </w:r>
          </w:p>
        </w:tc>
        <w:tc>
          <w:tcPr>
            <w:tcW w:w="709" w:type="dxa"/>
          </w:tcPr>
          <w:p w:rsidR="007A7B4E" w:rsidRPr="00E1451A" w:rsidRDefault="007A7B4E" w:rsidP="000C1A69">
            <w:pPr>
              <w:rPr>
                <w:rFonts w:ascii="宋体" w:hAnsi="宋体"/>
                <w:sz w:val="24"/>
                <w:szCs w:val="24"/>
              </w:rPr>
            </w:pPr>
            <w:r w:rsidRPr="00E1451A">
              <w:rPr>
                <w:rFonts w:ascii="宋体" w:hAnsi="宋体" w:hint="eastAsia"/>
                <w:sz w:val="24"/>
                <w:szCs w:val="24"/>
              </w:rPr>
              <w:t>5</w:t>
            </w:r>
          </w:p>
        </w:tc>
        <w:tc>
          <w:tcPr>
            <w:tcW w:w="709" w:type="dxa"/>
          </w:tcPr>
          <w:p w:rsidR="007A7B4E" w:rsidRPr="00E1451A" w:rsidRDefault="007A7B4E" w:rsidP="000C1A69">
            <w:pPr>
              <w:rPr>
                <w:rFonts w:ascii="宋体" w:hAnsi="宋体"/>
                <w:sz w:val="24"/>
                <w:szCs w:val="24"/>
              </w:rPr>
            </w:pPr>
            <w:r w:rsidRPr="00E1451A">
              <w:rPr>
                <w:rFonts w:ascii="宋体" w:hAnsi="宋体" w:hint="eastAsia"/>
                <w:sz w:val="24"/>
                <w:szCs w:val="24"/>
              </w:rPr>
              <w:t>是</w:t>
            </w:r>
          </w:p>
        </w:tc>
        <w:tc>
          <w:tcPr>
            <w:tcW w:w="2885" w:type="dxa"/>
          </w:tcPr>
          <w:p w:rsidR="007A7B4E" w:rsidRPr="00E1451A" w:rsidRDefault="007A7B4E" w:rsidP="000C1A69">
            <w:pPr>
              <w:rPr>
                <w:rFonts w:ascii="宋体" w:hAnsi="宋体"/>
                <w:sz w:val="24"/>
                <w:szCs w:val="24"/>
              </w:rPr>
            </w:pPr>
            <w:r>
              <w:rPr>
                <w:rFonts w:ascii="宋体" w:hAnsi="宋体" w:hint="eastAsia"/>
                <w:sz w:val="24"/>
                <w:szCs w:val="24"/>
              </w:rPr>
              <w:t>2</w:t>
            </w:r>
            <w:r w:rsidRPr="00E1451A">
              <w:rPr>
                <w:rFonts w:ascii="宋体" w:hAnsi="宋体" w:hint="eastAsia"/>
                <w:sz w:val="24"/>
                <w:szCs w:val="24"/>
              </w:rPr>
              <w:t>000</w:t>
            </w:r>
            <w:r>
              <w:rPr>
                <w:rFonts w:ascii="宋体" w:hAnsi="宋体" w:hint="eastAsia"/>
                <w:sz w:val="24"/>
                <w:szCs w:val="24"/>
              </w:rPr>
              <w:t>4</w:t>
            </w:r>
          </w:p>
        </w:tc>
      </w:tr>
      <w:tr w:rsidR="007A7B4E" w:rsidRPr="00E1451A" w:rsidTr="000C1A69">
        <w:tc>
          <w:tcPr>
            <w:tcW w:w="675" w:type="dxa"/>
          </w:tcPr>
          <w:p w:rsidR="007A7B4E" w:rsidRPr="00E1451A" w:rsidRDefault="007A7B4E" w:rsidP="00A3248B">
            <w:pPr>
              <w:numPr>
                <w:ilvl w:val="0"/>
                <w:numId w:val="29"/>
              </w:numPr>
              <w:jc w:val="center"/>
              <w:rPr>
                <w:rFonts w:ascii="宋体" w:hAnsi="宋体"/>
                <w:sz w:val="24"/>
                <w:szCs w:val="24"/>
              </w:rPr>
            </w:pPr>
          </w:p>
        </w:tc>
        <w:tc>
          <w:tcPr>
            <w:tcW w:w="1560" w:type="dxa"/>
          </w:tcPr>
          <w:p w:rsidR="007A7B4E" w:rsidRPr="00E1451A" w:rsidRDefault="007A7B4E" w:rsidP="000C1A69">
            <w:pPr>
              <w:rPr>
                <w:rFonts w:ascii="宋体" w:hAnsi="宋体"/>
                <w:sz w:val="24"/>
                <w:szCs w:val="24"/>
              </w:rPr>
            </w:pPr>
            <w:r w:rsidRPr="00E1451A">
              <w:rPr>
                <w:rFonts w:ascii="宋体" w:hAnsi="宋体" w:hint="eastAsia"/>
                <w:sz w:val="24"/>
                <w:szCs w:val="24"/>
              </w:rPr>
              <w:t>comment</w:t>
            </w:r>
          </w:p>
        </w:tc>
        <w:tc>
          <w:tcPr>
            <w:tcW w:w="1984" w:type="dxa"/>
          </w:tcPr>
          <w:p w:rsidR="007A7B4E" w:rsidRPr="00E1451A" w:rsidRDefault="007A7B4E" w:rsidP="000C1A69">
            <w:pPr>
              <w:rPr>
                <w:rFonts w:ascii="宋体" w:hAnsi="宋体"/>
                <w:sz w:val="24"/>
                <w:szCs w:val="24"/>
              </w:rPr>
            </w:pPr>
            <w:r w:rsidRPr="00E1451A">
              <w:rPr>
                <w:rFonts w:ascii="宋体" w:hAnsi="宋体" w:hint="eastAsia"/>
                <w:sz w:val="24"/>
                <w:szCs w:val="24"/>
              </w:rPr>
              <w:t>交易描述</w:t>
            </w:r>
          </w:p>
        </w:tc>
        <w:tc>
          <w:tcPr>
            <w:tcW w:w="709" w:type="dxa"/>
          </w:tcPr>
          <w:p w:rsidR="007A7B4E" w:rsidRPr="00E1451A" w:rsidRDefault="007A7B4E" w:rsidP="000C1A69">
            <w:pPr>
              <w:rPr>
                <w:rFonts w:ascii="宋体" w:hAnsi="宋体"/>
                <w:sz w:val="24"/>
                <w:szCs w:val="24"/>
              </w:rPr>
            </w:pPr>
            <w:r w:rsidRPr="00E1451A">
              <w:rPr>
                <w:rFonts w:ascii="宋体" w:hAnsi="宋体" w:hint="eastAsia"/>
                <w:sz w:val="24"/>
                <w:szCs w:val="24"/>
              </w:rPr>
              <w:t>30</w:t>
            </w:r>
          </w:p>
        </w:tc>
        <w:tc>
          <w:tcPr>
            <w:tcW w:w="709" w:type="dxa"/>
          </w:tcPr>
          <w:p w:rsidR="007A7B4E" w:rsidRPr="00E1451A" w:rsidRDefault="007A7B4E" w:rsidP="000C1A69">
            <w:pPr>
              <w:rPr>
                <w:rFonts w:ascii="宋体" w:hAnsi="宋体"/>
                <w:sz w:val="24"/>
                <w:szCs w:val="24"/>
              </w:rPr>
            </w:pPr>
            <w:r w:rsidRPr="00E1451A">
              <w:rPr>
                <w:rFonts w:ascii="宋体" w:hAnsi="宋体" w:hint="eastAsia"/>
                <w:sz w:val="24"/>
                <w:szCs w:val="24"/>
              </w:rPr>
              <w:t>是</w:t>
            </w:r>
          </w:p>
        </w:tc>
        <w:tc>
          <w:tcPr>
            <w:tcW w:w="2885" w:type="dxa"/>
          </w:tcPr>
          <w:p w:rsidR="007A7B4E" w:rsidRPr="00E1451A" w:rsidRDefault="007A7B4E" w:rsidP="000C1A69">
            <w:pPr>
              <w:rPr>
                <w:rFonts w:ascii="宋体" w:hAnsi="宋体"/>
                <w:sz w:val="24"/>
                <w:szCs w:val="24"/>
              </w:rPr>
            </w:pPr>
            <w:r>
              <w:rPr>
                <w:rFonts w:ascii="宋体" w:hAnsi="宋体" w:hint="eastAsia"/>
                <w:sz w:val="24"/>
                <w:szCs w:val="24"/>
              </w:rPr>
              <w:t>发票打印</w:t>
            </w:r>
          </w:p>
        </w:tc>
      </w:tr>
      <w:tr w:rsidR="00AB5C4C" w:rsidRPr="00E1451A" w:rsidTr="000C1A69">
        <w:tc>
          <w:tcPr>
            <w:tcW w:w="675" w:type="dxa"/>
          </w:tcPr>
          <w:p w:rsidR="00AB5C4C" w:rsidRPr="00E1451A" w:rsidRDefault="00AB5C4C" w:rsidP="00A3248B">
            <w:pPr>
              <w:numPr>
                <w:ilvl w:val="0"/>
                <w:numId w:val="29"/>
              </w:numPr>
              <w:jc w:val="center"/>
              <w:rPr>
                <w:rFonts w:ascii="宋体" w:hAnsi="宋体"/>
                <w:sz w:val="24"/>
                <w:szCs w:val="24"/>
              </w:rPr>
            </w:pPr>
          </w:p>
        </w:tc>
        <w:tc>
          <w:tcPr>
            <w:tcW w:w="1560" w:type="dxa"/>
          </w:tcPr>
          <w:p w:rsidR="00AB5C4C" w:rsidRPr="00E1451A" w:rsidRDefault="00AB5C4C" w:rsidP="000C1A69">
            <w:pPr>
              <w:rPr>
                <w:rFonts w:ascii="宋体" w:hAnsi="宋体"/>
                <w:sz w:val="24"/>
                <w:szCs w:val="24"/>
              </w:rPr>
            </w:pPr>
            <w:r w:rsidRPr="00E1451A">
              <w:rPr>
                <w:rFonts w:ascii="宋体" w:hAnsi="宋体" w:hint="eastAsia"/>
                <w:sz w:val="24"/>
                <w:szCs w:val="24"/>
              </w:rPr>
              <w:t>yylxdm</w:t>
            </w:r>
          </w:p>
        </w:tc>
        <w:tc>
          <w:tcPr>
            <w:tcW w:w="1984" w:type="dxa"/>
          </w:tcPr>
          <w:p w:rsidR="00AB5C4C" w:rsidRPr="00E1451A" w:rsidRDefault="00AB5C4C" w:rsidP="000C1A69">
            <w:pPr>
              <w:rPr>
                <w:rFonts w:ascii="宋体" w:hAnsi="宋体"/>
                <w:sz w:val="24"/>
                <w:szCs w:val="24"/>
              </w:rPr>
            </w:pPr>
            <w:r w:rsidRPr="00E1451A">
              <w:rPr>
                <w:rFonts w:ascii="宋体" w:hAnsi="宋体" w:hint="eastAsia"/>
                <w:sz w:val="24"/>
                <w:szCs w:val="24"/>
              </w:rPr>
              <w:t>应用类型代码</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1</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是</w:t>
            </w:r>
          </w:p>
        </w:tc>
        <w:tc>
          <w:tcPr>
            <w:tcW w:w="2885" w:type="dxa"/>
          </w:tcPr>
          <w:p w:rsidR="00AB5C4C" w:rsidRPr="00E1451A" w:rsidRDefault="00AB5C4C" w:rsidP="000C1A69">
            <w:pPr>
              <w:rPr>
                <w:rFonts w:ascii="宋体" w:hAnsi="宋体"/>
                <w:sz w:val="24"/>
                <w:szCs w:val="24"/>
              </w:rPr>
            </w:pPr>
            <w:r w:rsidRPr="00E1451A">
              <w:rPr>
                <w:rFonts w:ascii="宋体" w:hAnsi="宋体" w:hint="eastAsia"/>
                <w:sz w:val="24"/>
                <w:szCs w:val="24"/>
              </w:rPr>
              <w:t>固定为“1”表示国税</w:t>
            </w:r>
          </w:p>
        </w:tc>
      </w:tr>
      <w:tr w:rsidR="00AB5C4C" w:rsidRPr="00E1451A" w:rsidTr="000C1A69">
        <w:tc>
          <w:tcPr>
            <w:tcW w:w="675" w:type="dxa"/>
          </w:tcPr>
          <w:p w:rsidR="00AB5C4C" w:rsidRPr="00E1451A" w:rsidRDefault="00AB5C4C" w:rsidP="00A3248B">
            <w:pPr>
              <w:numPr>
                <w:ilvl w:val="0"/>
                <w:numId w:val="29"/>
              </w:numPr>
              <w:jc w:val="center"/>
              <w:rPr>
                <w:rFonts w:ascii="宋体" w:hAnsi="宋体"/>
                <w:sz w:val="24"/>
                <w:szCs w:val="24"/>
              </w:rPr>
            </w:pPr>
          </w:p>
        </w:tc>
        <w:tc>
          <w:tcPr>
            <w:tcW w:w="1560" w:type="dxa"/>
          </w:tcPr>
          <w:p w:rsidR="00AB5C4C" w:rsidRPr="00E1451A" w:rsidRDefault="00AB5C4C" w:rsidP="000C1A69">
            <w:pPr>
              <w:rPr>
                <w:rFonts w:ascii="宋体" w:hAnsi="宋体"/>
                <w:sz w:val="24"/>
                <w:szCs w:val="24"/>
              </w:rPr>
            </w:pPr>
            <w:r w:rsidRPr="00E1451A">
              <w:rPr>
                <w:rFonts w:ascii="宋体" w:hAnsi="宋体"/>
                <w:sz w:val="24"/>
                <w:szCs w:val="24"/>
              </w:rPr>
              <w:t>returncode</w:t>
            </w:r>
          </w:p>
        </w:tc>
        <w:tc>
          <w:tcPr>
            <w:tcW w:w="1984" w:type="dxa"/>
          </w:tcPr>
          <w:p w:rsidR="00AB5C4C" w:rsidRPr="00E1451A" w:rsidRDefault="00AB5C4C" w:rsidP="000C1A69">
            <w:pPr>
              <w:rPr>
                <w:rFonts w:ascii="宋体" w:hAnsi="宋体"/>
                <w:sz w:val="24"/>
                <w:szCs w:val="24"/>
              </w:rPr>
            </w:pPr>
            <w:r w:rsidRPr="00E1451A">
              <w:rPr>
                <w:rFonts w:ascii="宋体" w:hAnsi="宋体" w:hint="eastAsia"/>
                <w:sz w:val="24"/>
                <w:szCs w:val="24"/>
              </w:rPr>
              <w:t>返回代码</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8</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是</w:t>
            </w:r>
          </w:p>
        </w:tc>
        <w:tc>
          <w:tcPr>
            <w:tcW w:w="2885" w:type="dxa"/>
          </w:tcPr>
          <w:p w:rsidR="00AB5C4C" w:rsidRPr="00E1451A" w:rsidRDefault="00AB5C4C" w:rsidP="000C1A69">
            <w:pPr>
              <w:rPr>
                <w:rFonts w:ascii="宋体" w:hAnsi="宋体"/>
                <w:sz w:val="24"/>
                <w:szCs w:val="24"/>
              </w:rPr>
            </w:pPr>
            <w:r w:rsidRPr="00E1451A">
              <w:rPr>
                <w:rFonts w:ascii="宋体" w:hAnsi="宋体" w:hint="eastAsia"/>
                <w:sz w:val="24"/>
                <w:szCs w:val="24"/>
              </w:rPr>
              <w:t>0成功，其它失败</w:t>
            </w:r>
          </w:p>
        </w:tc>
      </w:tr>
      <w:tr w:rsidR="00AB5C4C" w:rsidRPr="00E1451A" w:rsidTr="000C1A69">
        <w:tc>
          <w:tcPr>
            <w:tcW w:w="675" w:type="dxa"/>
          </w:tcPr>
          <w:p w:rsidR="00AB5C4C" w:rsidRPr="00E1451A" w:rsidRDefault="00AB5C4C" w:rsidP="00A3248B">
            <w:pPr>
              <w:numPr>
                <w:ilvl w:val="0"/>
                <w:numId w:val="29"/>
              </w:numPr>
              <w:jc w:val="center"/>
              <w:rPr>
                <w:rFonts w:ascii="宋体" w:hAnsi="宋体"/>
                <w:sz w:val="24"/>
                <w:szCs w:val="24"/>
              </w:rPr>
            </w:pPr>
          </w:p>
        </w:tc>
        <w:tc>
          <w:tcPr>
            <w:tcW w:w="1560" w:type="dxa"/>
          </w:tcPr>
          <w:p w:rsidR="00AB5C4C" w:rsidRPr="00E1451A" w:rsidRDefault="00AB5C4C" w:rsidP="000C1A69">
            <w:pPr>
              <w:rPr>
                <w:rFonts w:ascii="宋体" w:hAnsi="宋体"/>
                <w:sz w:val="24"/>
                <w:szCs w:val="24"/>
              </w:rPr>
            </w:pPr>
            <w:r w:rsidRPr="00E1451A">
              <w:rPr>
                <w:rFonts w:ascii="宋体" w:hAnsi="宋体" w:hint="eastAsia"/>
                <w:sz w:val="24"/>
                <w:szCs w:val="24"/>
              </w:rPr>
              <w:t>returnmsg</w:t>
            </w:r>
          </w:p>
        </w:tc>
        <w:tc>
          <w:tcPr>
            <w:tcW w:w="1984" w:type="dxa"/>
          </w:tcPr>
          <w:p w:rsidR="00AB5C4C" w:rsidRPr="00E1451A" w:rsidRDefault="00AB5C4C" w:rsidP="000C1A69">
            <w:pPr>
              <w:rPr>
                <w:rFonts w:ascii="宋体" w:hAnsi="宋体"/>
                <w:sz w:val="24"/>
                <w:szCs w:val="24"/>
              </w:rPr>
            </w:pPr>
            <w:r w:rsidRPr="00E1451A">
              <w:rPr>
                <w:rFonts w:ascii="宋体" w:hAnsi="宋体" w:hint="eastAsia"/>
                <w:sz w:val="24"/>
                <w:szCs w:val="24"/>
              </w:rPr>
              <w:t>返回信息</w:t>
            </w:r>
          </w:p>
        </w:tc>
        <w:tc>
          <w:tcPr>
            <w:tcW w:w="709" w:type="dxa"/>
          </w:tcPr>
          <w:p w:rsidR="00AB5C4C" w:rsidRPr="00E1451A" w:rsidRDefault="00AB5C4C" w:rsidP="000C1A69">
            <w:pPr>
              <w:rPr>
                <w:rFonts w:ascii="宋体" w:hAnsi="宋体"/>
                <w:sz w:val="24"/>
                <w:szCs w:val="24"/>
              </w:rPr>
            </w:pPr>
            <w:r>
              <w:rPr>
                <w:rFonts w:ascii="宋体" w:hAnsi="宋体" w:hint="eastAsia"/>
                <w:sz w:val="24"/>
                <w:szCs w:val="24"/>
              </w:rPr>
              <w:t>160</w:t>
            </w:r>
          </w:p>
        </w:tc>
        <w:tc>
          <w:tcPr>
            <w:tcW w:w="709" w:type="dxa"/>
          </w:tcPr>
          <w:p w:rsidR="00AB5C4C" w:rsidRPr="00E1451A" w:rsidRDefault="00AB5C4C" w:rsidP="000C1A69">
            <w:pPr>
              <w:rPr>
                <w:rFonts w:ascii="宋体" w:hAnsi="宋体"/>
                <w:sz w:val="24"/>
                <w:szCs w:val="24"/>
              </w:rPr>
            </w:pPr>
            <w:r w:rsidRPr="00E1451A">
              <w:rPr>
                <w:rFonts w:ascii="宋体" w:hAnsi="宋体" w:hint="eastAsia"/>
                <w:sz w:val="24"/>
                <w:szCs w:val="24"/>
              </w:rPr>
              <w:t>是</w:t>
            </w:r>
          </w:p>
        </w:tc>
        <w:tc>
          <w:tcPr>
            <w:tcW w:w="2885" w:type="dxa"/>
          </w:tcPr>
          <w:p w:rsidR="00AB5C4C" w:rsidRPr="00E1451A" w:rsidRDefault="00AB5C4C" w:rsidP="000C1A69">
            <w:pPr>
              <w:rPr>
                <w:rFonts w:ascii="宋体" w:hAnsi="宋体"/>
                <w:sz w:val="24"/>
                <w:szCs w:val="24"/>
              </w:rPr>
            </w:pPr>
          </w:p>
        </w:tc>
      </w:tr>
    </w:tbl>
    <w:p w:rsidR="00226310" w:rsidRDefault="00226310"/>
    <w:p w:rsidR="00C201E1" w:rsidRDefault="00C201E1" w:rsidP="00C201E1">
      <w:pPr>
        <w:pStyle w:val="2"/>
      </w:pPr>
      <w:bookmarkStart w:id="20" w:name="_Toc420575098"/>
      <w:bookmarkStart w:id="21" w:name="_Toc15310125"/>
      <w:r>
        <w:rPr>
          <w:rFonts w:hint="eastAsia"/>
        </w:rPr>
        <w:t>获取监控管理数据</w:t>
      </w:r>
      <w:bookmarkEnd w:id="20"/>
      <w:bookmarkEnd w:id="21"/>
    </w:p>
    <w:p w:rsidR="00C201E1" w:rsidRDefault="00C201E1" w:rsidP="00C201E1">
      <w:pPr>
        <w:pStyle w:val="3"/>
        <w:ind w:left="0"/>
      </w:pPr>
      <w:bookmarkStart w:id="22" w:name="_Toc420575099"/>
      <w:r>
        <w:rPr>
          <w:rFonts w:hint="eastAsia"/>
        </w:rPr>
        <w:t>接口说明</w:t>
      </w:r>
      <w:bookmarkEnd w:id="22"/>
    </w:p>
    <w:p w:rsidR="00C201E1" w:rsidRDefault="00C201E1" w:rsidP="00C201E1">
      <w:pPr>
        <w:spacing w:line="360" w:lineRule="auto"/>
        <w:ind w:firstLine="420"/>
        <w:rPr>
          <w:szCs w:val="21"/>
        </w:rPr>
      </w:pPr>
      <w:r>
        <w:rPr>
          <w:rFonts w:hint="eastAsia"/>
          <w:szCs w:val="21"/>
        </w:rPr>
        <w:t>通过获取监控管理数据接口从税控服务器中提取指定发票类型的监控管理数据。</w:t>
      </w:r>
    </w:p>
    <w:p w:rsidR="00C201E1" w:rsidRDefault="00C201E1" w:rsidP="00C201E1">
      <w:pPr>
        <w:pStyle w:val="3"/>
        <w:ind w:left="0"/>
      </w:pPr>
      <w:bookmarkStart w:id="23" w:name="_Toc420575100"/>
      <w:r>
        <w:rPr>
          <w:rFonts w:hint="eastAsia"/>
        </w:rPr>
        <w:lastRenderedPageBreak/>
        <w:t>请求数据</w:t>
      </w:r>
      <w:bookmarkEnd w:id="23"/>
    </w:p>
    <w:p w:rsidR="00C201E1" w:rsidRDefault="00C201E1" w:rsidP="00C201E1">
      <w:pPr>
        <w:spacing w:line="360" w:lineRule="auto"/>
        <w:rPr>
          <w:b/>
          <w:szCs w:val="21"/>
        </w:rPr>
      </w:pPr>
      <w:r>
        <w:rPr>
          <w:rFonts w:hint="eastAsia"/>
          <w:b/>
          <w:szCs w:val="21"/>
        </w:rPr>
        <w:t>请求报文：</w:t>
      </w:r>
    </w:p>
    <w:p w:rsidR="00C201E1" w:rsidRDefault="00C201E1" w:rsidP="00C201E1">
      <w:pPr>
        <w:pStyle w:val="ab"/>
        <w:spacing w:line="240" w:lineRule="auto"/>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C201E1" w:rsidRDefault="00C201E1" w:rsidP="00C201E1">
      <w:pPr>
        <w:pStyle w:val="ab"/>
        <w:spacing w:line="240" w:lineRule="auto"/>
        <w:rPr>
          <w:rFonts w:ascii="Courier" w:hAnsi="Courier"/>
          <w:sz w:val="21"/>
          <w:szCs w:val="21"/>
        </w:rPr>
      </w:pPr>
      <w:r>
        <w:rPr>
          <w:rFonts w:ascii="Courier" w:hAnsi="Courier" w:hint="eastAsia"/>
          <w:sz w:val="21"/>
          <w:szCs w:val="21"/>
        </w:rPr>
        <w:t>&lt;business id="10002" comment="</w:t>
      </w:r>
      <w:r>
        <w:rPr>
          <w:rFonts w:ascii="Courier" w:hAnsi="Courier" w:hint="eastAsia"/>
          <w:sz w:val="21"/>
          <w:szCs w:val="21"/>
        </w:rPr>
        <w:t>获取监控管理数据</w:t>
      </w:r>
      <w:r>
        <w:rPr>
          <w:rFonts w:ascii="Courier" w:hAnsi="Courier" w:hint="eastAsia"/>
          <w:sz w:val="21"/>
          <w:szCs w:val="21"/>
        </w:rPr>
        <w:t>"&gt;</w:t>
      </w:r>
    </w:p>
    <w:p w:rsidR="00C201E1" w:rsidRDefault="00C201E1" w:rsidP="00C201E1">
      <w:pPr>
        <w:pStyle w:val="ab"/>
        <w:spacing w:line="240" w:lineRule="auto"/>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C201E1" w:rsidRDefault="00C201E1" w:rsidP="00C201E1">
      <w:pPr>
        <w:pStyle w:val="ab"/>
        <w:spacing w:line="240" w:lineRule="auto"/>
        <w:ind w:leftChars="54" w:firstLineChars="350" w:firstLine="735"/>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C201E1" w:rsidRDefault="00C201E1" w:rsidP="00C201E1">
      <w:pPr>
        <w:pStyle w:val="ab"/>
        <w:spacing w:line="240" w:lineRule="auto"/>
        <w:ind w:leftChars="54" w:firstLineChars="350" w:firstLine="735"/>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C201E1" w:rsidRDefault="00C201E1" w:rsidP="00C201E1">
      <w:pPr>
        <w:pStyle w:val="ab"/>
        <w:spacing w:line="240" w:lineRule="auto"/>
        <w:rPr>
          <w:rFonts w:ascii="Courier" w:hAnsi="Courier"/>
          <w:sz w:val="21"/>
          <w:szCs w:val="21"/>
        </w:rPr>
      </w:pPr>
      <w:r>
        <w:rPr>
          <w:rFonts w:ascii="Courier" w:hAnsi="Courier"/>
          <w:sz w:val="21"/>
          <w:szCs w:val="21"/>
        </w:rPr>
        <w:t>&lt;/body&gt;</w:t>
      </w:r>
    </w:p>
    <w:p w:rsidR="00C201E1" w:rsidRDefault="00C201E1" w:rsidP="00C201E1">
      <w:pPr>
        <w:pStyle w:val="ab"/>
        <w:spacing w:line="240" w:lineRule="auto"/>
        <w:rPr>
          <w:rFonts w:ascii="Courier" w:hAnsi="Courier"/>
          <w:sz w:val="21"/>
          <w:szCs w:val="21"/>
        </w:rPr>
      </w:pPr>
      <w:r>
        <w:rPr>
          <w:rFonts w:ascii="Courier" w:hAnsi="Courier"/>
          <w:sz w:val="21"/>
          <w:szCs w:val="21"/>
        </w:rPr>
        <w:t>&lt;/business&gt;</w:t>
      </w:r>
    </w:p>
    <w:p w:rsidR="00C201E1" w:rsidRDefault="00C201E1" w:rsidP="00C201E1">
      <w:pPr>
        <w:spacing w:line="360" w:lineRule="auto"/>
        <w:rPr>
          <w:b/>
          <w:szCs w:val="21"/>
        </w:rPr>
      </w:pPr>
      <w:r>
        <w:rPr>
          <w:rFonts w:hint="eastAsia"/>
          <w:b/>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276"/>
        <w:gridCol w:w="1873"/>
        <w:gridCol w:w="962"/>
        <w:gridCol w:w="992"/>
        <w:gridCol w:w="2744"/>
      </w:tblGrid>
      <w:tr w:rsidR="00C201E1" w:rsidTr="000C1A69">
        <w:trPr>
          <w:trHeight w:val="454"/>
        </w:trPr>
        <w:tc>
          <w:tcPr>
            <w:tcW w:w="675" w:type="dxa"/>
            <w:shd w:val="clear" w:color="auto" w:fill="D9D9D9"/>
            <w:vAlign w:val="center"/>
          </w:tcPr>
          <w:p w:rsidR="00C201E1" w:rsidRDefault="00C201E1" w:rsidP="000C1A69">
            <w:pPr>
              <w:jc w:val="center"/>
              <w:rPr>
                <w:rFonts w:ascii="宋体" w:hAnsi="宋体"/>
                <w:szCs w:val="21"/>
              </w:rPr>
            </w:pPr>
            <w:r>
              <w:rPr>
                <w:rFonts w:ascii="宋体" w:hAnsi="宋体"/>
                <w:szCs w:val="21"/>
              </w:rPr>
              <w:t>索引</w:t>
            </w:r>
          </w:p>
        </w:tc>
        <w:tc>
          <w:tcPr>
            <w:tcW w:w="1276" w:type="dxa"/>
            <w:shd w:val="clear" w:color="auto" w:fill="D9D9D9"/>
            <w:vAlign w:val="center"/>
          </w:tcPr>
          <w:p w:rsidR="00C201E1" w:rsidRDefault="00C201E1" w:rsidP="000C1A69">
            <w:pPr>
              <w:rPr>
                <w:rFonts w:ascii="宋体" w:hAnsi="宋体"/>
                <w:szCs w:val="21"/>
              </w:rPr>
            </w:pPr>
            <w:r>
              <w:rPr>
                <w:rFonts w:ascii="宋体" w:hAnsi="宋体"/>
                <w:szCs w:val="21"/>
              </w:rPr>
              <w:t>ID</w:t>
            </w:r>
          </w:p>
        </w:tc>
        <w:tc>
          <w:tcPr>
            <w:tcW w:w="1873" w:type="dxa"/>
            <w:shd w:val="clear" w:color="auto" w:fill="D9D9D9"/>
            <w:vAlign w:val="center"/>
          </w:tcPr>
          <w:p w:rsidR="00C201E1" w:rsidRDefault="00C201E1" w:rsidP="000C1A69">
            <w:pPr>
              <w:rPr>
                <w:rFonts w:ascii="宋体" w:hAnsi="宋体"/>
                <w:szCs w:val="21"/>
              </w:rPr>
            </w:pPr>
            <w:r>
              <w:rPr>
                <w:rFonts w:ascii="宋体" w:hAnsi="宋体"/>
                <w:szCs w:val="21"/>
              </w:rPr>
              <w:t>名称</w:t>
            </w:r>
          </w:p>
        </w:tc>
        <w:tc>
          <w:tcPr>
            <w:tcW w:w="962" w:type="dxa"/>
            <w:shd w:val="clear" w:color="auto" w:fill="D9D9D9"/>
            <w:vAlign w:val="center"/>
          </w:tcPr>
          <w:p w:rsidR="00C201E1" w:rsidRDefault="00C201E1" w:rsidP="000C1A69">
            <w:pPr>
              <w:rPr>
                <w:rFonts w:ascii="宋体" w:hAnsi="宋体"/>
                <w:szCs w:val="21"/>
              </w:rPr>
            </w:pPr>
            <w:r>
              <w:rPr>
                <w:rFonts w:ascii="宋体" w:hAnsi="宋体"/>
                <w:szCs w:val="21"/>
              </w:rPr>
              <w:t>长度</w:t>
            </w:r>
          </w:p>
        </w:tc>
        <w:tc>
          <w:tcPr>
            <w:tcW w:w="992" w:type="dxa"/>
            <w:shd w:val="clear" w:color="auto" w:fill="D9D9D9"/>
            <w:vAlign w:val="center"/>
          </w:tcPr>
          <w:p w:rsidR="00C201E1" w:rsidRDefault="00C201E1" w:rsidP="000C1A69">
            <w:pPr>
              <w:rPr>
                <w:rFonts w:ascii="宋体" w:hAnsi="宋体"/>
                <w:szCs w:val="21"/>
              </w:rPr>
            </w:pPr>
            <w:r>
              <w:rPr>
                <w:rFonts w:ascii="宋体" w:hAnsi="宋体"/>
                <w:szCs w:val="21"/>
              </w:rPr>
              <w:t>必须</w:t>
            </w:r>
          </w:p>
        </w:tc>
        <w:tc>
          <w:tcPr>
            <w:tcW w:w="2744" w:type="dxa"/>
            <w:shd w:val="clear" w:color="auto" w:fill="D9D9D9"/>
            <w:vAlign w:val="center"/>
          </w:tcPr>
          <w:p w:rsidR="00C201E1" w:rsidRDefault="00C201E1" w:rsidP="000C1A69">
            <w:pPr>
              <w:rPr>
                <w:rFonts w:ascii="宋体" w:hAnsi="宋体"/>
                <w:szCs w:val="21"/>
              </w:rPr>
            </w:pPr>
            <w:r>
              <w:rPr>
                <w:rFonts w:ascii="宋体" w:hAnsi="宋体"/>
                <w:szCs w:val="21"/>
              </w:rPr>
              <w:t>说明</w:t>
            </w:r>
          </w:p>
        </w:tc>
      </w:tr>
      <w:tr w:rsidR="00C201E1" w:rsidTr="000C1A69">
        <w:tc>
          <w:tcPr>
            <w:tcW w:w="675" w:type="dxa"/>
          </w:tcPr>
          <w:p w:rsidR="00C201E1" w:rsidRDefault="00C201E1" w:rsidP="00A3248B">
            <w:pPr>
              <w:numPr>
                <w:ilvl w:val="0"/>
                <w:numId w:val="30"/>
              </w:numPr>
              <w:jc w:val="center"/>
              <w:rPr>
                <w:rFonts w:ascii="宋体" w:hAnsi="宋体"/>
                <w:szCs w:val="21"/>
              </w:rPr>
            </w:pPr>
          </w:p>
        </w:tc>
        <w:tc>
          <w:tcPr>
            <w:tcW w:w="1276" w:type="dxa"/>
          </w:tcPr>
          <w:p w:rsidR="00C201E1" w:rsidRDefault="00C201E1" w:rsidP="000C1A69">
            <w:pPr>
              <w:rPr>
                <w:rFonts w:ascii="宋体" w:hAnsi="宋体"/>
                <w:szCs w:val="21"/>
              </w:rPr>
            </w:pPr>
            <w:r>
              <w:rPr>
                <w:rFonts w:ascii="宋体" w:hAnsi="宋体" w:hint="eastAsia"/>
                <w:szCs w:val="21"/>
              </w:rPr>
              <w:t>id</w:t>
            </w:r>
          </w:p>
        </w:tc>
        <w:tc>
          <w:tcPr>
            <w:tcW w:w="1873" w:type="dxa"/>
          </w:tcPr>
          <w:p w:rsidR="00C201E1" w:rsidRDefault="00C201E1" w:rsidP="000C1A69">
            <w:pPr>
              <w:rPr>
                <w:rFonts w:ascii="宋体" w:hAnsi="宋体"/>
                <w:szCs w:val="21"/>
              </w:rPr>
            </w:pPr>
            <w:r>
              <w:rPr>
                <w:rFonts w:ascii="宋体" w:hAnsi="宋体" w:hint="eastAsia"/>
                <w:szCs w:val="21"/>
              </w:rPr>
              <w:t>交易编号</w:t>
            </w:r>
          </w:p>
        </w:tc>
        <w:tc>
          <w:tcPr>
            <w:tcW w:w="962" w:type="dxa"/>
          </w:tcPr>
          <w:p w:rsidR="00C201E1" w:rsidRDefault="00C201E1" w:rsidP="000C1A69">
            <w:pPr>
              <w:rPr>
                <w:rFonts w:ascii="宋体" w:hAnsi="宋体"/>
                <w:szCs w:val="21"/>
              </w:rPr>
            </w:pPr>
            <w:r>
              <w:rPr>
                <w:rFonts w:ascii="宋体" w:hAnsi="宋体" w:hint="eastAsia"/>
                <w:szCs w:val="21"/>
              </w:rPr>
              <w:t>5</w:t>
            </w:r>
          </w:p>
        </w:tc>
        <w:tc>
          <w:tcPr>
            <w:tcW w:w="992" w:type="dxa"/>
          </w:tcPr>
          <w:p w:rsidR="00C201E1" w:rsidRDefault="00C201E1" w:rsidP="000C1A69">
            <w:pPr>
              <w:rPr>
                <w:rFonts w:ascii="宋体" w:hAnsi="宋体"/>
                <w:szCs w:val="21"/>
              </w:rPr>
            </w:pPr>
            <w:r>
              <w:rPr>
                <w:rFonts w:ascii="宋体" w:hAnsi="宋体" w:hint="eastAsia"/>
                <w:szCs w:val="21"/>
              </w:rPr>
              <w:t>是</w:t>
            </w:r>
          </w:p>
        </w:tc>
        <w:tc>
          <w:tcPr>
            <w:tcW w:w="2744" w:type="dxa"/>
          </w:tcPr>
          <w:p w:rsidR="00C201E1" w:rsidRDefault="00C201E1" w:rsidP="000C1A69">
            <w:pPr>
              <w:rPr>
                <w:rFonts w:ascii="宋体" w:hAnsi="宋体"/>
                <w:szCs w:val="21"/>
              </w:rPr>
            </w:pPr>
            <w:r>
              <w:rPr>
                <w:rFonts w:ascii="宋体" w:hAnsi="宋体" w:hint="eastAsia"/>
                <w:szCs w:val="21"/>
              </w:rPr>
              <w:t>10002</w:t>
            </w:r>
          </w:p>
        </w:tc>
      </w:tr>
      <w:tr w:rsidR="00C201E1" w:rsidTr="000C1A69">
        <w:tc>
          <w:tcPr>
            <w:tcW w:w="675" w:type="dxa"/>
          </w:tcPr>
          <w:p w:rsidR="00C201E1" w:rsidRDefault="00C201E1" w:rsidP="00A3248B">
            <w:pPr>
              <w:numPr>
                <w:ilvl w:val="0"/>
                <w:numId w:val="30"/>
              </w:numPr>
              <w:jc w:val="center"/>
              <w:rPr>
                <w:rFonts w:ascii="宋体" w:hAnsi="宋体"/>
                <w:szCs w:val="21"/>
              </w:rPr>
            </w:pPr>
          </w:p>
        </w:tc>
        <w:tc>
          <w:tcPr>
            <w:tcW w:w="1276" w:type="dxa"/>
          </w:tcPr>
          <w:p w:rsidR="00C201E1" w:rsidRDefault="00C201E1" w:rsidP="000C1A69">
            <w:pPr>
              <w:rPr>
                <w:rFonts w:ascii="宋体" w:hAnsi="宋体"/>
                <w:szCs w:val="21"/>
              </w:rPr>
            </w:pPr>
            <w:r>
              <w:rPr>
                <w:rFonts w:ascii="宋体" w:hAnsi="宋体" w:hint="eastAsia"/>
                <w:szCs w:val="21"/>
              </w:rPr>
              <w:t>comment</w:t>
            </w:r>
          </w:p>
        </w:tc>
        <w:tc>
          <w:tcPr>
            <w:tcW w:w="1873" w:type="dxa"/>
          </w:tcPr>
          <w:p w:rsidR="00C201E1" w:rsidRDefault="00C201E1" w:rsidP="000C1A69">
            <w:pPr>
              <w:rPr>
                <w:rFonts w:ascii="宋体" w:hAnsi="宋体"/>
                <w:szCs w:val="21"/>
              </w:rPr>
            </w:pPr>
            <w:r>
              <w:rPr>
                <w:rFonts w:ascii="宋体" w:hAnsi="宋体" w:hint="eastAsia"/>
                <w:szCs w:val="21"/>
              </w:rPr>
              <w:t>交易描述</w:t>
            </w:r>
          </w:p>
        </w:tc>
        <w:tc>
          <w:tcPr>
            <w:tcW w:w="962" w:type="dxa"/>
          </w:tcPr>
          <w:p w:rsidR="00C201E1" w:rsidRDefault="00C201E1" w:rsidP="000C1A69">
            <w:pPr>
              <w:rPr>
                <w:rFonts w:ascii="宋体" w:hAnsi="宋体"/>
                <w:szCs w:val="21"/>
              </w:rPr>
            </w:pPr>
            <w:r>
              <w:rPr>
                <w:rFonts w:ascii="宋体" w:hAnsi="宋体" w:hint="eastAsia"/>
                <w:szCs w:val="21"/>
              </w:rPr>
              <w:t>30</w:t>
            </w:r>
          </w:p>
        </w:tc>
        <w:tc>
          <w:tcPr>
            <w:tcW w:w="992" w:type="dxa"/>
          </w:tcPr>
          <w:p w:rsidR="00C201E1" w:rsidRDefault="00C201E1" w:rsidP="000C1A69">
            <w:pPr>
              <w:rPr>
                <w:rFonts w:ascii="宋体" w:hAnsi="宋体"/>
                <w:szCs w:val="21"/>
              </w:rPr>
            </w:pPr>
            <w:r>
              <w:rPr>
                <w:rFonts w:ascii="宋体" w:hAnsi="宋体" w:hint="eastAsia"/>
                <w:szCs w:val="21"/>
              </w:rPr>
              <w:t>是</w:t>
            </w:r>
          </w:p>
        </w:tc>
        <w:tc>
          <w:tcPr>
            <w:tcW w:w="2744" w:type="dxa"/>
          </w:tcPr>
          <w:p w:rsidR="00C201E1" w:rsidRDefault="00C201E1" w:rsidP="000C1A69">
            <w:pPr>
              <w:rPr>
                <w:rFonts w:ascii="宋体" w:hAnsi="宋体"/>
                <w:szCs w:val="21"/>
              </w:rPr>
            </w:pPr>
            <w:r>
              <w:rPr>
                <w:rFonts w:ascii="Courier" w:hAnsi="Courier" w:hint="eastAsia"/>
                <w:szCs w:val="21"/>
              </w:rPr>
              <w:t>获取监控管理数据</w:t>
            </w:r>
          </w:p>
        </w:tc>
      </w:tr>
      <w:tr w:rsidR="00C201E1" w:rsidTr="000C1A69">
        <w:tc>
          <w:tcPr>
            <w:tcW w:w="675" w:type="dxa"/>
          </w:tcPr>
          <w:p w:rsidR="00C201E1" w:rsidRDefault="00C201E1" w:rsidP="00A3248B">
            <w:pPr>
              <w:numPr>
                <w:ilvl w:val="0"/>
                <w:numId w:val="30"/>
              </w:numPr>
              <w:jc w:val="center"/>
              <w:rPr>
                <w:rFonts w:ascii="宋体" w:hAnsi="宋体"/>
                <w:szCs w:val="21"/>
              </w:rPr>
            </w:pPr>
          </w:p>
        </w:tc>
        <w:tc>
          <w:tcPr>
            <w:tcW w:w="1276" w:type="dxa"/>
          </w:tcPr>
          <w:p w:rsidR="00C201E1" w:rsidRDefault="00C201E1" w:rsidP="000C1A69">
            <w:pPr>
              <w:rPr>
                <w:rFonts w:ascii="宋体" w:hAnsi="宋体"/>
                <w:szCs w:val="21"/>
              </w:rPr>
            </w:pPr>
            <w:r>
              <w:rPr>
                <w:rFonts w:ascii="宋体" w:hAnsi="宋体" w:hint="eastAsia"/>
                <w:szCs w:val="21"/>
              </w:rPr>
              <w:t>yylxdm</w:t>
            </w:r>
          </w:p>
        </w:tc>
        <w:tc>
          <w:tcPr>
            <w:tcW w:w="1873" w:type="dxa"/>
          </w:tcPr>
          <w:p w:rsidR="00C201E1" w:rsidRDefault="00C201E1" w:rsidP="000C1A69">
            <w:pPr>
              <w:rPr>
                <w:rFonts w:ascii="宋体" w:hAnsi="宋体"/>
                <w:szCs w:val="21"/>
              </w:rPr>
            </w:pPr>
            <w:r>
              <w:rPr>
                <w:rFonts w:ascii="宋体" w:hAnsi="宋体" w:hint="eastAsia"/>
                <w:szCs w:val="21"/>
              </w:rPr>
              <w:t>应用类型代码</w:t>
            </w:r>
          </w:p>
        </w:tc>
        <w:tc>
          <w:tcPr>
            <w:tcW w:w="962" w:type="dxa"/>
          </w:tcPr>
          <w:p w:rsidR="00C201E1" w:rsidRDefault="00C201E1" w:rsidP="000C1A69">
            <w:pPr>
              <w:rPr>
                <w:rFonts w:ascii="宋体" w:hAnsi="宋体"/>
                <w:szCs w:val="21"/>
              </w:rPr>
            </w:pPr>
            <w:r>
              <w:rPr>
                <w:rFonts w:ascii="宋体" w:hAnsi="宋体" w:hint="eastAsia"/>
                <w:szCs w:val="21"/>
              </w:rPr>
              <w:t>1</w:t>
            </w:r>
          </w:p>
        </w:tc>
        <w:tc>
          <w:tcPr>
            <w:tcW w:w="992" w:type="dxa"/>
          </w:tcPr>
          <w:p w:rsidR="00C201E1" w:rsidRDefault="00C201E1" w:rsidP="000C1A69">
            <w:pPr>
              <w:rPr>
                <w:rFonts w:ascii="宋体" w:hAnsi="宋体"/>
                <w:szCs w:val="21"/>
              </w:rPr>
            </w:pPr>
            <w:r>
              <w:rPr>
                <w:rFonts w:ascii="宋体" w:hAnsi="宋体" w:hint="eastAsia"/>
                <w:szCs w:val="21"/>
              </w:rPr>
              <w:t>是</w:t>
            </w:r>
          </w:p>
        </w:tc>
        <w:tc>
          <w:tcPr>
            <w:tcW w:w="2744" w:type="dxa"/>
          </w:tcPr>
          <w:p w:rsidR="00C201E1" w:rsidRDefault="0004247F" w:rsidP="000C1A69">
            <w:pPr>
              <w:rPr>
                <w:rFonts w:ascii="宋体" w:hAnsi="宋体"/>
                <w:szCs w:val="21"/>
              </w:rPr>
            </w:pPr>
            <w:r w:rsidRPr="00E1451A">
              <w:rPr>
                <w:rFonts w:ascii="宋体" w:hAnsi="宋体" w:hint="eastAsia"/>
                <w:sz w:val="24"/>
                <w:szCs w:val="24"/>
              </w:rPr>
              <w:t>固定为“1”表示国税</w:t>
            </w:r>
          </w:p>
        </w:tc>
      </w:tr>
      <w:tr w:rsidR="00C201E1" w:rsidTr="000C1A69">
        <w:tc>
          <w:tcPr>
            <w:tcW w:w="675" w:type="dxa"/>
          </w:tcPr>
          <w:p w:rsidR="00C201E1" w:rsidRDefault="00C201E1" w:rsidP="00A3248B">
            <w:pPr>
              <w:numPr>
                <w:ilvl w:val="0"/>
                <w:numId w:val="30"/>
              </w:numPr>
              <w:jc w:val="center"/>
              <w:rPr>
                <w:rFonts w:ascii="宋体" w:hAnsi="宋体"/>
                <w:szCs w:val="21"/>
              </w:rPr>
            </w:pPr>
          </w:p>
        </w:tc>
        <w:tc>
          <w:tcPr>
            <w:tcW w:w="1276" w:type="dxa"/>
          </w:tcPr>
          <w:p w:rsidR="00C201E1" w:rsidRDefault="00C201E1" w:rsidP="000C1A69">
            <w:pPr>
              <w:rPr>
                <w:rFonts w:ascii="宋体" w:hAnsi="宋体"/>
                <w:szCs w:val="21"/>
              </w:rPr>
            </w:pPr>
            <w:r>
              <w:rPr>
                <w:rFonts w:ascii="宋体" w:hAnsi="宋体" w:hint="eastAsia"/>
                <w:szCs w:val="21"/>
              </w:rPr>
              <w:t>kpzdbs</w:t>
            </w:r>
          </w:p>
        </w:tc>
        <w:tc>
          <w:tcPr>
            <w:tcW w:w="1873" w:type="dxa"/>
          </w:tcPr>
          <w:p w:rsidR="00C201E1" w:rsidRDefault="00C201E1" w:rsidP="000C1A69">
            <w:pPr>
              <w:rPr>
                <w:rFonts w:ascii="宋体" w:hAnsi="宋体"/>
                <w:szCs w:val="21"/>
              </w:rPr>
            </w:pPr>
            <w:r>
              <w:rPr>
                <w:rFonts w:ascii="宋体" w:hAnsi="宋体" w:hint="eastAsia"/>
                <w:szCs w:val="21"/>
              </w:rPr>
              <w:t>开票终端标识</w:t>
            </w:r>
          </w:p>
        </w:tc>
        <w:tc>
          <w:tcPr>
            <w:tcW w:w="962" w:type="dxa"/>
          </w:tcPr>
          <w:p w:rsidR="00C201E1" w:rsidRDefault="00726E9D" w:rsidP="000C1A69">
            <w:pPr>
              <w:rPr>
                <w:rFonts w:ascii="宋体" w:hAnsi="宋体"/>
                <w:szCs w:val="21"/>
              </w:rPr>
            </w:pPr>
            <w:r>
              <w:rPr>
                <w:rFonts w:ascii="宋体" w:hAnsi="宋体" w:hint="eastAsia"/>
                <w:szCs w:val="21"/>
              </w:rPr>
              <w:t>30</w:t>
            </w:r>
          </w:p>
        </w:tc>
        <w:tc>
          <w:tcPr>
            <w:tcW w:w="992" w:type="dxa"/>
          </w:tcPr>
          <w:p w:rsidR="00C201E1" w:rsidRDefault="00C201E1" w:rsidP="000C1A69">
            <w:pPr>
              <w:rPr>
                <w:rFonts w:ascii="宋体" w:hAnsi="宋体"/>
                <w:szCs w:val="21"/>
              </w:rPr>
            </w:pPr>
            <w:r>
              <w:rPr>
                <w:rFonts w:ascii="宋体" w:hAnsi="宋体" w:hint="eastAsia"/>
                <w:szCs w:val="21"/>
              </w:rPr>
              <w:t>是</w:t>
            </w:r>
          </w:p>
        </w:tc>
        <w:tc>
          <w:tcPr>
            <w:tcW w:w="2744" w:type="dxa"/>
          </w:tcPr>
          <w:p w:rsidR="00C201E1" w:rsidRDefault="00C201E1" w:rsidP="000C1A69">
            <w:pPr>
              <w:rPr>
                <w:rFonts w:ascii="宋体" w:hAnsi="宋体"/>
                <w:szCs w:val="21"/>
              </w:rPr>
            </w:pPr>
            <w:r>
              <w:rPr>
                <w:rFonts w:ascii="宋体" w:hAnsi="宋体" w:hint="eastAsia"/>
                <w:szCs w:val="21"/>
              </w:rPr>
              <w:t>开票终端唯一性标识</w:t>
            </w:r>
          </w:p>
        </w:tc>
      </w:tr>
      <w:tr w:rsidR="00C201E1" w:rsidTr="000C1A69">
        <w:tc>
          <w:tcPr>
            <w:tcW w:w="675" w:type="dxa"/>
          </w:tcPr>
          <w:p w:rsidR="00C201E1" w:rsidRDefault="00C201E1" w:rsidP="00A3248B">
            <w:pPr>
              <w:numPr>
                <w:ilvl w:val="0"/>
                <w:numId w:val="30"/>
              </w:numPr>
              <w:jc w:val="center"/>
              <w:rPr>
                <w:rFonts w:ascii="宋体" w:hAnsi="宋体"/>
                <w:szCs w:val="21"/>
              </w:rPr>
            </w:pPr>
          </w:p>
        </w:tc>
        <w:tc>
          <w:tcPr>
            <w:tcW w:w="1276" w:type="dxa"/>
          </w:tcPr>
          <w:p w:rsidR="00C201E1" w:rsidRDefault="00C201E1" w:rsidP="000C1A69">
            <w:pPr>
              <w:rPr>
                <w:rFonts w:ascii="宋体" w:hAnsi="宋体"/>
                <w:szCs w:val="21"/>
              </w:rPr>
            </w:pPr>
            <w:r>
              <w:rPr>
                <w:rFonts w:ascii="宋体" w:hAnsi="宋体" w:hint="eastAsia"/>
                <w:szCs w:val="21"/>
              </w:rPr>
              <w:t>fplxdm</w:t>
            </w:r>
          </w:p>
        </w:tc>
        <w:tc>
          <w:tcPr>
            <w:tcW w:w="1873" w:type="dxa"/>
          </w:tcPr>
          <w:p w:rsidR="00C201E1" w:rsidRDefault="00C201E1" w:rsidP="000C1A69">
            <w:pPr>
              <w:rPr>
                <w:rFonts w:ascii="宋体" w:hAnsi="宋体"/>
                <w:szCs w:val="21"/>
              </w:rPr>
            </w:pPr>
            <w:r>
              <w:rPr>
                <w:rFonts w:ascii="宋体" w:hAnsi="宋体" w:hint="eastAsia"/>
                <w:szCs w:val="21"/>
              </w:rPr>
              <w:t>发票类型代码</w:t>
            </w:r>
          </w:p>
        </w:tc>
        <w:tc>
          <w:tcPr>
            <w:tcW w:w="962" w:type="dxa"/>
          </w:tcPr>
          <w:p w:rsidR="00C201E1" w:rsidRDefault="00C201E1" w:rsidP="000C1A69">
            <w:pPr>
              <w:rPr>
                <w:rFonts w:ascii="宋体" w:hAnsi="宋体"/>
                <w:szCs w:val="21"/>
              </w:rPr>
            </w:pPr>
            <w:r>
              <w:rPr>
                <w:rFonts w:ascii="宋体" w:hAnsi="宋体" w:hint="eastAsia"/>
                <w:szCs w:val="21"/>
              </w:rPr>
              <w:t>3</w:t>
            </w:r>
          </w:p>
        </w:tc>
        <w:tc>
          <w:tcPr>
            <w:tcW w:w="992" w:type="dxa"/>
          </w:tcPr>
          <w:p w:rsidR="00C201E1" w:rsidRDefault="00C201E1" w:rsidP="000C1A69">
            <w:pPr>
              <w:rPr>
                <w:rFonts w:ascii="宋体" w:hAnsi="宋体"/>
                <w:szCs w:val="21"/>
              </w:rPr>
            </w:pPr>
          </w:p>
        </w:tc>
        <w:tc>
          <w:tcPr>
            <w:tcW w:w="2744" w:type="dxa"/>
          </w:tcPr>
          <w:p w:rsidR="00C201E1" w:rsidRDefault="00C201E1" w:rsidP="000C1A69">
            <w:pPr>
              <w:rPr>
                <w:rFonts w:ascii="宋体" w:hAnsi="宋体"/>
                <w:szCs w:val="21"/>
              </w:rPr>
            </w:pPr>
          </w:p>
        </w:tc>
      </w:tr>
    </w:tbl>
    <w:p w:rsidR="00C201E1" w:rsidRDefault="00C201E1" w:rsidP="00C201E1">
      <w:pPr>
        <w:pStyle w:val="3"/>
        <w:ind w:left="0"/>
      </w:pPr>
      <w:bookmarkStart w:id="24" w:name="_Toc420575101"/>
      <w:r>
        <w:rPr>
          <w:rFonts w:hint="eastAsia"/>
        </w:rPr>
        <w:t>返回数据</w:t>
      </w:r>
      <w:bookmarkEnd w:id="24"/>
    </w:p>
    <w:p w:rsidR="00C201E1" w:rsidRDefault="00C201E1" w:rsidP="00C201E1">
      <w:pPr>
        <w:spacing w:line="360" w:lineRule="auto"/>
        <w:rPr>
          <w:b/>
          <w:szCs w:val="21"/>
        </w:rPr>
      </w:pPr>
      <w:r>
        <w:rPr>
          <w:rFonts w:hint="eastAsia"/>
          <w:b/>
          <w:szCs w:val="21"/>
        </w:rPr>
        <w:t>响应报文：</w:t>
      </w:r>
    </w:p>
    <w:p w:rsidR="00C201E1" w:rsidRDefault="00C201E1" w:rsidP="00C201E1">
      <w:pPr>
        <w:pStyle w:val="ab"/>
        <w:spacing w:line="240" w:lineRule="auto"/>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C201E1" w:rsidRDefault="00C201E1" w:rsidP="00C201E1">
      <w:pPr>
        <w:pStyle w:val="ab"/>
        <w:spacing w:line="240" w:lineRule="auto"/>
        <w:rPr>
          <w:rFonts w:ascii="Courier" w:hAnsi="Courier"/>
          <w:sz w:val="21"/>
          <w:szCs w:val="21"/>
        </w:rPr>
      </w:pPr>
      <w:r>
        <w:rPr>
          <w:rFonts w:ascii="Courier" w:hAnsi="Courier" w:hint="eastAsia"/>
          <w:sz w:val="21"/>
          <w:szCs w:val="21"/>
        </w:rPr>
        <w:t>&lt;business id="10002" comment="</w:t>
      </w:r>
      <w:r>
        <w:rPr>
          <w:rFonts w:ascii="Courier" w:hAnsi="Courier" w:hint="eastAsia"/>
          <w:sz w:val="21"/>
          <w:szCs w:val="21"/>
        </w:rPr>
        <w:t>获取监控管理数据</w:t>
      </w:r>
      <w:r>
        <w:rPr>
          <w:rFonts w:ascii="Courier" w:hAnsi="Courier" w:hint="eastAsia"/>
          <w:sz w:val="21"/>
          <w:szCs w:val="21"/>
        </w:rPr>
        <w:t>"&gt;</w:t>
      </w:r>
    </w:p>
    <w:p w:rsidR="00C201E1" w:rsidRDefault="00C201E1" w:rsidP="00C201E1">
      <w:pPr>
        <w:pStyle w:val="ab"/>
        <w:spacing w:line="240" w:lineRule="auto"/>
        <w:rPr>
          <w:rFonts w:ascii="Courier" w:hAnsi="Courier"/>
          <w:sz w:val="21"/>
          <w:szCs w:val="21"/>
        </w:rPr>
      </w:pPr>
      <w:r>
        <w:rPr>
          <w:rFonts w:ascii="Courier" w:hAnsi="Courier"/>
          <w:sz w:val="21"/>
          <w:szCs w:val="21"/>
        </w:rPr>
        <w:t>&lt;body</w:t>
      </w:r>
      <w:r>
        <w:rPr>
          <w:rFonts w:ascii="Courier" w:hAnsi="Courier" w:hint="eastAsia"/>
          <w:sz w:val="21"/>
          <w:szCs w:val="21"/>
        </w:rPr>
        <w:t xml:space="preserve"> yylxdm="</w:t>
      </w:r>
      <w:r>
        <w:rPr>
          <w:rFonts w:ascii="Courier" w:hAnsi="Courier"/>
          <w:sz w:val="21"/>
          <w:szCs w:val="21"/>
        </w:rPr>
        <w:t>1</w:t>
      </w:r>
      <w:r>
        <w:rPr>
          <w:rFonts w:ascii="Courier" w:hAnsi="Courier" w:hint="eastAsia"/>
          <w:sz w:val="21"/>
          <w:szCs w:val="21"/>
        </w:rPr>
        <w:t>"&gt;</w:t>
      </w:r>
    </w:p>
    <w:p w:rsidR="00C201E1" w:rsidRDefault="00C201E1" w:rsidP="00C201E1">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C201E1" w:rsidRDefault="00C201E1" w:rsidP="00C201E1">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C201E1" w:rsidRDefault="00C201E1" w:rsidP="00C201E1">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685768" w:rsidRPr="008D7022" w:rsidRDefault="00685768" w:rsidP="00685768">
      <w:pPr>
        <w:pStyle w:val="ab"/>
        <w:pBdr>
          <w:top w:val="single" w:sz="4" w:space="0" w:color="E6E6E6"/>
        </w:pBdr>
        <w:spacing w:line="200" w:lineRule="atLeast"/>
        <w:ind w:leftChars="54" w:firstLineChars="500" w:firstLine="1050"/>
        <w:rPr>
          <w:rFonts w:ascii="Courier" w:hAnsi="Courier"/>
          <w:color w:val="FF0000"/>
          <w:sz w:val="21"/>
          <w:szCs w:val="21"/>
        </w:rPr>
      </w:pPr>
      <w:r w:rsidRPr="008D7022">
        <w:rPr>
          <w:rFonts w:ascii="Courier" w:hAnsi="Courier"/>
          <w:color w:val="FF0000"/>
          <w:sz w:val="21"/>
          <w:szCs w:val="21"/>
        </w:rPr>
        <w:t>&lt;</w:t>
      </w:r>
      <w:r w:rsidRPr="00CF670F">
        <w:rPr>
          <w:rFonts w:ascii="Courier" w:hAnsi="Courier"/>
          <w:color w:val="000000" w:themeColor="text1"/>
          <w:sz w:val="21"/>
          <w:szCs w:val="21"/>
        </w:rPr>
        <w:t>jqbh&gt;</w:t>
      </w:r>
      <w:r w:rsidR="002100AA" w:rsidRPr="00CF670F">
        <w:rPr>
          <w:rFonts w:ascii="Courier" w:hAnsi="Courier" w:hint="eastAsia"/>
          <w:color w:val="000000" w:themeColor="text1"/>
          <w:sz w:val="21"/>
          <w:szCs w:val="21"/>
        </w:rPr>
        <w:t>税控服务器编号</w:t>
      </w:r>
      <w:r w:rsidRPr="00CF670F">
        <w:rPr>
          <w:rFonts w:ascii="Courier" w:hAnsi="Courier"/>
          <w:color w:val="000000" w:themeColor="text1"/>
          <w:sz w:val="21"/>
          <w:szCs w:val="21"/>
        </w:rPr>
        <w:t>&lt;/jqbh&gt;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sz w:val="21"/>
          <w:szCs w:val="21"/>
        </w:rPr>
        <w:t>&lt;</w:t>
      </w:r>
      <w:r>
        <w:rPr>
          <w:rFonts w:ascii="Courier" w:hAnsi="Courier" w:hint="eastAsia"/>
          <w:sz w:val="21"/>
          <w:szCs w:val="21"/>
        </w:rPr>
        <w:t>kfpzsj</w:t>
      </w:r>
      <w:r>
        <w:rPr>
          <w:rFonts w:ascii="Courier" w:hAnsi="Courier"/>
          <w:sz w:val="21"/>
          <w:szCs w:val="21"/>
        </w:rPr>
        <w:t>&gt;</w:t>
      </w:r>
      <w:r>
        <w:rPr>
          <w:rFonts w:ascii="Courier" w:hAnsi="Courier" w:hint="eastAsia"/>
          <w:sz w:val="21"/>
          <w:szCs w:val="21"/>
        </w:rPr>
        <w:t>开票截止时间</w:t>
      </w:r>
      <w:r>
        <w:rPr>
          <w:rFonts w:ascii="Courier" w:hAnsi="Courier"/>
          <w:sz w:val="21"/>
          <w:szCs w:val="21"/>
        </w:rPr>
        <w:t>&lt;/</w:t>
      </w:r>
      <w:r>
        <w:rPr>
          <w:rFonts w:ascii="Courier" w:hAnsi="Courier" w:hint="eastAsia"/>
          <w:sz w:val="21"/>
          <w:szCs w:val="21"/>
        </w:rPr>
        <w:t>kfpzsj</w:t>
      </w:r>
      <w:r>
        <w:rPr>
          <w:rFonts w:ascii="Courier" w:hAnsi="Courier"/>
          <w:sz w:val="21"/>
          <w:szCs w:val="21"/>
        </w:rPr>
        <w:t>&gt;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sz w:val="21"/>
          <w:szCs w:val="21"/>
        </w:rPr>
        <w:t>&lt;</w:t>
      </w:r>
      <w:r>
        <w:rPr>
          <w:rFonts w:ascii="Courier" w:hAnsi="Courier" w:hint="eastAsia"/>
          <w:sz w:val="21"/>
          <w:szCs w:val="21"/>
        </w:rPr>
        <w:t>bsqsrq</w:t>
      </w:r>
      <w:r>
        <w:rPr>
          <w:rFonts w:ascii="Courier" w:hAnsi="Courier"/>
          <w:sz w:val="21"/>
          <w:szCs w:val="21"/>
        </w:rPr>
        <w:t>&gt;</w:t>
      </w:r>
      <w:r>
        <w:rPr>
          <w:rFonts w:ascii="Courier" w:hAnsi="Courier" w:hint="eastAsia"/>
          <w:sz w:val="21"/>
          <w:szCs w:val="21"/>
        </w:rPr>
        <w:t>数据报送起始日期</w:t>
      </w:r>
      <w:r>
        <w:rPr>
          <w:rFonts w:ascii="Courier" w:hAnsi="Courier"/>
          <w:sz w:val="21"/>
          <w:szCs w:val="21"/>
        </w:rPr>
        <w:t>&lt;/</w:t>
      </w:r>
      <w:r>
        <w:rPr>
          <w:rFonts w:ascii="Courier" w:hAnsi="Courier" w:hint="eastAsia"/>
          <w:sz w:val="21"/>
          <w:szCs w:val="21"/>
        </w:rPr>
        <w:t>bsqsrq</w:t>
      </w:r>
      <w:r>
        <w:rPr>
          <w:rFonts w:ascii="Courier" w:hAnsi="Courier"/>
          <w:sz w:val="21"/>
          <w:szCs w:val="21"/>
        </w:rPr>
        <w:t>&gt;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sz w:val="21"/>
          <w:szCs w:val="21"/>
        </w:rPr>
        <w:t>&lt;</w:t>
      </w:r>
      <w:r>
        <w:rPr>
          <w:rFonts w:ascii="Courier" w:hAnsi="Courier" w:hint="eastAsia"/>
          <w:sz w:val="21"/>
          <w:szCs w:val="21"/>
        </w:rPr>
        <w:t>bszzrq</w:t>
      </w:r>
      <w:r>
        <w:rPr>
          <w:rFonts w:ascii="Courier" w:hAnsi="Courier"/>
          <w:sz w:val="21"/>
          <w:szCs w:val="21"/>
        </w:rPr>
        <w:t>&gt;</w:t>
      </w:r>
      <w:r>
        <w:rPr>
          <w:rFonts w:ascii="Courier" w:hAnsi="Courier" w:hint="eastAsia"/>
          <w:sz w:val="21"/>
          <w:szCs w:val="21"/>
        </w:rPr>
        <w:t>数据报送终止日期</w:t>
      </w:r>
      <w:r>
        <w:rPr>
          <w:rFonts w:ascii="Courier" w:hAnsi="Courier"/>
          <w:sz w:val="21"/>
          <w:szCs w:val="21"/>
        </w:rPr>
        <w:t>&lt;/</w:t>
      </w:r>
      <w:r>
        <w:rPr>
          <w:rFonts w:ascii="Courier" w:hAnsi="Courier" w:hint="eastAsia"/>
          <w:sz w:val="21"/>
          <w:szCs w:val="21"/>
        </w:rPr>
        <w:t>bszzrq</w:t>
      </w:r>
      <w:r>
        <w:rPr>
          <w:rFonts w:ascii="Courier" w:hAnsi="Courier"/>
          <w:sz w:val="21"/>
          <w:szCs w:val="21"/>
        </w:rPr>
        <w:t>&gt;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bookmarkStart w:id="25" w:name="OLE_LINK51"/>
      <w:bookmarkStart w:id="26" w:name="OLE_LINK52"/>
      <w:r>
        <w:rPr>
          <w:rFonts w:ascii="Courier" w:hAnsi="Courier"/>
          <w:sz w:val="21"/>
          <w:szCs w:val="21"/>
        </w:rPr>
        <w:t>&lt;</w:t>
      </w:r>
      <w:r>
        <w:rPr>
          <w:rFonts w:ascii="Courier" w:hAnsi="Courier" w:hint="eastAsia"/>
          <w:sz w:val="21"/>
          <w:szCs w:val="21"/>
        </w:rPr>
        <w:t>dzkpxe</w:t>
      </w:r>
      <w:r>
        <w:rPr>
          <w:rFonts w:ascii="Courier" w:hAnsi="Courier"/>
          <w:sz w:val="21"/>
          <w:szCs w:val="21"/>
        </w:rPr>
        <w:t>&gt;</w:t>
      </w:r>
      <w:r>
        <w:rPr>
          <w:rFonts w:ascii="Courier" w:hAnsi="Courier" w:hint="eastAsia"/>
          <w:sz w:val="21"/>
          <w:szCs w:val="21"/>
        </w:rPr>
        <w:t>单张发票开票金额限额</w:t>
      </w:r>
      <w:r>
        <w:rPr>
          <w:rFonts w:ascii="Courier" w:hAnsi="Courier"/>
          <w:sz w:val="21"/>
          <w:szCs w:val="21"/>
        </w:rPr>
        <w:t>&lt;/</w:t>
      </w:r>
      <w:r>
        <w:rPr>
          <w:rFonts w:ascii="Courier" w:hAnsi="Courier" w:hint="eastAsia"/>
          <w:sz w:val="21"/>
          <w:szCs w:val="21"/>
        </w:rPr>
        <w:t>dzkpxe</w:t>
      </w:r>
      <w:r>
        <w:rPr>
          <w:rFonts w:ascii="Courier" w:hAnsi="Courier"/>
          <w:sz w:val="21"/>
          <w:szCs w:val="21"/>
        </w:rPr>
        <w:t>&gt;</w:t>
      </w:r>
    </w:p>
    <w:bookmarkEnd w:id="25"/>
    <w:bookmarkEnd w:id="26"/>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sz w:val="21"/>
          <w:szCs w:val="21"/>
        </w:rPr>
        <w:t>&lt;</w:t>
      </w:r>
      <w:r>
        <w:rPr>
          <w:rFonts w:ascii="Courier" w:hAnsi="Courier" w:hint="eastAsia"/>
          <w:sz w:val="21"/>
          <w:szCs w:val="21"/>
        </w:rPr>
        <w:t>zsljxe</w:t>
      </w:r>
      <w:r>
        <w:rPr>
          <w:rFonts w:ascii="Courier" w:hAnsi="Courier"/>
          <w:sz w:val="21"/>
          <w:szCs w:val="21"/>
        </w:rPr>
        <w:t>&gt;</w:t>
      </w:r>
      <w:r>
        <w:rPr>
          <w:rFonts w:ascii="Courier" w:hAnsi="Courier" w:hint="eastAsia"/>
          <w:sz w:val="21"/>
          <w:szCs w:val="21"/>
        </w:rPr>
        <w:t>正数票累计金额限额</w:t>
      </w:r>
      <w:r>
        <w:rPr>
          <w:rFonts w:ascii="Courier" w:hAnsi="Courier"/>
          <w:sz w:val="21"/>
          <w:szCs w:val="21"/>
        </w:rPr>
        <w:t>&lt;/</w:t>
      </w:r>
      <w:r>
        <w:rPr>
          <w:rFonts w:ascii="Courier" w:hAnsi="Courier" w:hint="eastAsia"/>
          <w:sz w:val="21"/>
          <w:szCs w:val="21"/>
        </w:rPr>
        <w:t>zsljxe</w:t>
      </w:r>
      <w:r>
        <w:rPr>
          <w:rFonts w:ascii="Courier" w:hAnsi="Courier"/>
          <w:sz w:val="21"/>
          <w:szCs w:val="21"/>
        </w:rPr>
        <w:t>&gt;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sz w:val="21"/>
          <w:szCs w:val="21"/>
        </w:rPr>
        <w:t>&lt;</w:t>
      </w:r>
      <w:r>
        <w:rPr>
          <w:rFonts w:ascii="Courier" w:hAnsi="Courier" w:hint="eastAsia"/>
          <w:sz w:val="21"/>
          <w:szCs w:val="21"/>
        </w:rPr>
        <w:t>fsljxe</w:t>
      </w:r>
      <w:r>
        <w:rPr>
          <w:rFonts w:ascii="Courier" w:hAnsi="Courier"/>
          <w:sz w:val="21"/>
          <w:szCs w:val="21"/>
        </w:rPr>
        <w:t>&gt;</w:t>
      </w:r>
      <w:r>
        <w:rPr>
          <w:rFonts w:ascii="Courier" w:hAnsi="Courier" w:hint="eastAsia"/>
          <w:sz w:val="21"/>
          <w:szCs w:val="21"/>
        </w:rPr>
        <w:t>负数票累计金额限额</w:t>
      </w:r>
      <w:r>
        <w:rPr>
          <w:rFonts w:ascii="Courier" w:hAnsi="Courier"/>
          <w:sz w:val="21"/>
          <w:szCs w:val="21"/>
        </w:rPr>
        <w:t>&lt;/</w:t>
      </w:r>
      <w:r>
        <w:rPr>
          <w:rFonts w:ascii="Courier" w:hAnsi="Courier" w:hint="eastAsia"/>
          <w:sz w:val="21"/>
          <w:szCs w:val="21"/>
        </w:rPr>
        <w:t>fsljxe</w:t>
      </w:r>
      <w:r>
        <w:rPr>
          <w:rFonts w:ascii="Courier" w:hAnsi="Courier"/>
          <w:sz w:val="21"/>
          <w:szCs w:val="21"/>
        </w:rPr>
        <w:t>&gt;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hint="eastAsia"/>
          <w:sz w:val="21"/>
          <w:szCs w:val="21"/>
        </w:rPr>
        <w:t>&lt;fsfpbz&gt;</w:t>
      </w:r>
      <w:r>
        <w:rPr>
          <w:rFonts w:ascii="Courier" w:hAnsi="Courier" w:hint="eastAsia"/>
          <w:sz w:val="21"/>
          <w:szCs w:val="21"/>
        </w:rPr>
        <w:t>负数发票标志</w:t>
      </w:r>
      <w:r>
        <w:rPr>
          <w:rFonts w:ascii="Courier" w:hAnsi="Courier" w:hint="eastAsia"/>
          <w:sz w:val="21"/>
          <w:szCs w:val="21"/>
        </w:rPr>
        <w:t>&lt;/fsfpbz&gt;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hint="eastAsia"/>
          <w:sz w:val="21"/>
          <w:szCs w:val="21"/>
        </w:rPr>
        <w:t>&lt;fsfpts&gt;</w:t>
      </w:r>
      <w:r>
        <w:rPr>
          <w:rFonts w:ascii="Courier" w:hAnsi="Courier" w:hint="eastAsia"/>
          <w:sz w:val="21"/>
          <w:szCs w:val="21"/>
        </w:rPr>
        <w:t>负数发票限定天数</w:t>
      </w:r>
      <w:r>
        <w:rPr>
          <w:rFonts w:ascii="Courier" w:hAnsi="Courier" w:hint="eastAsia"/>
          <w:sz w:val="21"/>
          <w:szCs w:val="21"/>
        </w:rPr>
        <w:t>&lt;/fsfpts&gt;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hint="eastAsia"/>
          <w:sz w:val="21"/>
          <w:szCs w:val="21"/>
        </w:rPr>
        <w:t>&lt;zxbsrq&gt;</w:t>
      </w:r>
      <w:r>
        <w:rPr>
          <w:rFonts w:ascii="Courier" w:hAnsi="Courier" w:hint="eastAsia"/>
          <w:sz w:val="21"/>
          <w:szCs w:val="21"/>
        </w:rPr>
        <w:t>最新报税日期</w:t>
      </w:r>
      <w:r>
        <w:rPr>
          <w:rFonts w:ascii="Courier" w:hAnsi="Courier" w:hint="eastAsia"/>
          <w:sz w:val="21"/>
          <w:szCs w:val="21"/>
        </w:rPr>
        <w:t>&lt;/zxbsrq&gt;</w:t>
      </w:r>
    </w:p>
    <w:p w:rsidR="00C201E1" w:rsidRDefault="00C201E1" w:rsidP="00C201E1">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sz w:val="21"/>
          <w:szCs w:val="21"/>
        </w:rPr>
        <w:t>&lt;</w:t>
      </w:r>
      <w:r>
        <w:rPr>
          <w:rFonts w:ascii="Courier" w:hAnsi="Courier" w:hint="eastAsia"/>
          <w:sz w:val="21"/>
          <w:szCs w:val="21"/>
        </w:rPr>
        <w:t>dqsz</w:t>
      </w:r>
      <w:r>
        <w:rPr>
          <w:rFonts w:ascii="Courier" w:hAnsi="Courier"/>
          <w:sz w:val="21"/>
          <w:szCs w:val="21"/>
        </w:rPr>
        <w:t>&gt;</w:t>
      </w:r>
      <w:r>
        <w:rPr>
          <w:rFonts w:ascii="Courier" w:hAnsi="Courier" w:hint="eastAsia"/>
          <w:sz w:val="21"/>
          <w:szCs w:val="21"/>
        </w:rPr>
        <w:t>当前时钟</w:t>
      </w:r>
      <w:r>
        <w:rPr>
          <w:rFonts w:ascii="Courier" w:hAnsi="Courier"/>
          <w:sz w:val="21"/>
          <w:szCs w:val="21"/>
        </w:rPr>
        <w:t>&lt;/</w:t>
      </w:r>
      <w:r>
        <w:rPr>
          <w:rFonts w:ascii="Courier" w:hAnsi="Courier" w:hint="eastAsia"/>
          <w:sz w:val="21"/>
          <w:szCs w:val="21"/>
        </w:rPr>
        <w:t>dqsz</w:t>
      </w:r>
      <w:r>
        <w:rPr>
          <w:rFonts w:ascii="Courier" w:hAnsi="Courier"/>
          <w:sz w:val="21"/>
          <w:szCs w:val="21"/>
        </w:rPr>
        <w:t>&gt;</w:t>
      </w:r>
    </w:p>
    <w:p w:rsidR="008D7022" w:rsidRPr="00884761" w:rsidRDefault="00016350" w:rsidP="008D7022">
      <w:pPr>
        <w:pStyle w:val="ab"/>
        <w:pBdr>
          <w:top w:val="single" w:sz="4" w:space="0" w:color="E6E6E6"/>
        </w:pBdr>
        <w:spacing w:line="200" w:lineRule="atLeast"/>
        <w:ind w:leftChars="54" w:firstLineChars="500" w:firstLine="1050"/>
        <w:rPr>
          <w:rFonts w:ascii="Courier" w:hAnsi="Courier"/>
          <w:sz w:val="21"/>
          <w:szCs w:val="21"/>
        </w:rPr>
      </w:pPr>
      <w:r w:rsidRPr="00884761">
        <w:rPr>
          <w:rFonts w:ascii="Courier" w:hAnsi="Courier"/>
          <w:sz w:val="21"/>
          <w:szCs w:val="21"/>
        </w:rPr>
        <w:t>&lt;gzzt&gt;</w:t>
      </w:r>
      <w:r w:rsidRPr="00884761">
        <w:rPr>
          <w:rFonts w:ascii="Courier" w:hAnsi="Courier" w:hint="eastAsia"/>
          <w:sz w:val="21"/>
          <w:szCs w:val="21"/>
        </w:rPr>
        <w:t>工作状态</w:t>
      </w:r>
      <w:r w:rsidR="008D7022" w:rsidRPr="00884761">
        <w:rPr>
          <w:rFonts w:ascii="Courier" w:hAnsi="Courier"/>
          <w:sz w:val="21"/>
          <w:szCs w:val="21"/>
        </w:rPr>
        <w:t>&lt;/gzzt&gt;</w:t>
      </w:r>
    </w:p>
    <w:p w:rsidR="008D7022" w:rsidRPr="00884761" w:rsidRDefault="002A31F5" w:rsidP="008D7022">
      <w:pPr>
        <w:pStyle w:val="ab"/>
        <w:pBdr>
          <w:top w:val="single" w:sz="4" w:space="0" w:color="E6E6E6"/>
        </w:pBdr>
        <w:spacing w:line="200" w:lineRule="atLeast"/>
        <w:ind w:leftChars="54" w:firstLineChars="500" w:firstLine="1050"/>
        <w:rPr>
          <w:rFonts w:ascii="Courier" w:hAnsi="Courier"/>
          <w:sz w:val="21"/>
          <w:szCs w:val="21"/>
        </w:rPr>
      </w:pPr>
      <w:r w:rsidRPr="00884761">
        <w:rPr>
          <w:rFonts w:ascii="Courier" w:hAnsi="Courier"/>
          <w:sz w:val="21"/>
          <w:szCs w:val="21"/>
        </w:rPr>
        <w:t>&lt;scjzrq&gt;</w:t>
      </w:r>
      <w:r w:rsidRPr="00884761">
        <w:rPr>
          <w:rFonts w:ascii="Courier" w:hAnsi="Courier" w:hint="eastAsia"/>
          <w:sz w:val="21"/>
          <w:szCs w:val="21"/>
        </w:rPr>
        <w:t>上传截止日期</w:t>
      </w:r>
      <w:r w:rsidR="008D7022" w:rsidRPr="00884761">
        <w:rPr>
          <w:rFonts w:ascii="Courier" w:hAnsi="Courier"/>
          <w:sz w:val="21"/>
          <w:szCs w:val="21"/>
        </w:rPr>
        <w:t>&lt;/scjzrq&gt;</w:t>
      </w:r>
    </w:p>
    <w:p w:rsidR="008D7022" w:rsidRPr="00884761" w:rsidRDefault="003108DD" w:rsidP="008D7022">
      <w:pPr>
        <w:pStyle w:val="ab"/>
        <w:pBdr>
          <w:top w:val="single" w:sz="4" w:space="0" w:color="E6E6E6"/>
        </w:pBdr>
        <w:spacing w:line="200" w:lineRule="atLeast"/>
        <w:ind w:leftChars="54" w:firstLineChars="500" w:firstLine="1050"/>
        <w:rPr>
          <w:rFonts w:ascii="Courier" w:hAnsi="Courier"/>
          <w:sz w:val="21"/>
          <w:szCs w:val="21"/>
        </w:rPr>
      </w:pPr>
      <w:r w:rsidRPr="00884761">
        <w:rPr>
          <w:rFonts w:ascii="Courier" w:hAnsi="Courier"/>
          <w:sz w:val="21"/>
          <w:szCs w:val="21"/>
        </w:rPr>
        <w:t>&lt;lxkpsc&gt;</w:t>
      </w:r>
      <w:r w:rsidRPr="00884761">
        <w:rPr>
          <w:rFonts w:ascii="Courier" w:hAnsi="Courier" w:hint="eastAsia"/>
          <w:sz w:val="21"/>
          <w:szCs w:val="21"/>
        </w:rPr>
        <w:t>离线开票时长</w:t>
      </w:r>
      <w:r w:rsidR="008D7022" w:rsidRPr="00884761">
        <w:rPr>
          <w:rFonts w:ascii="Courier" w:hAnsi="Courier"/>
          <w:sz w:val="21"/>
          <w:szCs w:val="21"/>
        </w:rPr>
        <w:t>&lt;/lxkpsc&gt;</w:t>
      </w:r>
    </w:p>
    <w:p w:rsidR="008D7022" w:rsidRPr="00884761" w:rsidRDefault="003108DD" w:rsidP="008D7022">
      <w:pPr>
        <w:pStyle w:val="ab"/>
        <w:pBdr>
          <w:top w:val="single" w:sz="4" w:space="0" w:color="E6E6E6"/>
        </w:pBdr>
        <w:spacing w:line="200" w:lineRule="atLeast"/>
        <w:ind w:leftChars="54" w:firstLineChars="500" w:firstLine="1050"/>
        <w:rPr>
          <w:rFonts w:ascii="Courier" w:hAnsi="Courier"/>
          <w:sz w:val="21"/>
          <w:szCs w:val="21"/>
        </w:rPr>
      </w:pPr>
      <w:r w:rsidRPr="00884761">
        <w:rPr>
          <w:rFonts w:ascii="Courier" w:hAnsi="Courier"/>
          <w:sz w:val="21"/>
          <w:szCs w:val="21"/>
        </w:rPr>
        <w:t>&lt;lxkpzs&gt;</w:t>
      </w:r>
      <w:r w:rsidRPr="00884761">
        <w:rPr>
          <w:rFonts w:ascii="Courier" w:hAnsi="Courier" w:hint="eastAsia"/>
          <w:sz w:val="21"/>
          <w:szCs w:val="21"/>
        </w:rPr>
        <w:t>离线开票张数</w:t>
      </w:r>
      <w:r w:rsidR="008D7022" w:rsidRPr="00884761">
        <w:rPr>
          <w:rFonts w:ascii="Courier" w:hAnsi="Courier"/>
          <w:sz w:val="21"/>
          <w:szCs w:val="21"/>
        </w:rPr>
        <w:t>&lt;/lxkpzs&gt;</w:t>
      </w:r>
    </w:p>
    <w:p w:rsidR="008D7022" w:rsidRPr="00884761" w:rsidRDefault="003108DD" w:rsidP="008D7022">
      <w:pPr>
        <w:pStyle w:val="ab"/>
        <w:pBdr>
          <w:top w:val="single" w:sz="4" w:space="0" w:color="E6E6E6"/>
        </w:pBdr>
        <w:spacing w:line="200" w:lineRule="atLeast"/>
        <w:ind w:leftChars="54" w:firstLineChars="500" w:firstLine="1050"/>
        <w:rPr>
          <w:rFonts w:ascii="Courier" w:hAnsi="Courier"/>
          <w:sz w:val="21"/>
          <w:szCs w:val="21"/>
        </w:rPr>
      </w:pPr>
      <w:r w:rsidRPr="00884761">
        <w:rPr>
          <w:rFonts w:ascii="Courier" w:hAnsi="Courier"/>
          <w:sz w:val="21"/>
          <w:szCs w:val="21"/>
        </w:rPr>
        <w:t>&lt;lxzsljje&gt;</w:t>
      </w:r>
      <w:r w:rsidRPr="00884761">
        <w:rPr>
          <w:rFonts w:ascii="Courier" w:hAnsi="Courier" w:hint="eastAsia"/>
          <w:sz w:val="21"/>
          <w:szCs w:val="21"/>
        </w:rPr>
        <w:t>离线正数累计金额</w:t>
      </w:r>
      <w:r w:rsidR="008D7022" w:rsidRPr="00884761">
        <w:rPr>
          <w:rFonts w:ascii="Courier" w:hAnsi="Courier"/>
          <w:sz w:val="21"/>
          <w:szCs w:val="21"/>
        </w:rPr>
        <w:t>&lt;/lxzsljje&gt;</w:t>
      </w:r>
    </w:p>
    <w:p w:rsidR="008D7022" w:rsidRPr="00884761" w:rsidRDefault="008D7022" w:rsidP="008D7022">
      <w:pPr>
        <w:pStyle w:val="ab"/>
        <w:pBdr>
          <w:top w:val="single" w:sz="4" w:space="0" w:color="E6E6E6"/>
        </w:pBdr>
        <w:spacing w:line="200" w:lineRule="atLeast"/>
        <w:ind w:leftChars="54" w:firstLineChars="500" w:firstLine="1050"/>
        <w:rPr>
          <w:rFonts w:ascii="Courier" w:hAnsi="Courier"/>
          <w:sz w:val="21"/>
          <w:szCs w:val="21"/>
        </w:rPr>
      </w:pPr>
      <w:r w:rsidRPr="00884761">
        <w:rPr>
          <w:rFonts w:ascii="Courier" w:hAnsi="Courier"/>
          <w:sz w:val="21"/>
          <w:szCs w:val="21"/>
        </w:rPr>
        <w:t>&lt;lxfsljje&gt;</w:t>
      </w:r>
      <w:r w:rsidR="003108DD" w:rsidRPr="00884761">
        <w:rPr>
          <w:rFonts w:ascii="Courier" w:hAnsi="Courier" w:hint="eastAsia"/>
          <w:sz w:val="21"/>
          <w:szCs w:val="21"/>
        </w:rPr>
        <w:t>离线负数累计金额</w:t>
      </w:r>
      <w:r w:rsidRPr="00884761">
        <w:rPr>
          <w:rFonts w:ascii="Courier" w:hAnsi="Courier"/>
          <w:sz w:val="21"/>
          <w:szCs w:val="21"/>
        </w:rPr>
        <w:t>&lt;/lxfsljje&gt;</w:t>
      </w:r>
    </w:p>
    <w:p w:rsidR="008D7022" w:rsidRPr="00884761" w:rsidRDefault="003108DD" w:rsidP="008D7022">
      <w:pPr>
        <w:pStyle w:val="ab"/>
        <w:pBdr>
          <w:top w:val="single" w:sz="4" w:space="0" w:color="E6E6E6"/>
        </w:pBdr>
        <w:spacing w:line="200" w:lineRule="atLeast"/>
        <w:ind w:leftChars="54" w:firstLineChars="500" w:firstLine="1050"/>
        <w:rPr>
          <w:rFonts w:ascii="Courier" w:hAnsi="Courier"/>
          <w:sz w:val="21"/>
          <w:szCs w:val="21"/>
        </w:rPr>
      </w:pPr>
      <w:r w:rsidRPr="00884761">
        <w:rPr>
          <w:rFonts w:ascii="Courier" w:hAnsi="Courier"/>
          <w:sz w:val="21"/>
          <w:szCs w:val="21"/>
        </w:rPr>
        <w:lastRenderedPageBreak/>
        <w:t>&lt;lxkzxx&gt;</w:t>
      </w:r>
      <w:r w:rsidRPr="00884761">
        <w:rPr>
          <w:rFonts w:ascii="Courier" w:hAnsi="Courier" w:hint="eastAsia"/>
          <w:sz w:val="21"/>
          <w:szCs w:val="21"/>
        </w:rPr>
        <w:t>离线扩展信息</w:t>
      </w:r>
      <w:r w:rsidR="008D7022" w:rsidRPr="00884761">
        <w:rPr>
          <w:rFonts w:ascii="Courier" w:hAnsi="Courier"/>
          <w:sz w:val="21"/>
          <w:szCs w:val="21"/>
        </w:rPr>
        <w:t>&lt;/lxkzxx&gt;</w:t>
      </w:r>
    </w:p>
    <w:p w:rsidR="00C201E1" w:rsidRDefault="00C201E1" w:rsidP="00C201E1">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&lt;/returndata&gt;</w:t>
      </w:r>
    </w:p>
    <w:p w:rsidR="00C201E1" w:rsidRDefault="00C201E1" w:rsidP="00C201E1">
      <w:pPr>
        <w:pStyle w:val="ab"/>
        <w:spacing w:line="240" w:lineRule="auto"/>
        <w:rPr>
          <w:rFonts w:ascii="Courier" w:hAnsi="Courier"/>
          <w:sz w:val="21"/>
          <w:szCs w:val="21"/>
        </w:rPr>
      </w:pPr>
      <w:r>
        <w:rPr>
          <w:rFonts w:ascii="Courier" w:hAnsi="Courier"/>
          <w:sz w:val="21"/>
          <w:szCs w:val="21"/>
        </w:rPr>
        <w:t>&lt;/body&gt;</w:t>
      </w:r>
    </w:p>
    <w:p w:rsidR="00C201E1" w:rsidRDefault="00C201E1" w:rsidP="00C201E1">
      <w:pPr>
        <w:pStyle w:val="ab"/>
        <w:spacing w:line="240" w:lineRule="auto"/>
        <w:rPr>
          <w:rFonts w:ascii="Courier" w:hAnsi="Courier"/>
          <w:sz w:val="21"/>
          <w:szCs w:val="21"/>
        </w:rPr>
      </w:pPr>
      <w:r>
        <w:rPr>
          <w:rFonts w:ascii="Courier" w:hAnsi="Courier"/>
          <w:sz w:val="21"/>
          <w:szCs w:val="21"/>
        </w:rPr>
        <w:t>&lt;/business&gt;</w:t>
      </w:r>
    </w:p>
    <w:p w:rsidR="00C201E1" w:rsidRDefault="00C201E1" w:rsidP="00C201E1">
      <w:pPr>
        <w:spacing w:line="360" w:lineRule="auto"/>
        <w:rPr>
          <w:b/>
          <w:szCs w:val="21"/>
        </w:rPr>
      </w:pPr>
      <w:r>
        <w:rPr>
          <w:rFonts w:hint="eastAsia"/>
          <w:b/>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418"/>
        <w:gridCol w:w="1731"/>
        <w:gridCol w:w="962"/>
        <w:gridCol w:w="992"/>
        <w:gridCol w:w="2744"/>
      </w:tblGrid>
      <w:tr w:rsidR="00C201E1" w:rsidTr="0051626D">
        <w:trPr>
          <w:trHeight w:val="454"/>
        </w:trPr>
        <w:tc>
          <w:tcPr>
            <w:tcW w:w="675" w:type="dxa"/>
            <w:shd w:val="clear" w:color="auto" w:fill="D9D9D9"/>
            <w:vAlign w:val="center"/>
          </w:tcPr>
          <w:p w:rsidR="00C201E1" w:rsidRDefault="00C201E1" w:rsidP="000C1A69">
            <w:pPr>
              <w:jc w:val="center"/>
              <w:rPr>
                <w:rFonts w:ascii="宋体" w:hAnsi="宋体"/>
                <w:szCs w:val="21"/>
              </w:rPr>
            </w:pPr>
            <w:r>
              <w:rPr>
                <w:rFonts w:ascii="宋体" w:hAnsi="宋体"/>
                <w:szCs w:val="21"/>
              </w:rPr>
              <w:t>索引</w:t>
            </w:r>
          </w:p>
        </w:tc>
        <w:tc>
          <w:tcPr>
            <w:tcW w:w="1418" w:type="dxa"/>
            <w:shd w:val="clear" w:color="auto" w:fill="D9D9D9"/>
            <w:vAlign w:val="center"/>
          </w:tcPr>
          <w:p w:rsidR="00C201E1" w:rsidRDefault="00C201E1" w:rsidP="000C1A69">
            <w:pPr>
              <w:rPr>
                <w:rFonts w:ascii="宋体" w:hAnsi="宋体"/>
                <w:szCs w:val="21"/>
              </w:rPr>
            </w:pPr>
            <w:r>
              <w:rPr>
                <w:rFonts w:ascii="宋体" w:hAnsi="宋体"/>
                <w:szCs w:val="21"/>
              </w:rPr>
              <w:t>ID</w:t>
            </w:r>
          </w:p>
        </w:tc>
        <w:tc>
          <w:tcPr>
            <w:tcW w:w="1731" w:type="dxa"/>
            <w:shd w:val="clear" w:color="auto" w:fill="D9D9D9"/>
            <w:vAlign w:val="center"/>
          </w:tcPr>
          <w:p w:rsidR="00C201E1" w:rsidRDefault="00C201E1" w:rsidP="000C1A69">
            <w:pPr>
              <w:rPr>
                <w:rFonts w:ascii="宋体" w:hAnsi="宋体"/>
                <w:szCs w:val="21"/>
              </w:rPr>
            </w:pPr>
            <w:r>
              <w:rPr>
                <w:rFonts w:ascii="宋体" w:hAnsi="宋体"/>
                <w:szCs w:val="21"/>
              </w:rPr>
              <w:t>名称</w:t>
            </w:r>
          </w:p>
        </w:tc>
        <w:tc>
          <w:tcPr>
            <w:tcW w:w="962" w:type="dxa"/>
            <w:shd w:val="clear" w:color="auto" w:fill="D9D9D9"/>
            <w:vAlign w:val="center"/>
          </w:tcPr>
          <w:p w:rsidR="00C201E1" w:rsidRDefault="00C201E1" w:rsidP="000C1A69">
            <w:pPr>
              <w:rPr>
                <w:rFonts w:ascii="宋体" w:hAnsi="宋体"/>
                <w:szCs w:val="21"/>
              </w:rPr>
            </w:pPr>
            <w:r>
              <w:rPr>
                <w:rFonts w:ascii="宋体" w:hAnsi="宋体"/>
                <w:szCs w:val="21"/>
              </w:rPr>
              <w:t>长度</w:t>
            </w:r>
          </w:p>
        </w:tc>
        <w:tc>
          <w:tcPr>
            <w:tcW w:w="992" w:type="dxa"/>
            <w:shd w:val="clear" w:color="auto" w:fill="D9D9D9"/>
            <w:vAlign w:val="center"/>
          </w:tcPr>
          <w:p w:rsidR="00C201E1" w:rsidRDefault="00C201E1" w:rsidP="000C1A69">
            <w:pPr>
              <w:rPr>
                <w:rFonts w:ascii="宋体" w:hAnsi="宋体"/>
                <w:szCs w:val="21"/>
              </w:rPr>
            </w:pPr>
            <w:r>
              <w:rPr>
                <w:rFonts w:ascii="宋体" w:hAnsi="宋体"/>
                <w:szCs w:val="21"/>
              </w:rPr>
              <w:t>必须</w:t>
            </w:r>
          </w:p>
        </w:tc>
        <w:tc>
          <w:tcPr>
            <w:tcW w:w="2744" w:type="dxa"/>
            <w:shd w:val="clear" w:color="auto" w:fill="D9D9D9"/>
            <w:vAlign w:val="center"/>
          </w:tcPr>
          <w:p w:rsidR="00C201E1" w:rsidRDefault="00C201E1" w:rsidP="000C1A69">
            <w:pPr>
              <w:rPr>
                <w:rFonts w:ascii="宋体" w:hAnsi="宋体"/>
                <w:szCs w:val="21"/>
              </w:rPr>
            </w:pPr>
            <w:r>
              <w:rPr>
                <w:rFonts w:ascii="宋体" w:hAnsi="宋体"/>
                <w:szCs w:val="21"/>
              </w:rPr>
              <w:t>说明</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id</w:t>
            </w:r>
          </w:p>
        </w:tc>
        <w:tc>
          <w:tcPr>
            <w:tcW w:w="1731" w:type="dxa"/>
          </w:tcPr>
          <w:p w:rsidR="00C201E1" w:rsidRDefault="00C201E1" w:rsidP="000C1A69">
            <w:pPr>
              <w:rPr>
                <w:rFonts w:ascii="宋体" w:hAnsi="宋体"/>
                <w:szCs w:val="21"/>
              </w:rPr>
            </w:pPr>
            <w:r>
              <w:rPr>
                <w:rFonts w:ascii="宋体" w:hAnsi="宋体" w:hint="eastAsia"/>
                <w:szCs w:val="21"/>
              </w:rPr>
              <w:t>交易编号</w:t>
            </w:r>
          </w:p>
        </w:tc>
        <w:tc>
          <w:tcPr>
            <w:tcW w:w="962" w:type="dxa"/>
          </w:tcPr>
          <w:p w:rsidR="00C201E1" w:rsidRDefault="00C201E1" w:rsidP="000C1A69">
            <w:pPr>
              <w:rPr>
                <w:rFonts w:ascii="宋体" w:hAnsi="宋体"/>
                <w:szCs w:val="21"/>
              </w:rPr>
            </w:pPr>
            <w:r>
              <w:rPr>
                <w:rFonts w:ascii="宋体" w:hAnsi="宋体" w:hint="eastAsia"/>
                <w:szCs w:val="21"/>
              </w:rPr>
              <w:t>5</w:t>
            </w:r>
          </w:p>
        </w:tc>
        <w:tc>
          <w:tcPr>
            <w:tcW w:w="992" w:type="dxa"/>
          </w:tcPr>
          <w:p w:rsidR="00C201E1" w:rsidRDefault="00C201E1" w:rsidP="000C1A69">
            <w:pPr>
              <w:rPr>
                <w:rFonts w:ascii="宋体" w:hAnsi="宋体"/>
                <w:szCs w:val="21"/>
              </w:rPr>
            </w:pPr>
            <w:r>
              <w:rPr>
                <w:rFonts w:ascii="宋体" w:hAnsi="宋体" w:hint="eastAsia"/>
                <w:szCs w:val="21"/>
              </w:rPr>
              <w:t>是</w:t>
            </w:r>
          </w:p>
        </w:tc>
        <w:tc>
          <w:tcPr>
            <w:tcW w:w="2744" w:type="dxa"/>
          </w:tcPr>
          <w:p w:rsidR="00C201E1" w:rsidRDefault="00C201E1" w:rsidP="000C1A69">
            <w:pPr>
              <w:rPr>
                <w:rFonts w:ascii="宋体" w:hAnsi="宋体"/>
                <w:szCs w:val="21"/>
              </w:rPr>
            </w:pPr>
            <w:r>
              <w:rPr>
                <w:rFonts w:ascii="宋体" w:hAnsi="宋体" w:hint="eastAsia"/>
                <w:szCs w:val="21"/>
              </w:rPr>
              <w:t>10002</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comment</w:t>
            </w:r>
          </w:p>
        </w:tc>
        <w:tc>
          <w:tcPr>
            <w:tcW w:w="1731" w:type="dxa"/>
          </w:tcPr>
          <w:p w:rsidR="00C201E1" w:rsidRDefault="00C201E1" w:rsidP="000C1A69">
            <w:pPr>
              <w:rPr>
                <w:rFonts w:ascii="宋体" w:hAnsi="宋体"/>
                <w:szCs w:val="21"/>
              </w:rPr>
            </w:pPr>
            <w:r>
              <w:rPr>
                <w:rFonts w:ascii="宋体" w:hAnsi="宋体" w:hint="eastAsia"/>
                <w:szCs w:val="21"/>
              </w:rPr>
              <w:t>交易描述</w:t>
            </w:r>
          </w:p>
        </w:tc>
        <w:tc>
          <w:tcPr>
            <w:tcW w:w="962" w:type="dxa"/>
          </w:tcPr>
          <w:p w:rsidR="00C201E1" w:rsidRDefault="00C201E1" w:rsidP="000C1A69">
            <w:pPr>
              <w:rPr>
                <w:rFonts w:ascii="宋体" w:hAnsi="宋体"/>
                <w:szCs w:val="21"/>
              </w:rPr>
            </w:pPr>
            <w:r>
              <w:rPr>
                <w:rFonts w:ascii="宋体" w:hAnsi="宋体" w:hint="eastAsia"/>
                <w:szCs w:val="21"/>
              </w:rPr>
              <w:t>30</w:t>
            </w:r>
          </w:p>
        </w:tc>
        <w:tc>
          <w:tcPr>
            <w:tcW w:w="992" w:type="dxa"/>
          </w:tcPr>
          <w:p w:rsidR="00C201E1" w:rsidRDefault="00C201E1" w:rsidP="000C1A69">
            <w:pPr>
              <w:rPr>
                <w:rFonts w:ascii="宋体" w:hAnsi="宋体"/>
                <w:szCs w:val="21"/>
              </w:rPr>
            </w:pPr>
            <w:r>
              <w:rPr>
                <w:rFonts w:ascii="宋体" w:hAnsi="宋体" w:hint="eastAsia"/>
                <w:szCs w:val="21"/>
              </w:rPr>
              <w:t>是</w:t>
            </w:r>
          </w:p>
        </w:tc>
        <w:tc>
          <w:tcPr>
            <w:tcW w:w="2744" w:type="dxa"/>
          </w:tcPr>
          <w:p w:rsidR="00C201E1" w:rsidRDefault="00C201E1" w:rsidP="000C1A69">
            <w:pPr>
              <w:rPr>
                <w:rFonts w:ascii="宋体" w:hAnsi="宋体"/>
                <w:szCs w:val="21"/>
              </w:rPr>
            </w:pPr>
            <w:r>
              <w:rPr>
                <w:rFonts w:ascii="Courier" w:hAnsi="Courier" w:hint="eastAsia"/>
                <w:szCs w:val="21"/>
              </w:rPr>
              <w:t>获取监控管理数据</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yylxdm</w:t>
            </w:r>
          </w:p>
        </w:tc>
        <w:tc>
          <w:tcPr>
            <w:tcW w:w="1731" w:type="dxa"/>
          </w:tcPr>
          <w:p w:rsidR="00C201E1" w:rsidRDefault="00C201E1" w:rsidP="000C1A69">
            <w:pPr>
              <w:rPr>
                <w:rFonts w:ascii="宋体" w:hAnsi="宋体"/>
                <w:szCs w:val="21"/>
              </w:rPr>
            </w:pPr>
            <w:r>
              <w:rPr>
                <w:rFonts w:ascii="宋体" w:hAnsi="宋体" w:hint="eastAsia"/>
                <w:szCs w:val="21"/>
              </w:rPr>
              <w:t>应用类型代码</w:t>
            </w:r>
          </w:p>
        </w:tc>
        <w:tc>
          <w:tcPr>
            <w:tcW w:w="962" w:type="dxa"/>
          </w:tcPr>
          <w:p w:rsidR="00C201E1" w:rsidRDefault="00C201E1" w:rsidP="000C1A69">
            <w:pPr>
              <w:rPr>
                <w:rFonts w:ascii="宋体" w:hAnsi="宋体"/>
                <w:szCs w:val="21"/>
              </w:rPr>
            </w:pPr>
            <w:r>
              <w:rPr>
                <w:rFonts w:ascii="宋体" w:hAnsi="宋体" w:hint="eastAsia"/>
                <w:szCs w:val="21"/>
              </w:rPr>
              <w:t>1</w:t>
            </w:r>
          </w:p>
        </w:tc>
        <w:tc>
          <w:tcPr>
            <w:tcW w:w="992" w:type="dxa"/>
          </w:tcPr>
          <w:p w:rsidR="00C201E1" w:rsidRDefault="00C201E1" w:rsidP="000C1A69">
            <w:pPr>
              <w:rPr>
                <w:rFonts w:ascii="宋体" w:hAnsi="宋体"/>
                <w:szCs w:val="21"/>
              </w:rPr>
            </w:pPr>
            <w:r>
              <w:rPr>
                <w:rFonts w:ascii="宋体" w:hAnsi="宋体" w:hint="eastAsia"/>
                <w:szCs w:val="21"/>
              </w:rPr>
              <w:t>是</w:t>
            </w:r>
          </w:p>
        </w:tc>
        <w:tc>
          <w:tcPr>
            <w:tcW w:w="2744" w:type="dxa"/>
          </w:tcPr>
          <w:p w:rsidR="00C201E1" w:rsidRDefault="00C201E1" w:rsidP="000C1A69">
            <w:pPr>
              <w:rPr>
                <w:rFonts w:ascii="宋体" w:hAnsi="宋体"/>
                <w:szCs w:val="21"/>
              </w:rPr>
            </w:pPr>
            <w:r>
              <w:rPr>
                <w:rFonts w:ascii="宋体" w:hAnsi="宋体" w:hint="eastAsia"/>
                <w:szCs w:val="21"/>
              </w:rPr>
              <w:t>1：国税应用 2：地税应用</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szCs w:val="21"/>
              </w:rPr>
              <w:t>returncode</w:t>
            </w:r>
          </w:p>
        </w:tc>
        <w:tc>
          <w:tcPr>
            <w:tcW w:w="1731" w:type="dxa"/>
          </w:tcPr>
          <w:p w:rsidR="00C201E1" w:rsidRDefault="00C201E1" w:rsidP="000C1A69">
            <w:pPr>
              <w:rPr>
                <w:rFonts w:ascii="宋体" w:hAnsi="宋体"/>
                <w:szCs w:val="21"/>
              </w:rPr>
            </w:pPr>
            <w:r>
              <w:rPr>
                <w:rFonts w:ascii="宋体" w:hAnsi="宋体" w:hint="eastAsia"/>
                <w:szCs w:val="21"/>
              </w:rPr>
              <w:t>返回代码</w:t>
            </w:r>
          </w:p>
        </w:tc>
        <w:tc>
          <w:tcPr>
            <w:tcW w:w="962" w:type="dxa"/>
          </w:tcPr>
          <w:p w:rsidR="00C201E1" w:rsidRDefault="00C201E1" w:rsidP="000C1A69">
            <w:pPr>
              <w:rPr>
                <w:rFonts w:ascii="宋体" w:hAnsi="宋体"/>
                <w:szCs w:val="21"/>
              </w:rPr>
            </w:pPr>
            <w:r>
              <w:rPr>
                <w:rFonts w:ascii="宋体" w:hAnsi="宋体" w:hint="eastAsia"/>
                <w:szCs w:val="21"/>
              </w:rPr>
              <w:t>8</w:t>
            </w:r>
          </w:p>
        </w:tc>
        <w:tc>
          <w:tcPr>
            <w:tcW w:w="992" w:type="dxa"/>
          </w:tcPr>
          <w:p w:rsidR="00C201E1" w:rsidRDefault="00C201E1" w:rsidP="000C1A69">
            <w:pPr>
              <w:rPr>
                <w:rFonts w:ascii="宋体" w:hAnsi="宋体"/>
                <w:szCs w:val="21"/>
              </w:rPr>
            </w:pPr>
            <w:r>
              <w:rPr>
                <w:rFonts w:ascii="宋体" w:hAnsi="宋体" w:hint="eastAsia"/>
                <w:szCs w:val="21"/>
              </w:rPr>
              <w:t>是</w:t>
            </w:r>
          </w:p>
        </w:tc>
        <w:tc>
          <w:tcPr>
            <w:tcW w:w="2744" w:type="dxa"/>
          </w:tcPr>
          <w:p w:rsidR="00C201E1" w:rsidRDefault="00C201E1" w:rsidP="000C1A69">
            <w:pPr>
              <w:rPr>
                <w:rFonts w:ascii="宋体" w:hAnsi="宋体"/>
                <w:szCs w:val="21"/>
              </w:rPr>
            </w:pPr>
            <w:r>
              <w:rPr>
                <w:rFonts w:ascii="宋体" w:hAnsi="宋体" w:hint="eastAsia"/>
                <w:szCs w:val="21"/>
              </w:rPr>
              <w:t>0成功，其它失败</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returnmsg</w:t>
            </w:r>
          </w:p>
        </w:tc>
        <w:tc>
          <w:tcPr>
            <w:tcW w:w="1731" w:type="dxa"/>
          </w:tcPr>
          <w:p w:rsidR="00C201E1" w:rsidRDefault="00C201E1" w:rsidP="000C1A69">
            <w:pPr>
              <w:rPr>
                <w:rFonts w:ascii="宋体" w:hAnsi="宋体"/>
                <w:szCs w:val="21"/>
              </w:rPr>
            </w:pPr>
            <w:r>
              <w:rPr>
                <w:rFonts w:ascii="宋体" w:hAnsi="宋体" w:hint="eastAsia"/>
                <w:szCs w:val="21"/>
              </w:rPr>
              <w:t>返回信息</w:t>
            </w:r>
          </w:p>
        </w:tc>
        <w:tc>
          <w:tcPr>
            <w:tcW w:w="962" w:type="dxa"/>
          </w:tcPr>
          <w:p w:rsidR="00C201E1" w:rsidRDefault="00C201E1" w:rsidP="000C1A69">
            <w:pPr>
              <w:rPr>
                <w:rFonts w:ascii="宋体" w:hAnsi="宋体"/>
                <w:szCs w:val="21"/>
              </w:rPr>
            </w:pPr>
            <w:r>
              <w:rPr>
                <w:rFonts w:ascii="宋体" w:hAnsi="宋体" w:hint="eastAsia"/>
                <w:szCs w:val="21"/>
              </w:rPr>
              <w:t>160</w:t>
            </w:r>
          </w:p>
        </w:tc>
        <w:tc>
          <w:tcPr>
            <w:tcW w:w="992" w:type="dxa"/>
          </w:tcPr>
          <w:p w:rsidR="00C201E1" w:rsidRDefault="00C201E1" w:rsidP="000C1A69">
            <w:pPr>
              <w:rPr>
                <w:rFonts w:ascii="宋体" w:hAnsi="宋体"/>
                <w:szCs w:val="21"/>
              </w:rPr>
            </w:pPr>
            <w:r>
              <w:rPr>
                <w:rFonts w:ascii="宋体" w:hAnsi="宋体" w:hint="eastAsia"/>
                <w:szCs w:val="21"/>
              </w:rPr>
              <w:t>是</w:t>
            </w:r>
          </w:p>
        </w:tc>
        <w:tc>
          <w:tcPr>
            <w:tcW w:w="2744" w:type="dxa"/>
          </w:tcPr>
          <w:p w:rsidR="00C201E1" w:rsidRDefault="00C201E1" w:rsidP="000C1A69">
            <w:pPr>
              <w:rPr>
                <w:rFonts w:ascii="宋体" w:hAnsi="宋体"/>
                <w:szCs w:val="21"/>
              </w:rPr>
            </w:pPr>
          </w:p>
        </w:tc>
      </w:tr>
      <w:tr w:rsidR="0051626D" w:rsidTr="0051626D">
        <w:tc>
          <w:tcPr>
            <w:tcW w:w="675" w:type="dxa"/>
          </w:tcPr>
          <w:p w:rsidR="0051626D" w:rsidRDefault="0051626D" w:rsidP="00A3248B">
            <w:pPr>
              <w:numPr>
                <w:ilvl w:val="0"/>
                <w:numId w:val="31"/>
              </w:numPr>
              <w:jc w:val="center"/>
              <w:rPr>
                <w:rFonts w:ascii="宋体" w:hAnsi="宋体"/>
                <w:szCs w:val="21"/>
              </w:rPr>
            </w:pPr>
          </w:p>
        </w:tc>
        <w:tc>
          <w:tcPr>
            <w:tcW w:w="1418" w:type="dxa"/>
          </w:tcPr>
          <w:p w:rsidR="0051626D" w:rsidRDefault="0051626D" w:rsidP="000C1A69">
            <w:pPr>
              <w:rPr>
                <w:rFonts w:ascii="宋体" w:hAnsi="宋体"/>
                <w:szCs w:val="21"/>
              </w:rPr>
            </w:pPr>
            <w:r w:rsidRPr="0051626D">
              <w:rPr>
                <w:rFonts w:ascii="宋体" w:hAnsi="宋体"/>
                <w:szCs w:val="21"/>
              </w:rPr>
              <w:t>jqbh</w:t>
            </w:r>
          </w:p>
        </w:tc>
        <w:tc>
          <w:tcPr>
            <w:tcW w:w="1731" w:type="dxa"/>
          </w:tcPr>
          <w:p w:rsidR="0051626D" w:rsidRPr="0051626D" w:rsidRDefault="0051626D" w:rsidP="000C1A69">
            <w:pPr>
              <w:rPr>
                <w:rFonts w:ascii="宋体" w:hAnsi="宋体"/>
                <w:szCs w:val="21"/>
              </w:rPr>
            </w:pPr>
            <w:r w:rsidRPr="0051626D">
              <w:rPr>
                <w:rFonts w:ascii="宋体" w:hAnsi="宋体" w:hint="eastAsia"/>
                <w:szCs w:val="21"/>
              </w:rPr>
              <w:t>税控服务器编号</w:t>
            </w:r>
          </w:p>
        </w:tc>
        <w:tc>
          <w:tcPr>
            <w:tcW w:w="962" w:type="dxa"/>
          </w:tcPr>
          <w:p w:rsidR="0051626D" w:rsidRPr="0051626D" w:rsidRDefault="00AB052D" w:rsidP="000C1A69">
            <w:pPr>
              <w:rPr>
                <w:rFonts w:ascii="宋体" w:hAnsi="宋体"/>
                <w:szCs w:val="21"/>
              </w:rPr>
            </w:pPr>
            <w:r>
              <w:rPr>
                <w:rFonts w:ascii="宋体" w:hAnsi="宋体" w:hint="eastAsia"/>
                <w:szCs w:val="21"/>
              </w:rPr>
              <w:t>12</w:t>
            </w:r>
          </w:p>
        </w:tc>
        <w:tc>
          <w:tcPr>
            <w:tcW w:w="992" w:type="dxa"/>
          </w:tcPr>
          <w:p w:rsidR="0051626D" w:rsidRDefault="004240FE" w:rsidP="000C1A69">
            <w:pPr>
              <w:rPr>
                <w:rFonts w:ascii="宋体" w:hAnsi="宋体"/>
              </w:rPr>
            </w:pPr>
            <w:r>
              <w:rPr>
                <w:rFonts w:ascii="宋体" w:hAnsi="宋体" w:hint="eastAsia"/>
              </w:rPr>
              <w:t>否</w:t>
            </w:r>
          </w:p>
        </w:tc>
        <w:tc>
          <w:tcPr>
            <w:tcW w:w="2744" w:type="dxa"/>
          </w:tcPr>
          <w:p w:rsidR="0051626D" w:rsidRDefault="0051626D" w:rsidP="000C1A69">
            <w:pPr>
              <w:rPr>
                <w:rFonts w:ascii="宋体" w:hAnsi="宋体"/>
              </w:rPr>
            </w:pP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fplxdm</w:t>
            </w:r>
          </w:p>
        </w:tc>
        <w:tc>
          <w:tcPr>
            <w:tcW w:w="1731" w:type="dxa"/>
          </w:tcPr>
          <w:p w:rsidR="00C201E1" w:rsidRDefault="00C201E1" w:rsidP="000C1A69">
            <w:pPr>
              <w:rPr>
                <w:rFonts w:ascii="宋体" w:hAnsi="宋体"/>
              </w:rPr>
            </w:pPr>
            <w:r>
              <w:rPr>
                <w:rFonts w:ascii="宋体" w:hAnsi="宋体" w:hint="eastAsia"/>
              </w:rPr>
              <w:t>发票类型代码</w:t>
            </w:r>
          </w:p>
        </w:tc>
        <w:tc>
          <w:tcPr>
            <w:tcW w:w="962" w:type="dxa"/>
          </w:tcPr>
          <w:p w:rsidR="00C201E1" w:rsidRDefault="00C201E1" w:rsidP="000C1A69">
            <w:pPr>
              <w:rPr>
                <w:rFonts w:ascii="宋体" w:hAnsi="宋体"/>
              </w:rPr>
            </w:pPr>
            <w:r>
              <w:rPr>
                <w:rFonts w:ascii="宋体" w:hAnsi="宋体" w:hint="eastAsia"/>
              </w:rPr>
              <w:t>3</w:t>
            </w:r>
          </w:p>
        </w:tc>
        <w:tc>
          <w:tcPr>
            <w:tcW w:w="992" w:type="dxa"/>
          </w:tcPr>
          <w:p w:rsidR="00C201E1" w:rsidRDefault="00C201E1" w:rsidP="000C1A69">
            <w:pPr>
              <w:rPr>
                <w:rFonts w:ascii="宋体" w:hAnsi="宋体"/>
              </w:rPr>
            </w:pPr>
            <w:r>
              <w:rPr>
                <w:rFonts w:ascii="宋体" w:hAnsi="宋体" w:hint="eastAsia"/>
              </w:rPr>
              <w:t>否</w:t>
            </w:r>
          </w:p>
        </w:tc>
        <w:tc>
          <w:tcPr>
            <w:tcW w:w="2744" w:type="dxa"/>
          </w:tcPr>
          <w:p w:rsidR="00C201E1" w:rsidRDefault="00C201E1" w:rsidP="000C1A69">
            <w:pPr>
              <w:rPr>
                <w:rFonts w:ascii="宋体" w:hAnsi="宋体"/>
              </w:rPr>
            </w:pP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kfpzsj</w:t>
            </w:r>
          </w:p>
        </w:tc>
        <w:tc>
          <w:tcPr>
            <w:tcW w:w="1731" w:type="dxa"/>
          </w:tcPr>
          <w:p w:rsidR="00C201E1" w:rsidRDefault="00C201E1" w:rsidP="000C1A69">
            <w:pPr>
              <w:rPr>
                <w:rFonts w:ascii="宋体" w:hAnsi="宋体"/>
              </w:rPr>
            </w:pPr>
            <w:r>
              <w:rPr>
                <w:rFonts w:ascii="Courier" w:hAnsi="Courier" w:hint="eastAsia"/>
                <w:szCs w:val="21"/>
              </w:rPr>
              <w:t>开票截止时间</w:t>
            </w:r>
          </w:p>
        </w:tc>
        <w:tc>
          <w:tcPr>
            <w:tcW w:w="962" w:type="dxa"/>
          </w:tcPr>
          <w:p w:rsidR="00C201E1" w:rsidRDefault="00C201E1" w:rsidP="000C1A69">
            <w:pPr>
              <w:rPr>
                <w:rFonts w:ascii="宋体" w:hAnsi="宋体"/>
              </w:rPr>
            </w:pPr>
            <w:r>
              <w:rPr>
                <w:rFonts w:ascii="宋体" w:hAnsi="宋体" w:hint="eastAsia"/>
              </w:rPr>
              <w:t>8</w:t>
            </w:r>
          </w:p>
        </w:tc>
        <w:tc>
          <w:tcPr>
            <w:tcW w:w="992" w:type="dxa"/>
          </w:tcPr>
          <w:p w:rsidR="00C201E1" w:rsidRDefault="00C201E1" w:rsidP="000C1A69">
            <w:r>
              <w:rPr>
                <w:rFonts w:ascii="宋体" w:hAnsi="宋体" w:hint="eastAsia"/>
              </w:rPr>
              <w:t>否</w:t>
            </w:r>
          </w:p>
        </w:tc>
        <w:tc>
          <w:tcPr>
            <w:tcW w:w="2744" w:type="dxa"/>
          </w:tcPr>
          <w:p w:rsidR="00C201E1" w:rsidRDefault="00C201E1" w:rsidP="000C1A69">
            <w:pPr>
              <w:rPr>
                <w:rFonts w:ascii="宋体" w:hAnsi="宋体"/>
              </w:rPr>
            </w:pPr>
            <w:r>
              <w:rPr>
                <w:rFonts w:ascii="宋体" w:hAnsi="宋体" w:hint="eastAsia"/>
              </w:rPr>
              <w:t>YYYYMMDD</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bsqsrq</w:t>
            </w:r>
          </w:p>
        </w:tc>
        <w:tc>
          <w:tcPr>
            <w:tcW w:w="1731" w:type="dxa"/>
          </w:tcPr>
          <w:p w:rsidR="00C201E1" w:rsidRDefault="00C201E1" w:rsidP="000C1A69">
            <w:pPr>
              <w:rPr>
                <w:rFonts w:ascii="宋体" w:hAnsi="宋体"/>
              </w:rPr>
            </w:pPr>
            <w:r>
              <w:rPr>
                <w:rFonts w:ascii="Courier" w:hAnsi="Courier" w:hint="eastAsia"/>
                <w:szCs w:val="21"/>
              </w:rPr>
              <w:t>数据报送起始日期</w:t>
            </w:r>
          </w:p>
        </w:tc>
        <w:tc>
          <w:tcPr>
            <w:tcW w:w="962" w:type="dxa"/>
          </w:tcPr>
          <w:p w:rsidR="00C201E1" w:rsidRDefault="00C201E1" w:rsidP="000C1A69">
            <w:pPr>
              <w:rPr>
                <w:rFonts w:ascii="宋体" w:hAnsi="宋体"/>
              </w:rPr>
            </w:pPr>
            <w:r>
              <w:rPr>
                <w:rFonts w:ascii="宋体" w:hAnsi="宋体" w:hint="eastAsia"/>
              </w:rPr>
              <w:t>8</w:t>
            </w:r>
          </w:p>
        </w:tc>
        <w:tc>
          <w:tcPr>
            <w:tcW w:w="992" w:type="dxa"/>
          </w:tcPr>
          <w:p w:rsidR="00C201E1" w:rsidRDefault="00C201E1" w:rsidP="000C1A69">
            <w:r>
              <w:rPr>
                <w:rFonts w:ascii="宋体" w:hAnsi="宋体" w:hint="eastAsia"/>
              </w:rPr>
              <w:t>否</w:t>
            </w:r>
          </w:p>
        </w:tc>
        <w:tc>
          <w:tcPr>
            <w:tcW w:w="2744" w:type="dxa"/>
          </w:tcPr>
          <w:p w:rsidR="00C201E1" w:rsidRDefault="00C201E1" w:rsidP="000C1A69">
            <w:pPr>
              <w:rPr>
                <w:rFonts w:ascii="宋体" w:hAnsi="宋体"/>
              </w:rPr>
            </w:pPr>
            <w:r>
              <w:rPr>
                <w:rFonts w:ascii="宋体" w:hAnsi="宋体" w:hint="eastAsia"/>
              </w:rPr>
              <w:t>YYYYMMDD</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bszzrq</w:t>
            </w:r>
          </w:p>
        </w:tc>
        <w:tc>
          <w:tcPr>
            <w:tcW w:w="1731" w:type="dxa"/>
          </w:tcPr>
          <w:p w:rsidR="00C201E1" w:rsidRDefault="00C201E1" w:rsidP="000C1A69">
            <w:pPr>
              <w:rPr>
                <w:rFonts w:ascii="宋体" w:hAnsi="宋体"/>
              </w:rPr>
            </w:pPr>
            <w:r>
              <w:rPr>
                <w:rFonts w:ascii="Courier" w:hAnsi="Courier" w:hint="eastAsia"/>
                <w:szCs w:val="21"/>
              </w:rPr>
              <w:t>数据报送终止日期</w:t>
            </w:r>
          </w:p>
        </w:tc>
        <w:tc>
          <w:tcPr>
            <w:tcW w:w="962" w:type="dxa"/>
          </w:tcPr>
          <w:p w:rsidR="00C201E1" w:rsidRDefault="00C201E1" w:rsidP="000C1A69">
            <w:pPr>
              <w:rPr>
                <w:rFonts w:ascii="宋体" w:hAnsi="宋体"/>
              </w:rPr>
            </w:pPr>
            <w:r>
              <w:rPr>
                <w:rFonts w:ascii="宋体" w:hAnsi="宋体" w:hint="eastAsia"/>
              </w:rPr>
              <w:t>8</w:t>
            </w:r>
          </w:p>
        </w:tc>
        <w:tc>
          <w:tcPr>
            <w:tcW w:w="992" w:type="dxa"/>
          </w:tcPr>
          <w:p w:rsidR="00C201E1" w:rsidRDefault="00C201E1" w:rsidP="000C1A69">
            <w:r>
              <w:rPr>
                <w:rFonts w:ascii="宋体" w:hAnsi="宋体" w:hint="eastAsia"/>
              </w:rPr>
              <w:t>否</w:t>
            </w:r>
          </w:p>
        </w:tc>
        <w:tc>
          <w:tcPr>
            <w:tcW w:w="2744" w:type="dxa"/>
          </w:tcPr>
          <w:p w:rsidR="00C201E1" w:rsidRDefault="00C201E1" w:rsidP="000C1A69">
            <w:pPr>
              <w:rPr>
                <w:rFonts w:ascii="宋体" w:hAnsi="宋体"/>
              </w:rPr>
            </w:pPr>
            <w:r>
              <w:rPr>
                <w:rFonts w:ascii="宋体" w:hAnsi="宋体" w:hint="eastAsia"/>
              </w:rPr>
              <w:t>YYYYMMDD</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dzkpxe</w:t>
            </w:r>
          </w:p>
        </w:tc>
        <w:tc>
          <w:tcPr>
            <w:tcW w:w="1731" w:type="dxa"/>
          </w:tcPr>
          <w:p w:rsidR="00C201E1" w:rsidRDefault="00C201E1" w:rsidP="000C1A69">
            <w:pPr>
              <w:rPr>
                <w:rFonts w:ascii="Courier" w:hAnsi="Courier"/>
                <w:szCs w:val="21"/>
              </w:rPr>
            </w:pPr>
            <w:r>
              <w:rPr>
                <w:rFonts w:ascii="Courier" w:hAnsi="Courier" w:hint="eastAsia"/>
                <w:szCs w:val="21"/>
              </w:rPr>
              <w:t>单张发票开票金额限额</w:t>
            </w:r>
          </w:p>
        </w:tc>
        <w:tc>
          <w:tcPr>
            <w:tcW w:w="962" w:type="dxa"/>
          </w:tcPr>
          <w:p w:rsidR="00C201E1" w:rsidRDefault="00C201E1" w:rsidP="000C1A69">
            <w:pPr>
              <w:rPr>
                <w:rFonts w:ascii="宋体" w:hAnsi="宋体"/>
              </w:rPr>
            </w:pPr>
            <w:r>
              <w:rPr>
                <w:rFonts w:ascii="宋体" w:hAnsi="宋体" w:hint="eastAsia"/>
              </w:rPr>
              <w:t>12</w:t>
            </w:r>
          </w:p>
        </w:tc>
        <w:tc>
          <w:tcPr>
            <w:tcW w:w="992" w:type="dxa"/>
          </w:tcPr>
          <w:p w:rsidR="00C201E1" w:rsidRDefault="00C201E1" w:rsidP="000C1A69">
            <w:r>
              <w:rPr>
                <w:rFonts w:ascii="宋体" w:hAnsi="宋体" w:hint="eastAsia"/>
              </w:rPr>
              <w:t>否</w:t>
            </w:r>
          </w:p>
        </w:tc>
        <w:tc>
          <w:tcPr>
            <w:tcW w:w="2744" w:type="dxa"/>
          </w:tcPr>
          <w:p w:rsidR="00C201E1" w:rsidRDefault="00C201E1" w:rsidP="000C1A69">
            <w:pPr>
              <w:rPr>
                <w:rFonts w:ascii="宋体" w:hAnsi="宋体"/>
              </w:rPr>
            </w:pPr>
            <w:r>
              <w:rPr>
                <w:rFonts w:ascii="宋体" w:hAnsi="宋体" w:hint="eastAsia"/>
              </w:rPr>
              <w:t>单位：元</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zsljxe</w:t>
            </w:r>
          </w:p>
        </w:tc>
        <w:tc>
          <w:tcPr>
            <w:tcW w:w="1731" w:type="dxa"/>
          </w:tcPr>
          <w:p w:rsidR="00C201E1" w:rsidRDefault="00C201E1" w:rsidP="000C1A69">
            <w:pPr>
              <w:rPr>
                <w:rFonts w:ascii="宋体" w:hAnsi="宋体"/>
              </w:rPr>
            </w:pPr>
            <w:r>
              <w:rPr>
                <w:rFonts w:ascii="Courier" w:hAnsi="Courier" w:hint="eastAsia"/>
                <w:szCs w:val="21"/>
              </w:rPr>
              <w:t>正数票累计金额限</w:t>
            </w:r>
          </w:p>
        </w:tc>
        <w:tc>
          <w:tcPr>
            <w:tcW w:w="962" w:type="dxa"/>
          </w:tcPr>
          <w:p w:rsidR="00C201E1" w:rsidRDefault="00C201E1" w:rsidP="000C1A69">
            <w:pPr>
              <w:rPr>
                <w:rFonts w:ascii="宋体" w:hAnsi="宋体"/>
              </w:rPr>
            </w:pPr>
            <w:r>
              <w:rPr>
                <w:rFonts w:ascii="宋体" w:hAnsi="宋体" w:hint="eastAsia"/>
              </w:rPr>
              <w:t>12</w:t>
            </w:r>
          </w:p>
        </w:tc>
        <w:tc>
          <w:tcPr>
            <w:tcW w:w="992" w:type="dxa"/>
          </w:tcPr>
          <w:p w:rsidR="00C201E1" w:rsidRDefault="00C201E1" w:rsidP="000C1A69">
            <w:r>
              <w:rPr>
                <w:rFonts w:ascii="宋体" w:hAnsi="宋体" w:hint="eastAsia"/>
              </w:rPr>
              <w:t>否</w:t>
            </w:r>
          </w:p>
        </w:tc>
        <w:tc>
          <w:tcPr>
            <w:tcW w:w="2744" w:type="dxa"/>
          </w:tcPr>
          <w:p w:rsidR="00C201E1" w:rsidRDefault="00C201E1" w:rsidP="000C1A69">
            <w:pPr>
              <w:rPr>
                <w:rFonts w:ascii="宋体" w:hAnsi="宋体"/>
              </w:rPr>
            </w:pPr>
            <w:r>
              <w:rPr>
                <w:rFonts w:ascii="宋体" w:hAnsi="宋体" w:hint="eastAsia"/>
              </w:rPr>
              <w:t>单位：元</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fsljxe</w:t>
            </w:r>
          </w:p>
        </w:tc>
        <w:tc>
          <w:tcPr>
            <w:tcW w:w="1731" w:type="dxa"/>
          </w:tcPr>
          <w:p w:rsidR="00C201E1" w:rsidRDefault="00C201E1" w:rsidP="000C1A69">
            <w:pPr>
              <w:rPr>
                <w:rFonts w:ascii="宋体" w:hAnsi="宋体"/>
              </w:rPr>
            </w:pPr>
            <w:r>
              <w:rPr>
                <w:rFonts w:ascii="Courier" w:hAnsi="Courier" w:hint="eastAsia"/>
                <w:szCs w:val="21"/>
              </w:rPr>
              <w:t>负数票累计金额限</w:t>
            </w:r>
          </w:p>
        </w:tc>
        <w:tc>
          <w:tcPr>
            <w:tcW w:w="962" w:type="dxa"/>
          </w:tcPr>
          <w:p w:rsidR="00C201E1" w:rsidRDefault="00C201E1" w:rsidP="000C1A69">
            <w:pPr>
              <w:rPr>
                <w:rFonts w:ascii="宋体" w:hAnsi="宋体"/>
              </w:rPr>
            </w:pPr>
            <w:r>
              <w:rPr>
                <w:rFonts w:ascii="宋体" w:hAnsi="宋体" w:hint="eastAsia"/>
              </w:rPr>
              <w:t>12</w:t>
            </w:r>
          </w:p>
        </w:tc>
        <w:tc>
          <w:tcPr>
            <w:tcW w:w="992" w:type="dxa"/>
          </w:tcPr>
          <w:p w:rsidR="00C201E1" w:rsidRDefault="00C201E1" w:rsidP="000C1A69">
            <w:r>
              <w:rPr>
                <w:rFonts w:ascii="宋体" w:hAnsi="宋体" w:hint="eastAsia"/>
              </w:rPr>
              <w:t>否</w:t>
            </w:r>
          </w:p>
        </w:tc>
        <w:tc>
          <w:tcPr>
            <w:tcW w:w="2744" w:type="dxa"/>
          </w:tcPr>
          <w:p w:rsidR="00C201E1" w:rsidRDefault="00C201E1" w:rsidP="000C1A69">
            <w:pPr>
              <w:rPr>
                <w:rFonts w:ascii="宋体" w:hAnsi="宋体"/>
              </w:rPr>
            </w:pPr>
            <w:r>
              <w:rPr>
                <w:rFonts w:ascii="宋体" w:hAnsi="宋体" w:hint="eastAsia"/>
              </w:rPr>
              <w:t>单位：元</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fsfpbz</w:t>
            </w:r>
          </w:p>
        </w:tc>
        <w:tc>
          <w:tcPr>
            <w:tcW w:w="1731" w:type="dxa"/>
          </w:tcPr>
          <w:p w:rsidR="00C201E1" w:rsidRDefault="00C201E1" w:rsidP="000C1A69">
            <w:pPr>
              <w:rPr>
                <w:rFonts w:ascii="Courier" w:hAnsi="Courier"/>
                <w:szCs w:val="21"/>
              </w:rPr>
            </w:pPr>
            <w:r>
              <w:rPr>
                <w:rFonts w:ascii="Courier" w:hAnsi="Courier" w:hint="eastAsia"/>
                <w:szCs w:val="21"/>
              </w:rPr>
              <w:t>负数发票标志</w:t>
            </w:r>
          </w:p>
        </w:tc>
        <w:tc>
          <w:tcPr>
            <w:tcW w:w="962" w:type="dxa"/>
          </w:tcPr>
          <w:p w:rsidR="00C201E1" w:rsidRDefault="00C201E1" w:rsidP="000C1A69">
            <w:pPr>
              <w:rPr>
                <w:rFonts w:ascii="宋体" w:hAnsi="宋体"/>
              </w:rPr>
            </w:pPr>
            <w:r>
              <w:rPr>
                <w:rFonts w:ascii="宋体" w:hAnsi="宋体" w:hint="eastAsia"/>
              </w:rPr>
              <w:t>1</w:t>
            </w:r>
          </w:p>
        </w:tc>
        <w:tc>
          <w:tcPr>
            <w:tcW w:w="992" w:type="dxa"/>
          </w:tcPr>
          <w:p w:rsidR="00C201E1" w:rsidRDefault="00C201E1" w:rsidP="000C1A69">
            <w:r>
              <w:rPr>
                <w:rFonts w:ascii="宋体" w:hAnsi="宋体" w:hint="eastAsia"/>
              </w:rPr>
              <w:t>否</w:t>
            </w:r>
          </w:p>
        </w:tc>
        <w:tc>
          <w:tcPr>
            <w:tcW w:w="2744" w:type="dxa"/>
          </w:tcPr>
          <w:p w:rsidR="00C201E1" w:rsidRDefault="00C201E1" w:rsidP="000C1A69">
            <w:pPr>
              <w:rPr>
                <w:rFonts w:ascii="宋体" w:hAnsi="宋体"/>
              </w:rPr>
            </w:pPr>
            <w:r>
              <w:rPr>
                <w:rFonts w:ascii="宋体" w:hAnsi="宋体" w:hint="eastAsia"/>
              </w:rPr>
              <w:t>开负数发票原票必须在盘内标志（0：不需要；1：需要）</w:t>
            </w:r>
          </w:p>
        </w:tc>
      </w:tr>
      <w:tr w:rsidR="00C201E1" w:rsidTr="0051626D">
        <w:tc>
          <w:tcPr>
            <w:tcW w:w="675" w:type="dxa"/>
          </w:tcPr>
          <w:p w:rsidR="00C201E1" w:rsidRDefault="00C201E1" w:rsidP="00A3248B">
            <w:pPr>
              <w:numPr>
                <w:ilvl w:val="0"/>
                <w:numId w:val="31"/>
              </w:numPr>
              <w:jc w:val="center"/>
              <w:rPr>
                <w:rFonts w:ascii="宋体" w:hAnsi="宋体"/>
                <w:szCs w:val="21"/>
              </w:rPr>
            </w:pPr>
          </w:p>
        </w:tc>
        <w:tc>
          <w:tcPr>
            <w:tcW w:w="1418" w:type="dxa"/>
          </w:tcPr>
          <w:p w:rsidR="00C201E1" w:rsidRDefault="00C201E1" w:rsidP="000C1A69">
            <w:pPr>
              <w:rPr>
                <w:rFonts w:ascii="宋体" w:hAnsi="宋体"/>
                <w:szCs w:val="21"/>
              </w:rPr>
            </w:pPr>
            <w:r>
              <w:rPr>
                <w:rFonts w:ascii="宋体" w:hAnsi="宋体" w:hint="eastAsia"/>
                <w:szCs w:val="21"/>
              </w:rPr>
              <w:t>fsfpts</w:t>
            </w:r>
          </w:p>
        </w:tc>
        <w:tc>
          <w:tcPr>
            <w:tcW w:w="1731" w:type="dxa"/>
          </w:tcPr>
          <w:p w:rsidR="00C201E1" w:rsidRDefault="00C201E1" w:rsidP="000C1A69">
            <w:pPr>
              <w:rPr>
                <w:rFonts w:ascii="Courier" w:hAnsi="Courier"/>
                <w:szCs w:val="21"/>
              </w:rPr>
            </w:pPr>
            <w:r>
              <w:rPr>
                <w:rFonts w:ascii="Courier" w:hAnsi="Courier" w:hint="eastAsia"/>
                <w:szCs w:val="21"/>
              </w:rPr>
              <w:t>开具负数发票限定天数</w:t>
            </w:r>
          </w:p>
        </w:tc>
        <w:tc>
          <w:tcPr>
            <w:tcW w:w="962" w:type="dxa"/>
          </w:tcPr>
          <w:p w:rsidR="00C201E1" w:rsidRDefault="00C201E1" w:rsidP="000C1A69">
            <w:pPr>
              <w:rPr>
                <w:rFonts w:ascii="宋体" w:hAnsi="宋体"/>
              </w:rPr>
            </w:pPr>
            <w:r>
              <w:rPr>
                <w:rFonts w:ascii="宋体" w:hAnsi="宋体" w:hint="eastAsia"/>
              </w:rPr>
              <w:t>3</w:t>
            </w:r>
          </w:p>
        </w:tc>
        <w:tc>
          <w:tcPr>
            <w:tcW w:w="992" w:type="dxa"/>
          </w:tcPr>
          <w:p w:rsidR="00C201E1" w:rsidRDefault="00C201E1" w:rsidP="000C1A69">
            <w:r>
              <w:rPr>
                <w:rFonts w:ascii="宋体" w:hAnsi="宋体" w:hint="eastAsia"/>
              </w:rPr>
              <w:t>否</w:t>
            </w:r>
          </w:p>
        </w:tc>
        <w:tc>
          <w:tcPr>
            <w:tcW w:w="2744" w:type="dxa"/>
          </w:tcPr>
          <w:p w:rsidR="00C201E1" w:rsidRDefault="00C201E1" w:rsidP="000C1A69">
            <w:pPr>
              <w:rPr>
                <w:rFonts w:ascii="宋体" w:hAnsi="宋体"/>
              </w:rPr>
            </w:pPr>
          </w:p>
        </w:tc>
      </w:tr>
      <w:tr w:rsidR="00C201E1" w:rsidTr="0051626D">
        <w:tc>
          <w:tcPr>
            <w:tcW w:w="675" w:type="dxa"/>
          </w:tcPr>
          <w:p w:rsidR="00C201E1" w:rsidRPr="00C201E1" w:rsidRDefault="00C201E1" w:rsidP="00A3248B">
            <w:pPr>
              <w:numPr>
                <w:ilvl w:val="0"/>
                <w:numId w:val="31"/>
              </w:numPr>
              <w:jc w:val="center"/>
              <w:rPr>
                <w:rFonts w:ascii="宋体" w:hAnsi="宋体"/>
                <w:szCs w:val="21"/>
              </w:rPr>
            </w:pPr>
          </w:p>
        </w:tc>
        <w:tc>
          <w:tcPr>
            <w:tcW w:w="1418" w:type="dxa"/>
          </w:tcPr>
          <w:p w:rsidR="00C201E1" w:rsidRPr="00C201E1" w:rsidRDefault="00C201E1" w:rsidP="000C1A69">
            <w:pPr>
              <w:rPr>
                <w:rFonts w:ascii="宋体" w:hAnsi="宋体"/>
                <w:szCs w:val="21"/>
              </w:rPr>
            </w:pPr>
            <w:r w:rsidRPr="00C201E1">
              <w:rPr>
                <w:rFonts w:ascii="宋体" w:hAnsi="宋体" w:hint="eastAsia"/>
                <w:szCs w:val="21"/>
              </w:rPr>
              <w:t>zxbsrq</w:t>
            </w:r>
          </w:p>
        </w:tc>
        <w:tc>
          <w:tcPr>
            <w:tcW w:w="1731" w:type="dxa"/>
          </w:tcPr>
          <w:p w:rsidR="00C201E1" w:rsidRPr="00C201E1" w:rsidRDefault="00C201E1" w:rsidP="000C1A69">
            <w:pPr>
              <w:rPr>
                <w:rFonts w:ascii="Courier" w:hAnsi="Courier"/>
                <w:szCs w:val="21"/>
              </w:rPr>
            </w:pPr>
            <w:r w:rsidRPr="00C201E1">
              <w:rPr>
                <w:rFonts w:ascii="Courier" w:hAnsi="Courier" w:hint="eastAsia"/>
                <w:szCs w:val="21"/>
              </w:rPr>
              <w:t>最新报税日期</w:t>
            </w:r>
          </w:p>
        </w:tc>
        <w:tc>
          <w:tcPr>
            <w:tcW w:w="962" w:type="dxa"/>
          </w:tcPr>
          <w:p w:rsidR="00C201E1" w:rsidRPr="00C201E1" w:rsidRDefault="00C201E1" w:rsidP="000C1A69">
            <w:pPr>
              <w:rPr>
                <w:rFonts w:ascii="宋体" w:hAnsi="宋体"/>
              </w:rPr>
            </w:pPr>
            <w:r w:rsidRPr="00C201E1">
              <w:rPr>
                <w:rFonts w:ascii="宋体" w:hAnsi="宋体" w:hint="eastAsia"/>
              </w:rPr>
              <w:t>8</w:t>
            </w:r>
          </w:p>
        </w:tc>
        <w:tc>
          <w:tcPr>
            <w:tcW w:w="992" w:type="dxa"/>
          </w:tcPr>
          <w:p w:rsidR="00C201E1" w:rsidRPr="00C201E1" w:rsidRDefault="00C201E1" w:rsidP="000C1A69">
            <w:pPr>
              <w:rPr>
                <w:rFonts w:ascii="宋体" w:hAnsi="宋体"/>
              </w:rPr>
            </w:pPr>
            <w:r w:rsidRPr="00C201E1">
              <w:rPr>
                <w:rFonts w:ascii="宋体" w:hAnsi="宋体" w:hint="eastAsia"/>
              </w:rPr>
              <w:t>是</w:t>
            </w:r>
          </w:p>
        </w:tc>
        <w:tc>
          <w:tcPr>
            <w:tcW w:w="2744" w:type="dxa"/>
          </w:tcPr>
          <w:p w:rsidR="00C201E1" w:rsidRPr="00C201E1" w:rsidRDefault="00C201E1" w:rsidP="000C1A69">
            <w:pPr>
              <w:rPr>
                <w:rFonts w:ascii="宋体" w:hAnsi="宋体"/>
              </w:rPr>
            </w:pPr>
            <w:r w:rsidRPr="00C201E1">
              <w:rPr>
                <w:rFonts w:ascii="宋体" w:hAnsi="宋体" w:hint="eastAsia"/>
              </w:rPr>
              <w:t>YYYYMMDD</w:t>
            </w:r>
          </w:p>
        </w:tc>
      </w:tr>
      <w:tr w:rsidR="00C201E1" w:rsidTr="0051626D">
        <w:tc>
          <w:tcPr>
            <w:tcW w:w="675" w:type="dxa"/>
          </w:tcPr>
          <w:p w:rsidR="00C201E1" w:rsidRPr="00C201E1" w:rsidRDefault="00C201E1" w:rsidP="00A3248B">
            <w:pPr>
              <w:numPr>
                <w:ilvl w:val="0"/>
                <w:numId w:val="31"/>
              </w:numPr>
              <w:jc w:val="center"/>
              <w:rPr>
                <w:rFonts w:ascii="宋体" w:hAnsi="宋体"/>
                <w:szCs w:val="21"/>
              </w:rPr>
            </w:pPr>
          </w:p>
        </w:tc>
        <w:tc>
          <w:tcPr>
            <w:tcW w:w="1418" w:type="dxa"/>
          </w:tcPr>
          <w:p w:rsidR="00C201E1" w:rsidRPr="00C201E1" w:rsidRDefault="00C201E1" w:rsidP="000C1A69">
            <w:pPr>
              <w:rPr>
                <w:rFonts w:ascii="宋体" w:hAnsi="宋体"/>
                <w:szCs w:val="21"/>
              </w:rPr>
            </w:pPr>
            <w:r w:rsidRPr="00C201E1">
              <w:rPr>
                <w:rFonts w:ascii="宋体" w:hAnsi="宋体" w:hint="eastAsia"/>
                <w:szCs w:val="21"/>
              </w:rPr>
              <w:t>dqsz</w:t>
            </w:r>
          </w:p>
        </w:tc>
        <w:tc>
          <w:tcPr>
            <w:tcW w:w="1731" w:type="dxa"/>
          </w:tcPr>
          <w:p w:rsidR="00C201E1" w:rsidRPr="00C201E1" w:rsidRDefault="00C201E1" w:rsidP="000C1A69">
            <w:pPr>
              <w:rPr>
                <w:rFonts w:ascii="Courier" w:hAnsi="Courier"/>
                <w:szCs w:val="21"/>
              </w:rPr>
            </w:pPr>
            <w:r w:rsidRPr="00C201E1">
              <w:rPr>
                <w:rFonts w:ascii="宋体" w:hAnsi="宋体" w:hint="eastAsia"/>
                <w:szCs w:val="21"/>
              </w:rPr>
              <w:t>当前时钟</w:t>
            </w:r>
          </w:p>
        </w:tc>
        <w:tc>
          <w:tcPr>
            <w:tcW w:w="962" w:type="dxa"/>
          </w:tcPr>
          <w:p w:rsidR="00C201E1" w:rsidRPr="00C201E1" w:rsidRDefault="00C201E1" w:rsidP="000C1A69">
            <w:pPr>
              <w:rPr>
                <w:rFonts w:ascii="宋体" w:hAnsi="宋体"/>
                <w:szCs w:val="21"/>
              </w:rPr>
            </w:pPr>
            <w:r w:rsidRPr="00C201E1">
              <w:rPr>
                <w:rFonts w:ascii="宋体" w:hAnsi="宋体" w:hint="eastAsia"/>
                <w:szCs w:val="21"/>
              </w:rPr>
              <w:t>8</w:t>
            </w:r>
          </w:p>
        </w:tc>
        <w:tc>
          <w:tcPr>
            <w:tcW w:w="992" w:type="dxa"/>
          </w:tcPr>
          <w:p w:rsidR="00C201E1" w:rsidRPr="00C201E1" w:rsidRDefault="00C201E1" w:rsidP="000C1A69">
            <w:r w:rsidRPr="00C201E1">
              <w:rPr>
                <w:rFonts w:ascii="宋体" w:hAnsi="宋体" w:hint="eastAsia"/>
                <w:szCs w:val="21"/>
              </w:rPr>
              <w:t>否</w:t>
            </w:r>
          </w:p>
        </w:tc>
        <w:tc>
          <w:tcPr>
            <w:tcW w:w="2744" w:type="dxa"/>
          </w:tcPr>
          <w:p w:rsidR="00C201E1" w:rsidRPr="00C201E1" w:rsidRDefault="00C201E1" w:rsidP="000C1A69">
            <w:pPr>
              <w:rPr>
                <w:rFonts w:ascii="宋体" w:hAnsi="宋体"/>
                <w:szCs w:val="21"/>
              </w:rPr>
            </w:pPr>
            <w:r w:rsidRPr="00C201E1">
              <w:rPr>
                <w:rFonts w:ascii="宋体" w:hAnsi="宋体" w:hint="eastAsia"/>
                <w:szCs w:val="21"/>
              </w:rPr>
              <w:t>YYYYMMDD</w:t>
            </w:r>
          </w:p>
        </w:tc>
      </w:tr>
    </w:tbl>
    <w:p w:rsidR="00C201E1" w:rsidRDefault="00C201E1" w:rsidP="00C201E1"/>
    <w:p w:rsidR="0093104C" w:rsidRPr="00AE6034" w:rsidRDefault="0093104C" w:rsidP="00AE6034">
      <w:pPr>
        <w:pStyle w:val="2"/>
      </w:pPr>
      <w:bookmarkStart w:id="27" w:name="_Toc421870226"/>
      <w:bookmarkStart w:id="28" w:name="_Toc15310126"/>
      <w:bookmarkStart w:id="29" w:name="OLE_LINK42"/>
      <w:bookmarkStart w:id="30" w:name="OLE_LINK43"/>
      <w:bookmarkStart w:id="31" w:name="OLE_LINK44"/>
      <w:r w:rsidRPr="00AE6034">
        <w:rPr>
          <w:rFonts w:hint="eastAsia"/>
        </w:rPr>
        <w:t>查询当前未开票号</w:t>
      </w:r>
      <w:bookmarkEnd w:id="27"/>
      <w:bookmarkEnd w:id="28"/>
    </w:p>
    <w:p w:rsidR="002652A6" w:rsidRPr="0093104C" w:rsidRDefault="002652A6" w:rsidP="00A3248B">
      <w:pPr>
        <w:pStyle w:val="af4"/>
        <w:keepNext/>
        <w:keepLines/>
        <w:numPr>
          <w:ilvl w:val="2"/>
          <w:numId w:val="5"/>
        </w:numPr>
        <w:spacing w:before="280" w:after="290" w:line="376" w:lineRule="auto"/>
        <w:ind w:firstLineChars="0"/>
        <w:outlineLvl w:val="3"/>
        <w:rPr>
          <w:rFonts w:ascii="宋体" w:hAnsi="宋体"/>
          <w:b/>
          <w:bCs/>
          <w:vanish/>
          <w:sz w:val="24"/>
          <w:szCs w:val="28"/>
        </w:rPr>
      </w:pPr>
      <w:bookmarkStart w:id="32" w:name="_Toc421870227"/>
      <w:bookmarkEnd w:id="29"/>
      <w:bookmarkEnd w:id="30"/>
      <w:bookmarkEnd w:id="31"/>
    </w:p>
    <w:p w:rsidR="002652A6" w:rsidRPr="002652A6" w:rsidRDefault="002652A6" w:rsidP="008F6B2D">
      <w:pPr>
        <w:pStyle w:val="af4"/>
        <w:keepNext/>
        <w:keepLines/>
        <w:numPr>
          <w:ilvl w:val="2"/>
          <w:numId w:val="2"/>
        </w:numPr>
        <w:spacing w:before="280" w:after="290" w:line="376" w:lineRule="auto"/>
        <w:ind w:firstLineChars="0"/>
        <w:outlineLvl w:val="3"/>
        <w:rPr>
          <w:rFonts w:ascii="Arial" w:eastAsia="黑体" w:hAnsi="Arial"/>
          <w:b/>
          <w:bCs/>
          <w:vanish/>
          <w:sz w:val="28"/>
          <w:szCs w:val="28"/>
        </w:rPr>
      </w:pPr>
    </w:p>
    <w:p w:rsidR="002652A6" w:rsidRPr="002652A6" w:rsidRDefault="002652A6" w:rsidP="008F6B2D">
      <w:pPr>
        <w:pStyle w:val="af4"/>
        <w:keepNext/>
        <w:keepLines/>
        <w:numPr>
          <w:ilvl w:val="2"/>
          <w:numId w:val="2"/>
        </w:numPr>
        <w:spacing w:before="280" w:after="290" w:line="376" w:lineRule="auto"/>
        <w:ind w:firstLineChars="0"/>
        <w:outlineLvl w:val="3"/>
        <w:rPr>
          <w:rFonts w:ascii="Arial" w:eastAsia="黑体" w:hAnsi="Arial"/>
          <w:b/>
          <w:bCs/>
          <w:vanish/>
          <w:sz w:val="28"/>
          <w:szCs w:val="28"/>
        </w:rPr>
      </w:pPr>
    </w:p>
    <w:p w:rsidR="002652A6" w:rsidRPr="002652A6" w:rsidRDefault="002652A6" w:rsidP="008F6B2D">
      <w:pPr>
        <w:pStyle w:val="af4"/>
        <w:keepNext/>
        <w:keepLines/>
        <w:numPr>
          <w:ilvl w:val="2"/>
          <w:numId w:val="2"/>
        </w:numPr>
        <w:spacing w:before="280" w:after="290" w:line="376" w:lineRule="auto"/>
        <w:ind w:firstLineChars="0"/>
        <w:outlineLvl w:val="3"/>
        <w:rPr>
          <w:rFonts w:ascii="Arial" w:eastAsia="黑体" w:hAnsi="Arial"/>
          <w:b/>
          <w:bCs/>
          <w:vanish/>
          <w:sz w:val="28"/>
          <w:szCs w:val="28"/>
        </w:rPr>
      </w:pPr>
    </w:p>
    <w:p w:rsidR="0093104C" w:rsidRPr="002652A6" w:rsidRDefault="0093104C" w:rsidP="009738F5">
      <w:pPr>
        <w:pStyle w:val="3"/>
        <w:ind w:left="0"/>
      </w:pPr>
      <w:r w:rsidRPr="002652A6">
        <w:rPr>
          <w:rFonts w:hint="eastAsia"/>
        </w:rPr>
        <w:t>接口说明</w:t>
      </w:r>
      <w:bookmarkEnd w:id="32"/>
    </w:p>
    <w:p w:rsidR="0093104C" w:rsidRPr="004D1D61" w:rsidRDefault="0093104C" w:rsidP="004D1D61">
      <w:pPr>
        <w:spacing w:line="360" w:lineRule="auto"/>
        <w:ind w:firstLineChars="202" w:firstLine="485"/>
        <w:rPr>
          <w:sz w:val="24"/>
          <w:szCs w:val="21"/>
        </w:rPr>
      </w:pPr>
      <w:r w:rsidRPr="004D1D61">
        <w:rPr>
          <w:rFonts w:hint="eastAsia"/>
          <w:sz w:val="24"/>
          <w:szCs w:val="21"/>
        </w:rPr>
        <w:t>查询指定</w:t>
      </w:r>
      <w:r w:rsidR="00CB58A4">
        <w:rPr>
          <w:rFonts w:hint="eastAsia"/>
          <w:sz w:val="24"/>
          <w:szCs w:val="21"/>
        </w:rPr>
        <w:t>开票终端</w:t>
      </w:r>
      <w:r w:rsidRPr="004D1D61">
        <w:rPr>
          <w:rFonts w:hint="eastAsia"/>
          <w:sz w:val="24"/>
          <w:szCs w:val="21"/>
        </w:rPr>
        <w:t>的当前第一张未开具的发票代码和发票号码，</w:t>
      </w:r>
      <w:r w:rsidR="00CB58A4">
        <w:rPr>
          <w:rFonts w:hint="eastAsia"/>
          <w:sz w:val="24"/>
          <w:szCs w:val="21"/>
        </w:rPr>
        <w:t>发票</w:t>
      </w:r>
      <w:r w:rsidRPr="004D1D61">
        <w:rPr>
          <w:rFonts w:hint="eastAsia"/>
          <w:sz w:val="24"/>
          <w:szCs w:val="21"/>
        </w:rPr>
        <w:t>开票</w:t>
      </w:r>
      <w:r w:rsidR="00CB58A4">
        <w:rPr>
          <w:rFonts w:hint="eastAsia"/>
          <w:sz w:val="24"/>
          <w:szCs w:val="21"/>
        </w:rPr>
        <w:t>和发票作废</w:t>
      </w:r>
      <w:r w:rsidRPr="004D1D61">
        <w:rPr>
          <w:rFonts w:hint="eastAsia"/>
          <w:sz w:val="24"/>
          <w:szCs w:val="21"/>
        </w:rPr>
        <w:t>前调用。</w:t>
      </w:r>
    </w:p>
    <w:p w:rsidR="0093104C" w:rsidRPr="002652A6" w:rsidRDefault="0093104C" w:rsidP="009738F5">
      <w:pPr>
        <w:pStyle w:val="3"/>
        <w:ind w:left="0"/>
      </w:pPr>
      <w:bookmarkStart w:id="33" w:name="_Toc421870228"/>
      <w:r w:rsidRPr="002652A6">
        <w:rPr>
          <w:rFonts w:hint="eastAsia"/>
        </w:rPr>
        <w:lastRenderedPageBreak/>
        <w:t>请求数据</w:t>
      </w:r>
      <w:bookmarkEnd w:id="33"/>
    </w:p>
    <w:p w:rsidR="0093104C" w:rsidRPr="004D1D61" w:rsidRDefault="0093104C">
      <w:pPr>
        <w:spacing w:line="360" w:lineRule="auto"/>
        <w:rPr>
          <w:b/>
          <w:sz w:val="24"/>
          <w:szCs w:val="21"/>
        </w:rPr>
      </w:pPr>
      <w:r w:rsidRPr="004D1D61">
        <w:rPr>
          <w:rFonts w:hint="eastAsia"/>
          <w:b/>
          <w:sz w:val="24"/>
          <w:szCs w:val="21"/>
        </w:rPr>
        <w:t>请求报文</w:t>
      </w:r>
      <w:r w:rsidR="00E1451A">
        <w:rPr>
          <w:rFonts w:hint="eastAsia"/>
          <w:b/>
          <w:sz w:val="24"/>
          <w:szCs w:val="21"/>
        </w:rPr>
        <w:t>：</w:t>
      </w:r>
    </w:p>
    <w:p w:rsidR="0093104C" w:rsidRDefault="0093104C" w:rsidP="00E1451A">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93104C" w:rsidRDefault="0093104C" w:rsidP="00E1451A">
      <w:pPr>
        <w:pStyle w:val="ab"/>
        <w:spacing w:line="240" w:lineRule="auto"/>
        <w:ind w:firstLineChars="150" w:firstLine="315"/>
        <w:rPr>
          <w:rFonts w:ascii="Courier" w:hAnsi="Courier"/>
          <w:sz w:val="21"/>
          <w:szCs w:val="21"/>
        </w:rPr>
      </w:pPr>
      <w:r>
        <w:rPr>
          <w:rFonts w:ascii="Courier" w:hAnsi="Courier" w:hint="eastAsia"/>
          <w:sz w:val="21"/>
          <w:szCs w:val="21"/>
        </w:rPr>
        <w:t>&lt;business id="10004" comment="</w:t>
      </w:r>
      <w:r>
        <w:rPr>
          <w:rFonts w:ascii="Courier" w:hAnsi="Courier" w:hint="eastAsia"/>
          <w:sz w:val="21"/>
          <w:szCs w:val="21"/>
        </w:rPr>
        <w:t>查询当前未开票号</w:t>
      </w:r>
      <w:r>
        <w:rPr>
          <w:rFonts w:ascii="Courier" w:hAnsi="Courier" w:hint="eastAsia"/>
          <w:sz w:val="21"/>
          <w:szCs w:val="21"/>
        </w:rPr>
        <w:t>"&gt;</w:t>
      </w:r>
    </w:p>
    <w:p w:rsidR="0093104C" w:rsidRDefault="0093104C" w:rsidP="00E1451A">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w:t>
      </w:r>
      <w:r>
        <w:rPr>
          <w:rFonts w:ascii="Courier" w:hAnsi="Courier"/>
          <w:sz w:val="21"/>
          <w:szCs w:val="21"/>
        </w:rPr>
        <w:t>"</w:t>
      </w:r>
      <w:r>
        <w:rPr>
          <w:rFonts w:ascii="Courier" w:hAnsi="Courier" w:hint="eastAsia"/>
          <w:sz w:val="21"/>
          <w:szCs w:val="21"/>
        </w:rPr>
        <w:t>1</w:t>
      </w:r>
      <w:r>
        <w:rPr>
          <w:rFonts w:ascii="Courier" w:hAnsi="Courier"/>
          <w:sz w:val="21"/>
          <w:szCs w:val="21"/>
        </w:rPr>
        <w:t>"</w:t>
      </w:r>
      <w:r>
        <w:rPr>
          <w:rFonts w:ascii="Courier" w:hAnsi="Courier" w:hint="eastAsia"/>
          <w:sz w:val="21"/>
          <w:szCs w:val="21"/>
        </w:rPr>
        <w:t>&gt;</w:t>
      </w:r>
    </w:p>
    <w:p w:rsidR="0093104C" w:rsidRDefault="0093104C" w:rsidP="00E1451A">
      <w:pPr>
        <w:pStyle w:val="ab"/>
        <w:spacing w:line="240" w:lineRule="auto"/>
        <w:ind w:leftChars="54" w:firstLineChars="250" w:firstLine="525"/>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93104C" w:rsidRDefault="0093104C" w:rsidP="00E1451A">
      <w:pPr>
        <w:pStyle w:val="ab"/>
        <w:spacing w:line="240" w:lineRule="auto"/>
        <w:ind w:leftChars="54" w:firstLineChars="250" w:firstLine="525"/>
        <w:rPr>
          <w:rFonts w:ascii="Courier" w:hAnsi="Courier"/>
          <w:sz w:val="21"/>
          <w:szCs w:val="21"/>
        </w:rPr>
      </w:pPr>
      <w:r>
        <w:rPr>
          <w:rFonts w:ascii="Courier" w:hAnsi="Courier" w:hint="eastAsia"/>
          <w:sz w:val="21"/>
          <w:szCs w:val="21"/>
        </w:rPr>
        <w:t>&lt;</w:t>
      </w:r>
      <w:bookmarkStart w:id="34" w:name="OLE_LINK21"/>
      <w:bookmarkStart w:id="35" w:name="OLE_LINK22"/>
      <w:bookmarkStart w:id="36" w:name="OLE_LINK23"/>
      <w:r>
        <w:rPr>
          <w:rFonts w:ascii="Courier" w:hAnsi="Courier" w:hint="eastAsia"/>
          <w:sz w:val="21"/>
          <w:szCs w:val="21"/>
        </w:rPr>
        <w:t>fplxdm</w:t>
      </w:r>
      <w:bookmarkEnd w:id="34"/>
      <w:bookmarkEnd w:id="35"/>
      <w:bookmarkEnd w:id="36"/>
      <w:r>
        <w:rPr>
          <w:rFonts w:ascii="Courier" w:hAnsi="Courier" w:hint="eastAsia"/>
          <w:sz w:val="21"/>
          <w:szCs w:val="21"/>
        </w:rPr>
        <w:t>&gt;</w:t>
      </w:r>
      <w:r>
        <w:rPr>
          <w:rFonts w:ascii="Courier" w:hAnsi="Courier" w:hint="eastAsia"/>
          <w:sz w:val="21"/>
          <w:szCs w:val="21"/>
        </w:rPr>
        <w:t>发票类型代码</w:t>
      </w:r>
      <w:r>
        <w:rPr>
          <w:rFonts w:ascii="Courier" w:hAnsi="Courier" w:hint="eastAsia"/>
          <w:sz w:val="21"/>
          <w:szCs w:val="21"/>
        </w:rPr>
        <w:t>&lt;/fplxdm&gt;</w:t>
      </w:r>
    </w:p>
    <w:p w:rsidR="0093104C" w:rsidRDefault="0093104C" w:rsidP="00E1451A">
      <w:pPr>
        <w:pStyle w:val="ab"/>
        <w:spacing w:line="240" w:lineRule="auto"/>
        <w:ind w:firstLineChars="150" w:firstLine="315"/>
        <w:rPr>
          <w:rFonts w:ascii="Courier" w:hAnsi="Courier"/>
          <w:sz w:val="21"/>
          <w:szCs w:val="21"/>
        </w:rPr>
      </w:pPr>
      <w:r>
        <w:rPr>
          <w:rFonts w:ascii="Courier" w:hAnsi="Courier"/>
          <w:sz w:val="21"/>
          <w:szCs w:val="21"/>
        </w:rPr>
        <w:t>&lt;/body&gt;</w:t>
      </w:r>
    </w:p>
    <w:p w:rsidR="0093104C" w:rsidRDefault="0093104C" w:rsidP="00E1451A">
      <w:pPr>
        <w:pStyle w:val="ab"/>
        <w:spacing w:line="240" w:lineRule="auto"/>
        <w:ind w:firstLineChars="150" w:firstLine="315"/>
        <w:rPr>
          <w:rFonts w:ascii="Courier" w:hAnsi="Courier"/>
          <w:sz w:val="21"/>
          <w:szCs w:val="21"/>
        </w:rPr>
      </w:pPr>
      <w:r>
        <w:rPr>
          <w:rFonts w:ascii="Courier" w:hAnsi="Courier"/>
          <w:sz w:val="21"/>
          <w:szCs w:val="21"/>
        </w:rPr>
        <w:t>&lt;/business&gt;</w:t>
      </w:r>
    </w:p>
    <w:p w:rsidR="0093104C" w:rsidRDefault="0093104C">
      <w:pPr>
        <w:spacing w:line="360" w:lineRule="auto"/>
        <w:rPr>
          <w:b/>
          <w:sz w:val="24"/>
          <w:szCs w:val="21"/>
        </w:rPr>
      </w:pPr>
      <w:r w:rsidRPr="004D1D61">
        <w:rPr>
          <w:rFonts w:hint="eastAsia"/>
          <w:b/>
          <w:sz w:val="24"/>
          <w:szCs w:val="21"/>
        </w:rPr>
        <w:t>参数说明</w:t>
      </w:r>
      <w:r w:rsidR="00E1451A">
        <w:rPr>
          <w:rFonts w:hint="eastAsia"/>
          <w:b/>
          <w:sz w:val="24"/>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E1451A" w:rsidRPr="00E1451A" w:rsidTr="00DA70F2">
        <w:trPr>
          <w:trHeight w:val="454"/>
        </w:trPr>
        <w:tc>
          <w:tcPr>
            <w:tcW w:w="675" w:type="dxa"/>
            <w:shd w:val="clear" w:color="auto" w:fill="D9D9D9"/>
            <w:vAlign w:val="center"/>
          </w:tcPr>
          <w:p w:rsidR="00E1451A" w:rsidRPr="00E1451A" w:rsidRDefault="00E1451A" w:rsidP="00DA70F2">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说明</w:t>
            </w:r>
          </w:p>
        </w:tc>
      </w:tr>
      <w:tr w:rsidR="00E1451A" w:rsidRPr="00E1451A" w:rsidTr="00DA70F2">
        <w:tc>
          <w:tcPr>
            <w:tcW w:w="675" w:type="dxa"/>
          </w:tcPr>
          <w:p w:rsidR="00E1451A" w:rsidRPr="00E1451A" w:rsidRDefault="00E1451A" w:rsidP="00A3248B">
            <w:pPr>
              <w:numPr>
                <w:ilvl w:val="0"/>
                <w:numId w:val="8"/>
              </w:numPr>
              <w:jc w:val="center"/>
              <w:rPr>
                <w:rFonts w:ascii="宋体" w:hAnsi="宋体"/>
                <w:sz w:val="24"/>
                <w:szCs w:val="24"/>
              </w:rPr>
            </w:pPr>
          </w:p>
        </w:tc>
        <w:tc>
          <w:tcPr>
            <w:tcW w:w="1560" w:type="dxa"/>
          </w:tcPr>
          <w:p w:rsidR="00E1451A" w:rsidRPr="000B29A6" w:rsidRDefault="00E1451A" w:rsidP="00DA70F2">
            <w:pPr>
              <w:rPr>
                <w:rFonts w:ascii="宋体" w:hAnsi="宋体"/>
                <w:sz w:val="24"/>
                <w:szCs w:val="24"/>
              </w:rPr>
            </w:pPr>
            <w:r w:rsidRPr="000B29A6">
              <w:rPr>
                <w:rFonts w:ascii="宋体" w:hAnsi="宋体" w:hint="eastAsia"/>
                <w:sz w:val="24"/>
                <w:szCs w:val="24"/>
              </w:rPr>
              <w:t>id</w:t>
            </w:r>
          </w:p>
        </w:tc>
        <w:tc>
          <w:tcPr>
            <w:tcW w:w="1984" w:type="dxa"/>
          </w:tcPr>
          <w:p w:rsidR="00E1451A" w:rsidRPr="000B29A6" w:rsidRDefault="00E1451A" w:rsidP="00DA70F2">
            <w:pPr>
              <w:rPr>
                <w:rFonts w:ascii="宋体" w:hAnsi="宋体"/>
                <w:sz w:val="24"/>
                <w:szCs w:val="24"/>
              </w:rPr>
            </w:pPr>
            <w:r w:rsidRPr="000B29A6">
              <w:rPr>
                <w:rFonts w:ascii="宋体" w:hAnsi="宋体" w:hint="eastAsia"/>
                <w:sz w:val="24"/>
                <w:szCs w:val="24"/>
              </w:rPr>
              <w:t>交易编号</w:t>
            </w:r>
          </w:p>
        </w:tc>
        <w:tc>
          <w:tcPr>
            <w:tcW w:w="709" w:type="dxa"/>
          </w:tcPr>
          <w:p w:rsidR="00E1451A" w:rsidRPr="000B29A6" w:rsidRDefault="00E1451A" w:rsidP="00DA70F2">
            <w:pPr>
              <w:rPr>
                <w:rFonts w:ascii="宋体" w:hAnsi="宋体"/>
                <w:sz w:val="24"/>
                <w:szCs w:val="24"/>
              </w:rPr>
            </w:pPr>
            <w:r w:rsidRPr="000B29A6">
              <w:rPr>
                <w:rFonts w:ascii="宋体" w:hAnsi="宋体" w:hint="eastAsia"/>
                <w:sz w:val="24"/>
                <w:szCs w:val="24"/>
              </w:rPr>
              <w:t>5</w:t>
            </w:r>
          </w:p>
        </w:tc>
        <w:tc>
          <w:tcPr>
            <w:tcW w:w="709" w:type="dxa"/>
          </w:tcPr>
          <w:p w:rsidR="00E1451A" w:rsidRPr="000B29A6" w:rsidRDefault="00E1451A" w:rsidP="00DA70F2">
            <w:pPr>
              <w:rPr>
                <w:rFonts w:ascii="宋体" w:hAnsi="宋体"/>
                <w:sz w:val="24"/>
                <w:szCs w:val="24"/>
              </w:rPr>
            </w:pPr>
            <w:r w:rsidRPr="000B29A6">
              <w:rPr>
                <w:rFonts w:ascii="宋体" w:hAnsi="宋体" w:hint="eastAsia"/>
                <w:sz w:val="24"/>
                <w:szCs w:val="24"/>
              </w:rPr>
              <w:t>是</w:t>
            </w:r>
          </w:p>
        </w:tc>
        <w:tc>
          <w:tcPr>
            <w:tcW w:w="2885" w:type="dxa"/>
          </w:tcPr>
          <w:p w:rsidR="00E1451A" w:rsidRPr="000B29A6" w:rsidRDefault="00E1451A" w:rsidP="00DA70F2">
            <w:pPr>
              <w:rPr>
                <w:rFonts w:ascii="宋体" w:hAnsi="宋体"/>
                <w:sz w:val="24"/>
                <w:szCs w:val="24"/>
              </w:rPr>
            </w:pPr>
            <w:r w:rsidRPr="000B29A6">
              <w:rPr>
                <w:rFonts w:ascii="宋体" w:hAnsi="宋体" w:hint="eastAsia"/>
                <w:sz w:val="24"/>
                <w:szCs w:val="24"/>
              </w:rPr>
              <w:t>10004</w:t>
            </w:r>
          </w:p>
        </w:tc>
      </w:tr>
      <w:tr w:rsidR="00E1451A" w:rsidRPr="00E1451A" w:rsidTr="00DA70F2">
        <w:tc>
          <w:tcPr>
            <w:tcW w:w="675" w:type="dxa"/>
          </w:tcPr>
          <w:p w:rsidR="00E1451A" w:rsidRPr="00E1451A" w:rsidRDefault="00E1451A" w:rsidP="00A3248B">
            <w:pPr>
              <w:numPr>
                <w:ilvl w:val="0"/>
                <w:numId w:val="8"/>
              </w:numPr>
              <w:jc w:val="center"/>
              <w:rPr>
                <w:rFonts w:ascii="宋体" w:hAnsi="宋体"/>
                <w:sz w:val="24"/>
                <w:szCs w:val="24"/>
              </w:rPr>
            </w:pPr>
          </w:p>
        </w:tc>
        <w:tc>
          <w:tcPr>
            <w:tcW w:w="1560" w:type="dxa"/>
          </w:tcPr>
          <w:p w:rsidR="00E1451A" w:rsidRPr="000B29A6" w:rsidRDefault="00E1451A" w:rsidP="00DA70F2">
            <w:pPr>
              <w:rPr>
                <w:rFonts w:ascii="宋体" w:hAnsi="宋体"/>
                <w:sz w:val="24"/>
                <w:szCs w:val="24"/>
              </w:rPr>
            </w:pPr>
            <w:r w:rsidRPr="000B29A6">
              <w:rPr>
                <w:rFonts w:ascii="宋体" w:hAnsi="宋体" w:hint="eastAsia"/>
                <w:sz w:val="24"/>
                <w:szCs w:val="24"/>
              </w:rPr>
              <w:t>comment</w:t>
            </w:r>
          </w:p>
        </w:tc>
        <w:tc>
          <w:tcPr>
            <w:tcW w:w="1984" w:type="dxa"/>
          </w:tcPr>
          <w:p w:rsidR="00E1451A" w:rsidRPr="000B29A6" w:rsidRDefault="00E1451A" w:rsidP="00DA70F2">
            <w:pPr>
              <w:rPr>
                <w:rFonts w:ascii="宋体" w:hAnsi="宋体"/>
                <w:sz w:val="24"/>
                <w:szCs w:val="24"/>
              </w:rPr>
            </w:pPr>
            <w:r w:rsidRPr="000B29A6">
              <w:rPr>
                <w:rFonts w:ascii="宋体" w:hAnsi="宋体" w:hint="eastAsia"/>
                <w:sz w:val="24"/>
                <w:szCs w:val="24"/>
              </w:rPr>
              <w:t>交易描述</w:t>
            </w:r>
          </w:p>
        </w:tc>
        <w:tc>
          <w:tcPr>
            <w:tcW w:w="709" w:type="dxa"/>
          </w:tcPr>
          <w:p w:rsidR="00E1451A" w:rsidRPr="000B29A6" w:rsidRDefault="00E1451A" w:rsidP="00DA70F2">
            <w:pPr>
              <w:rPr>
                <w:rFonts w:ascii="宋体" w:hAnsi="宋体"/>
                <w:sz w:val="24"/>
                <w:szCs w:val="24"/>
              </w:rPr>
            </w:pPr>
            <w:r w:rsidRPr="000B29A6">
              <w:rPr>
                <w:rFonts w:ascii="宋体" w:hAnsi="宋体" w:hint="eastAsia"/>
                <w:sz w:val="24"/>
                <w:szCs w:val="24"/>
              </w:rPr>
              <w:t>8</w:t>
            </w:r>
          </w:p>
        </w:tc>
        <w:tc>
          <w:tcPr>
            <w:tcW w:w="709" w:type="dxa"/>
          </w:tcPr>
          <w:p w:rsidR="00E1451A" w:rsidRPr="000B29A6" w:rsidRDefault="00E1451A" w:rsidP="00DA70F2">
            <w:pPr>
              <w:rPr>
                <w:rFonts w:ascii="宋体" w:hAnsi="宋体"/>
                <w:sz w:val="24"/>
                <w:szCs w:val="24"/>
              </w:rPr>
            </w:pPr>
            <w:r w:rsidRPr="000B29A6">
              <w:rPr>
                <w:rFonts w:ascii="宋体" w:hAnsi="宋体" w:hint="eastAsia"/>
                <w:sz w:val="24"/>
                <w:szCs w:val="24"/>
              </w:rPr>
              <w:t>是</w:t>
            </w:r>
          </w:p>
        </w:tc>
        <w:tc>
          <w:tcPr>
            <w:tcW w:w="2885" w:type="dxa"/>
          </w:tcPr>
          <w:p w:rsidR="00E1451A" w:rsidRPr="000B29A6" w:rsidRDefault="00E1451A" w:rsidP="00DA70F2">
            <w:pPr>
              <w:rPr>
                <w:rFonts w:ascii="宋体" w:hAnsi="宋体"/>
                <w:sz w:val="24"/>
                <w:szCs w:val="24"/>
              </w:rPr>
            </w:pPr>
            <w:r w:rsidRPr="000B29A6">
              <w:rPr>
                <w:rFonts w:ascii="Courier" w:hAnsi="Courier" w:hint="eastAsia"/>
                <w:sz w:val="24"/>
                <w:szCs w:val="24"/>
              </w:rPr>
              <w:t>查询当前未开票号</w:t>
            </w:r>
          </w:p>
        </w:tc>
      </w:tr>
      <w:tr w:rsidR="00E1451A" w:rsidRPr="00E1451A" w:rsidTr="00DA70F2">
        <w:tc>
          <w:tcPr>
            <w:tcW w:w="675" w:type="dxa"/>
          </w:tcPr>
          <w:p w:rsidR="00E1451A" w:rsidRPr="00E1451A" w:rsidRDefault="00E1451A" w:rsidP="00A3248B">
            <w:pPr>
              <w:numPr>
                <w:ilvl w:val="0"/>
                <w:numId w:val="8"/>
              </w:numPr>
              <w:jc w:val="center"/>
              <w:rPr>
                <w:rFonts w:ascii="宋体" w:hAnsi="宋体"/>
                <w:sz w:val="24"/>
                <w:szCs w:val="24"/>
              </w:rPr>
            </w:pPr>
          </w:p>
        </w:tc>
        <w:tc>
          <w:tcPr>
            <w:tcW w:w="1560" w:type="dxa"/>
          </w:tcPr>
          <w:p w:rsidR="00E1451A" w:rsidRPr="000B29A6" w:rsidRDefault="00E1451A" w:rsidP="00DA70F2">
            <w:pPr>
              <w:rPr>
                <w:rFonts w:ascii="宋体" w:hAnsi="宋体"/>
                <w:sz w:val="24"/>
                <w:szCs w:val="24"/>
              </w:rPr>
            </w:pPr>
            <w:r w:rsidRPr="000B29A6">
              <w:rPr>
                <w:rFonts w:ascii="宋体" w:hAnsi="宋体" w:hint="eastAsia"/>
                <w:sz w:val="24"/>
                <w:szCs w:val="24"/>
              </w:rPr>
              <w:t>yylxdm</w:t>
            </w:r>
          </w:p>
        </w:tc>
        <w:tc>
          <w:tcPr>
            <w:tcW w:w="1984" w:type="dxa"/>
          </w:tcPr>
          <w:p w:rsidR="00E1451A" w:rsidRPr="000B29A6" w:rsidRDefault="00E1451A" w:rsidP="00DA70F2">
            <w:pPr>
              <w:rPr>
                <w:rFonts w:ascii="宋体" w:hAnsi="宋体"/>
                <w:sz w:val="24"/>
                <w:szCs w:val="24"/>
              </w:rPr>
            </w:pPr>
            <w:r w:rsidRPr="000B29A6">
              <w:rPr>
                <w:rFonts w:ascii="宋体" w:hAnsi="宋体" w:hint="eastAsia"/>
                <w:sz w:val="24"/>
                <w:szCs w:val="24"/>
              </w:rPr>
              <w:t>应用类型代码</w:t>
            </w:r>
          </w:p>
        </w:tc>
        <w:tc>
          <w:tcPr>
            <w:tcW w:w="709" w:type="dxa"/>
          </w:tcPr>
          <w:p w:rsidR="00E1451A" w:rsidRPr="000B29A6" w:rsidRDefault="00E1451A" w:rsidP="00DA70F2">
            <w:pPr>
              <w:rPr>
                <w:rFonts w:ascii="宋体" w:hAnsi="宋体"/>
                <w:sz w:val="24"/>
                <w:szCs w:val="24"/>
              </w:rPr>
            </w:pPr>
            <w:r w:rsidRPr="000B29A6">
              <w:rPr>
                <w:rFonts w:ascii="宋体" w:hAnsi="宋体" w:hint="eastAsia"/>
                <w:sz w:val="24"/>
                <w:szCs w:val="24"/>
              </w:rPr>
              <w:t>1</w:t>
            </w:r>
          </w:p>
        </w:tc>
        <w:tc>
          <w:tcPr>
            <w:tcW w:w="709" w:type="dxa"/>
          </w:tcPr>
          <w:p w:rsidR="00E1451A" w:rsidRPr="000B29A6" w:rsidRDefault="00E1451A" w:rsidP="00DA70F2">
            <w:pPr>
              <w:rPr>
                <w:rFonts w:ascii="宋体" w:hAnsi="宋体"/>
                <w:sz w:val="24"/>
                <w:szCs w:val="24"/>
              </w:rPr>
            </w:pPr>
            <w:r w:rsidRPr="000B29A6">
              <w:rPr>
                <w:rFonts w:ascii="宋体" w:hAnsi="宋体" w:hint="eastAsia"/>
                <w:sz w:val="24"/>
                <w:szCs w:val="24"/>
              </w:rPr>
              <w:t>是</w:t>
            </w:r>
          </w:p>
        </w:tc>
        <w:tc>
          <w:tcPr>
            <w:tcW w:w="2885" w:type="dxa"/>
          </w:tcPr>
          <w:p w:rsidR="00E1451A" w:rsidRPr="000B29A6" w:rsidRDefault="00E1451A" w:rsidP="00DA70F2">
            <w:pPr>
              <w:rPr>
                <w:rFonts w:ascii="宋体" w:hAnsi="宋体"/>
                <w:sz w:val="24"/>
                <w:szCs w:val="24"/>
              </w:rPr>
            </w:pPr>
            <w:r w:rsidRPr="000B29A6">
              <w:rPr>
                <w:rFonts w:ascii="宋体" w:hAnsi="宋体" w:hint="eastAsia"/>
                <w:sz w:val="24"/>
                <w:szCs w:val="24"/>
              </w:rPr>
              <w:t>固定为“1”表示国税</w:t>
            </w:r>
          </w:p>
        </w:tc>
      </w:tr>
      <w:tr w:rsidR="00E1451A" w:rsidRPr="00E1451A" w:rsidTr="00DA70F2">
        <w:tc>
          <w:tcPr>
            <w:tcW w:w="675" w:type="dxa"/>
          </w:tcPr>
          <w:p w:rsidR="00E1451A" w:rsidRPr="00E1451A" w:rsidRDefault="00E1451A" w:rsidP="00A3248B">
            <w:pPr>
              <w:numPr>
                <w:ilvl w:val="0"/>
                <w:numId w:val="8"/>
              </w:numPr>
              <w:jc w:val="center"/>
              <w:rPr>
                <w:rFonts w:ascii="宋体" w:hAnsi="宋体"/>
                <w:sz w:val="24"/>
                <w:szCs w:val="24"/>
              </w:rPr>
            </w:pPr>
          </w:p>
        </w:tc>
        <w:tc>
          <w:tcPr>
            <w:tcW w:w="1560" w:type="dxa"/>
          </w:tcPr>
          <w:p w:rsidR="00E1451A" w:rsidRPr="000B29A6" w:rsidRDefault="00E1451A" w:rsidP="00DA70F2">
            <w:pPr>
              <w:rPr>
                <w:rFonts w:ascii="宋体" w:hAnsi="宋体"/>
                <w:sz w:val="24"/>
                <w:szCs w:val="24"/>
              </w:rPr>
            </w:pPr>
            <w:r w:rsidRPr="000B29A6">
              <w:rPr>
                <w:rFonts w:ascii="宋体" w:hAnsi="宋体" w:hint="eastAsia"/>
                <w:sz w:val="24"/>
                <w:szCs w:val="24"/>
              </w:rPr>
              <w:t>kpzdbs</w:t>
            </w:r>
          </w:p>
        </w:tc>
        <w:tc>
          <w:tcPr>
            <w:tcW w:w="1984" w:type="dxa"/>
          </w:tcPr>
          <w:p w:rsidR="00E1451A" w:rsidRPr="000B29A6" w:rsidRDefault="00E1451A" w:rsidP="00DA70F2">
            <w:pPr>
              <w:rPr>
                <w:rFonts w:ascii="宋体" w:hAnsi="宋体"/>
                <w:sz w:val="24"/>
                <w:szCs w:val="24"/>
              </w:rPr>
            </w:pPr>
            <w:r w:rsidRPr="000B29A6">
              <w:rPr>
                <w:rFonts w:ascii="宋体" w:hAnsi="宋体" w:hint="eastAsia"/>
                <w:sz w:val="24"/>
                <w:szCs w:val="24"/>
              </w:rPr>
              <w:t>开票终端标识</w:t>
            </w:r>
          </w:p>
        </w:tc>
        <w:tc>
          <w:tcPr>
            <w:tcW w:w="709" w:type="dxa"/>
          </w:tcPr>
          <w:p w:rsidR="00E1451A" w:rsidRPr="000B29A6" w:rsidRDefault="00A60BF9" w:rsidP="00DA70F2">
            <w:pPr>
              <w:rPr>
                <w:rFonts w:ascii="宋体" w:hAnsi="宋体"/>
                <w:sz w:val="24"/>
                <w:szCs w:val="24"/>
              </w:rPr>
            </w:pPr>
            <w:r>
              <w:rPr>
                <w:rFonts w:ascii="宋体" w:hAnsi="宋体" w:hint="eastAsia"/>
                <w:sz w:val="24"/>
                <w:szCs w:val="24"/>
              </w:rPr>
              <w:t>30</w:t>
            </w:r>
          </w:p>
        </w:tc>
        <w:tc>
          <w:tcPr>
            <w:tcW w:w="709" w:type="dxa"/>
          </w:tcPr>
          <w:p w:rsidR="00E1451A" w:rsidRPr="000B29A6" w:rsidRDefault="00E1451A" w:rsidP="00DA70F2">
            <w:pPr>
              <w:rPr>
                <w:rFonts w:ascii="宋体" w:hAnsi="宋体"/>
                <w:sz w:val="24"/>
                <w:szCs w:val="24"/>
              </w:rPr>
            </w:pPr>
            <w:r w:rsidRPr="000B29A6">
              <w:rPr>
                <w:rFonts w:ascii="宋体" w:hAnsi="宋体" w:hint="eastAsia"/>
                <w:sz w:val="24"/>
                <w:szCs w:val="24"/>
              </w:rPr>
              <w:t>是</w:t>
            </w:r>
          </w:p>
        </w:tc>
        <w:tc>
          <w:tcPr>
            <w:tcW w:w="2885" w:type="dxa"/>
          </w:tcPr>
          <w:p w:rsidR="00E1451A" w:rsidRPr="000B29A6" w:rsidRDefault="00E1451A" w:rsidP="00DA70F2">
            <w:pPr>
              <w:rPr>
                <w:rFonts w:ascii="宋体" w:hAnsi="宋体"/>
                <w:sz w:val="24"/>
                <w:szCs w:val="24"/>
              </w:rPr>
            </w:pPr>
            <w:r w:rsidRPr="000B29A6">
              <w:rPr>
                <w:rFonts w:ascii="宋体" w:hAnsi="宋体" w:hint="eastAsia"/>
                <w:sz w:val="24"/>
                <w:szCs w:val="24"/>
              </w:rPr>
              <w:t>开票终端唯一性标识</w:t>
            </w:r>
          </w:p>
        </w:tc>
      </w:tr>
      <w:tr w:rsidR="00E1451A" w:rsidRPr="00E1451A" w:rsidTr="00DA70F2">
        <w:tc>
          <w:tcPr>
            <w:tcW w:w="675" w:type="dxa"/>
          </w:tcPr>
          <w:p w:rsidR="00E1451A" w:rsidRPr="00E1451A" w:rsidRDefault="00E1451A" w:rsidP="00A3248B">
            <w:pPr>
              <w:numPr>
                <w:ilvl w:val="0"/>
                <w:numId w:val="8"/>
              </w:numPr>
              <w:jc w:val="center"/>
              <w:rPr>
                <w:rFonts w:ascii="宋体" w:hAnsi="宋体"/>
                <w:sz w:val="24"/>
                <w:szCs w:val="24"/>
              </w:rPr>
            </w:pPr>
          </w:p>
        </w:tc>
        <w:tc>
          <w:tcPr>
            <w:tcW w:w="1560" w:type="dxa"/>
          </w:tcPr>
          <w:p w:rsidR="00E1451A" w:rsidRPr="000B29A6" w:rsidRDefault="00E1451A" w:rsidP="00DA70F2">
            <w:pPr>
              <w:rPr>
                <w:rFonts w:ascii="宋体" w:hAnsi="宋体"/>
                <w:sz w:val="24"/>
                <w:szCs w:val="24"/>
              </w:rPr>
            </w:pPr>
            <w:r w:rsidRPr="000B29A6">
              <w:rPr>
                <w:rFonts w:ascii="宋体" w:hAnsi="宋体" w:hint="eastAsia"/>
                <w:sz w:val="24"/>
                <w:szCs w:val="24"/>
              </w:rPr>
              <w:t>fplxdm</w:t>
            </w:r>
          </w:p>
        </w:tc>
        <w:tc>
          <w:tcPr>
            <w:tcW w:w="1984" w:type="dxa"/>
          </w:tcPr>
          <w:p w:rsidR="00E1451A" w:rsidRPr="000B29A6" w:rsidRDefault="00E1451A" w:rsidP="00DA70F2">
            <w:pPr>
              <w:rPr>
                <w:rFonts w:ascii="宋体" w:hAnsi="宋体"/>
                <w:sz w:val="24"/>
                <w:szCs w:val="24"/>
              </w:rPr>
            </w:pPr>
            <w:r w:rsidRPr="000B29A6">
              <w:rPr>
                <w:rFonts w:ascii="宋体" w:hAnsi="宋体" w:hint="eastAsia"/>
                <w:sz w:val="24"/>
                <w:szCs w:val="24"/>
              </w:rPr>
              <w:t>发票类型代码</w:t>
            </w:r>
          </w:p>
        </w:tc>
        <w:tc>
          <w:tcPr>
            <w:tcW w:w="709" w:type="dxa"/>
          </w:tcPr>
          <w:p w:rsidR="00E1451A" w:rsidRPr="000B29A6" w:rsidRDefault="00E1451A" w:rsidP="00DA70F2">
            <w:pPr>
              <w:rPr>
                <w:rFonts w:ascii="宋体" w:hAnsi="宋体"/>
                <w:sz w:val="24"/>
                <w:szCs w:val="24"/>
              </w:rPr>
            </w:pPr>
            <w:r w:rsidRPr="000B29A6">
              <w:rPr>
                <w:rFonts w:ascii="宋体" w:hAnsi="宋体" w:hint="eastAsia"/>
                <w:sz w:val="24"/>
                <w:szCs w:val="24"/>
              </w:rPr>
              <w:t>3</w:t>
            </w:r>
          </w:p>
        </w:tc>
        <w:tc>
          <w:tcPr>
            <w:tcW w:w="709" w:type="dxa"/>
          </w:tcPr>
          <w:p w:rsidR="00E1451A" w:rsidRPr="000B29A6" w:rsidRDefault="00E1451A" w:rsidP="00DA70F2">
            <w:pPr>
              <w:rPr>
                <w:rFonts w:ascii="宋体" w:hAnsi="宋体"/>
                <w:sz w:val="24"/>
                <w:szCs w:val="24"/>
              </w:rPr>
            </w:pPr>
            <w:r w:rsidRPr="000B29A6">
              <w:rPr>
                <w:rFonts w:ascii="宋体" w:hAnsi="宋体" w:hint="eastAsia"/>
                <w:sz w:val="24"/>
                <w:szCs w:val="24"/>
              </w:rPr>
              <w:t>是</w:t>
            </w:r>
          </w:p>
        </w:tc>
        <w:tc>
          <w:tcPr>
            <w:tcW w:w="2885" w:type="dxa"/>
          </w:tcPr>
          <w:p w:rsidR="00E1451A" w:rsidRPr="000B29A6" w:rsidRDefault="00E1451A" w:rsidP="00DA70F2">
            <w:pPr>
              <w:rPr>
                <w:rFonts w:ascii="宋体" w:hAnsi="宋体"/>
                <w:sz w:val="24"/>
                <w:szCs w:val="24"/>
              </w:rPr>
            </w:pPr>
          </w:p>
        </w:tc>
      </w:tr>
    </w:tbl>
    <w:p w:rsidR="0093104C" w:rsidRPr="002652A6" w:rsidRDefault="0093104C" w:rsidP="009738F5">
      <w:pPr>
        <w:pStyle w:val="3"/>
        <w:ind w:left="0"/>
      </w:pPr>
      <w:bookmarkStart w:id="37" w:name="_Toc421870229"/>
      <w:r w:rsidRPr="002652A6">
        <w:rPr>
          <w:rFonts w:hint="eastAsia"/>
        </w:rPr>
        <w:t>返回数据</w:t>
      </w:r>
      <w:bookmarkEnd w:id="37"/>
    </w:p>
    <w:p w:rsidR="0093104C" w:rsidRPr="004D1D61" w:rsidRDefault="0093104C">
      <w:pPr>
        <w:spacing w:line="360" w:lineRule="auto"/>
        <w:rPr>
          <w:b/>
          <w:sz w:val="24"/>
          <w:szCs w:val="21"/>
        </w:rPr>
      </w:pPr>
      <w:r w:rsidRPr="004D1D61">
        <w:rPr>
          <w:rFonts w:hint="eastAsia"/>
          <w:b/>
          <w:sz w:val="24"/>
          <w:szCs w:val="21"/>
        </w:rPr>
        <w:t>响应报文</w:t>
      </w:r>
      <w:r w:rsidR="00E1451A">
        <w:rPr>
          <w:rFonts w:hint="eastAsia"/>
          <w:b/>
          <w:sz w:val="24"/>
          <w:szCs w:val="21"/>
        </w:rPr>
        <w:t>：</w:t>
      </w:r>
    </w:p>
    <w:p w:rsidR="0093104C" w:rsidRDefault="0093104C" w:rsidP="00E1451A">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93104C" w:rsidRDefault="0093104C" w:rsidP="00E1451A">
      <w:pPr>
        <w:pStyle w:val="ab"/>
        <w:spacing w:line="240" w:lineRule="auto"/>
        <w:ind w:firstLineChars="150" w:firstLine="315"/>
        <w:rPr>
          <w:rFonts w:ascii="Courier" w:hAnsi="Courier"/>
          <w:sz w:val="21"/>
          <w:szCs w:val="21"/>
        </w:rPr>
      </w:pPr>
      <w:r>
        <w:rPr>
          <w:rFonts w:ascii="Courier" w:hAnsi="Courier" w:hint="eastAsia"/>
          <w:sz w:val="21"/>
          <w:szCs w:val="21"/>
        </w:rPr>
        <w:t>&lt;business id="10004" comment="</w:t>
      </w:r>
      <w:r>
        <w:rPr>
          <w:rFonts w:ascii="Courier" w:hAnsi="Courier" w:hint="eastAsia"/>
          <w:sz w:val="21"/>
          <w:szCs w:val="21"/>
        </w:rPr>
        <w:t>查询当前未开票号</w:t>
      </w:r>
      <w:r>
        <w:rPr>
          <w:rFonts w:ascii="Courier" w:hAnsi="Courier" w:hint="eastAsia"/>
          <w:sz w:val="21"/>
          <w:szCs w:val="21"/>
        </w:rPr>
        <w:t>"&gt;</w:t>
      </w:r>
    </w:p>
    <w:p w:rsidR="0093104C" w:rsidRDefault="0093104C" w:rsidP="00E1451A">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93104C" w:rsidRDefault="0093104C" w:rsidP="00E1451A">
      <w:pPr>
        <w:pStyle w:val="ab"/>
        <w:spacing w:line="240" w:lineRule="auto"/>
        <w:ind w:leftChars="54" w:firstLineChars="250" w:firstLine="52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93104C" w:rsidRDefault="0093104C" w:rsidP="00E1451A">
      <w:pPr>
        <w:pStyle w:val="ab"/>
        <w:spacing w:line="240" w:lineRule="auto"/>
        <w:ind w:leftChars="54" w:firstLineChars="250" w:firstLine="52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93104C" w:rsidRDefault="0093104C" w:rsidP="00E1451A">
      <w:pPr>
        <w:pStyle w:val="ab"/>
        <w:spacing w:line="240" w:lineRule="auto"/>
        <w:ind w:leftChars="54" w:firstLineChars="250" w:firstLine="52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93104C" w:rsidRDefault="0093104C" w:rsidP="00E1451A">
      <w:pPr>
        <w:pStyle w:val="ab"/>
        <w:spacing w:line="240" w:lineRule="auto"/>
        <w:ind w:leftChars="54" w:firstLineChars="350" w:firstLine="735"/>
        <w:rPr>
          <w:rFonts w:ascii="Courier" w:hAnsi="Courier"/>
          <w:sz w:val="21"/>
          <w:szCs w:val="21"/>
        </w:rPr>
      </w:pPr>
      <w:r>
        <w:rPr>
          <w:rFonts w:ascii="Courier" w:hAnsi="Courier" w:hint="eastAsia"/>
          <w:sz w:val="21"/>
          <w:szCs w:val="21"/>
        </w:rPr>
        <w:t>&lt;dqfpdm&gt;</w:t>
      </w:r>
      <w:r>
        <w:rPr>
          <w:rFonts w:ascii="Courier" w:hAnsi="Courier" w:hint="eastAsia"/>
          <w:sz w:val="21"/>
          <w:szCs w:val="21"/>
        </w:rPr>
        <w:t>当前未开具发票代码</w:t>
      </w:r>
      <w:r>
        <w:rPr>
          <w:rFonts w:ascii="Courier" w:hAnsi="Courier" w:hint="eastAsia"/>
          <w:sz w:val="21"/>
          <w:szCs w:val="21"/>
        </w:rPr>
        <w:t>&lt;/dqfpdm&gt;</w:t>
      </w:r>
    </w:p>
    <w:p w:rsidR="0093104C" w:rsidRDefault="0093104C" w:rsidP="00E1451A">
      <w:pPr>
        <w:pStyle w:val="ab"/>
        <w:spacing w:line="240" w:lineRule="auto"/>
        <w:ind w:leftChars="54" w:firstLineChars="350" w:firstLine="735"/>
        <w:rPr>
          <w:rFonts w:ascii="Courier" w:hAnsi="Courier"/>
          <w:sz w:val="21"/>
          <w:szCs w:val="21"/>
        </w:rPr>
      </w:pPr>
      <w:r>
        <w:rPr>
          <w:rFonts w:ascii="Courier" w:hAnsi="Courier" w:hint="eastAsia"/>
          <w:sz w:val="21"/>
          <w:szCs w:val="21"/>
        </w:rPr>
        <w:t>&lt;dqfphm&gt;</w:t>
      </w:r>
      <w:r>
        <w:rPr>
          <w:rFonts w:ascii="Courier" w:hAnsi="Courier" w:hint="eastAsia"/>
          <w:sz w:val="21"/>
          <w:szCs w:val="21"/>
        </w:rPr>
        <w:t>当前未开具发票号码</w:t>
      </w:r>
      <w:r>
        <w:rPr>
          <w:rFonts w:ascii="Courier" w:hAnsi="Courier" w:hint="eastAsia"/>
          <w:sz w:val="21"/>
          <w:szCs w:val="21"/>
        </w:rPr>
        <w:t>&lt;/dqfphm&gt;</w:t>
      </w:r>
    </w:p>
    <w:p w:rsidR="0093104C" w:rsidRDefault="0093104C" w:rsidP="00E1451A">
      <w:pPr>
        <w:pStyle w:val="ab"/>
        <w:spacing w:line="240" w:lineRule="auto"/>
        <w:ind w:leftChars="54" w:firstLineChars="250" w:firstLine="525"/>
        <w:rPr>
          <w:rFonts w:ascii="Courier" w:hAnsi="Courier"/>
          <w:sz w:val="21"/>
          <w:szCs w:val="21"/>
        </w:rPr>
      </w:pPr>
      <w:r>
        <w:rPr>
          <w:rFonts w:ascii="Courier" w:hAnsi="Courier" w:hint="eastAsia"/>
          <w:sz w:val="21"/>
          <w:szCs w:val="21"/>
        </w:rPr>
        <w:t>&lt;/returndata&gt;</w:t>
      </w:r>
    </w:p>
    <w:p w:rsidR="0093104C" w:rsidRDefault="0093104C" w:rsidP="00E1451A">
      <w:pPr>
        <w:pStyle w:val="ab"/>
        <w:spacing w:line="240" w:lineRule="auto"/>
        <w:ind w:firstLineChars="150" w:firstLine="315"/>
        <w:rPr>
          <w:rFonts w:ascii="Courier" w:hAnsi="Courier"/>
          <w:sz w:val="21"/>
          <w:szCs w:val="21"/>
        </w:rPr>
      </w:pPr>
      <w:r>
        <w:rPr>
          <w:rFonts w:ascii="Courier" w:hAnsi="Courier"/>
          <w:sz w:val="21"/>
          <w:szCs w:val="21"/>
        </w:rPr>
        <w:t>&lt;/body&gt;</w:t>
      </w:r>
    </w:p>
    <w:p w:rsidR="0093104C" w:rsidRDefault="0093104C" w:rsidP="00E1451A">
      <w:pPr>
        <w:pStyle w:val="ab"/>
        <w:spacing w:line="240" w:lineRule="auto"/>
        <w:ind w:firstLineChars="150" w:firstLine="315"/>
        <w:rPr>
          <w:rFonts w:ascii="Courier" w:hAnsi="Courier"/>
          <w:sz w:val="21"/>
          <w:szCs w:val="21"/>
        </w:rPr>
      </w:pPr>
      <w:r>
        <w:rPr>
          <w:rFonts w:ascii="Courier" w:hAnsi="Courier"/>
          <w:sz w:val="21"/>
          <w:szCs w:val="21"/>
        </w:rPr>
        <w:t>&lt;/business&gt;</w:t>
      </w:r>
    </w:p>
    <w:p w:rsidR="0093104C" w:rsidRDefault="0093104C">
      <w:pPr>
        <w:spacing w:line="360" w:lineRule="auto"/>
        <w:rPr>
          <w:b/>
          <w:sz w:val="24"/>
          <w:szCs w:val="21"/>
        </w:rPr>
      </w:pPr>
      <w:r w:rsidRPr="004D1D61">
        <w:rPr>
          <w:rFonts w:hint="eastAsia"/>
          <w:b/>
          <w:sz w:val="24"/>
          <w:szCs w:val="21"/>
        </w:rPr>
        <w:t>参数说明</w:t>
      </w:r>
      <w:r w:rsidR="00E1451A">
        <w:rPr>
          <w:rFonts w:hint="eastAsia"/>
          <w:b/>
          <w:sz w:val="24"/>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E1451A" w:rsidRPr="00E1451A" w:rsidTr="00DA70F2">
        <w:trPr>
          <w:trHeight w:val="454"/>
        </w:trPr>
        <w:tc>
          <w:tcPr>
            <w:tcW w:w="675" w:type="dxa"/>
            <w:shd w:val="clear" w:color="auto" w:fill="D9D9D9"/>
            <w:vAlign w:val="center"/>
          </w:tcPr>
          <w:p w:rsidR="00E1451A" w:rsidRPr="00E1451A" w:rsidRDefault="00E1451A" w:rsidP="00DA70F2">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E1451A" w:rsidRPr="00E1451A" w:rsidRDefault="00E1451A" w:rsidP="00DA70F2">
            <w:pPr>
              <w:rPr>
                <w:rFonts w:ascii="宋体" w:hAnsi="宋体"/>
                <w:sz w:val="24"/>
                <w:szCs w:val="24"/>
              </w:rPr>
            </w:pPr>
            <w:r w:rsidRPr="00E1451A">
              <w:rPr>
                <w:rFonts w:ascii="宋体" w:hAnsi="宋体"/>
                <w:sz w:val="24"/>
                <w:szCs w:val="24"/>
              </w:rPr>
              <w:t>说明</w:t>
            </w:r>
          </w:p>
        </w:tc>
      </w:tr>
      <w:tr w:rsidR="00E1451A" w:rsidRPr="00E1451A" w:rsidTr="00DA70F2">
        <w:tc>
          <w:tcPr>
            <w:tcW w:w="675" w:type="dxa"/>
          </w:tcPr>
          <w:p w:rsidR="00E1451A" w:rsidRPr="00E1451A" w:rsidRDefault="00E1451A" w:rsidP="00A3248B">
            <w:pPr>
              <w:numPr>
                <w:ilvl w:val="0"/>
                <w:numId w:val="9"/>
              </w:numPr>
              <w:jc w:val="center"/>
              <w:rPr>
                <w:rFonts w:ascii="宋体" w:hAnsi="宋体"/>
                <w:sz w:val="24"/>
                <w:szCs w:val="24"/>
              </w:rPr>
            </w:pPr>
          </w:p>
        </w:tc>
        <w:tc>
          <w:tcPr>
            <w:tcW w:w="1560" w:type="dxa"/>
          </w:tcPr>
          <w:p w:rsidR="00E1451A" w:rsidRPr="004D1D61" w:rsidRDefault="00E1451A" w:rsidP="00DA70F2">
            <w:pPr>
              <w:rPr>
                <w:rFonts w:ascii="宋体" w:hAnsi="宋体"/>
                <w:sz w:val="24"/>
                <w:szCs w:val="24"/>
              </w:rPr>
            </w:pPr>
            <w:r w:rsidRPr="004D1D61">
              <w:rPr>
                <w:rFonts w:ascii="宋体" w:hAnsi="宋体" w:hint="eastAsia"/>
                <w:sz w:val="24"/>
                <w:szCs w:val="24"/>
              </w:rPr>
              <w:t>id</w:t>
            </w:r>
          </w:p>
        </w:tc>
        <w:tc>
          <w:tcPr>
            <w:tcW w:w="1984" w:type="dxa"/>
          </w:tcPr>
          <w:p w:rsidR="00E1451A" w:rsidRPr="004D1D61" w:rsidRDefault="00E1451A" w:rsidP="00DA70F2">
            <w:pPr>
              <w:rPr>
                <w:rFonts w:ascii="宋体" w:hAnsi="宋体"/>
                <w:sz w:val="24"/>
                <w:szCs w:val="24"/>
              </w:rPr>
            </w:pPr>
            <w:r w:rsidRPr="004D1D61">
              <w:rPr>
                <w:rFonts w:ascii="宋体" w:hAnsi="宋体" w:hint="eastAsia"/>
                <w:sz w:val="24"/>
                <w:szCs w:val="24"/>
              </w:rPr>
              <w:t>交易编号</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5</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是</w:t>
            </w:r>
          </w:p>
        </w:tc>
        <w:tc>
          <w:tcPr>
            <w:tcW w:w="2885" w:type="dxa"/>
          </w:tcPr>
          <w:p w:rsidR="00E1451A" w:rsidRPr="004D1D61" w:rsidRDefault="00E1451A" w:rsidP="00DA70F2">
            <w:pPr>
              <w:rPr>
                <w:rFonts w:ascii="宋体" w:hAnsi="宋体"/>
                <w:sz w:val="24"/>
                <w:szCs w:val="24"/>
              </w:rPr>
            </w:pPr>
            <w:r w:rsidRPr="004D1D61">
              <w:rPr>
                <w:rFonts w:ascii="宋体" w:hAnsi="宋体" w:hint="eastAsia"/>
                <w:sz w:val="24"/>
                <w:szCs w:val="24"/>
              </w:rPr>
              <w:t>10004</w:t>
            </w:r>
          </w:p>
        </w:tc>
      </w:tr>
      <w:tr w:rsidR="00E1451A" w:rsidRPr="00E1451A" w:rsidTr="00DA70F2">
        <w:tc>
          <w:tcPr>
            <w:tcW w:w="675" w:type="dxa"/>
          </w:tcPr>
          <w:p w:rsidR="00E1451A" w:rsidRPr="00E1451A" w:rsidRDefault="00E1451A" w:rsidP="00A3248B">
            <w:pPr>
              <w:numPr>
                <w:ilvl w:val="0"/>
                <w:numId w:val="9"/>
              </w:numPr>
              <w:jc w:val="center"/>
              <w:rPr>
                <w:rFonts w:ascii="宋体" w:hAnsi="宋体"/>
                <w:sz w:val="24"/>
                <w:szCs w:val="24"/>
              </w:rPr>
            </w:pPr>
          </w:p>
        </w:tc>
        <w:tc>
          <w:tcPr>
            <w:tcW w:w="1560" w:type="dxa"/>
          </w:tcPr>
          <w:p w:rsidR="00E1451A" w:rsidRPr="004D1D61" w:rsidRDefault="00E1451A" w:rsidP="00DA70F2">
            <w:pPr>
              <w:rPr>
                <w:rFonts w:ascii="宋体" w:hAnsi="宋体"/>
                <w:sz w:val="24"/>
                <w:szCs w:val="24"/>
              </w:rPr>
            </w:pPr>
            <w:r w:rsidRPr="004D1D61">
              <w:rPr>
                <w:rFonts w:ascii="宋体" w:hAnsi="宋体" w:hint="eastAsia"/>
                <w:sz w:val="24"/>
                <w:szCs w:val="24"/>
              </w:rPr>
              <w:t>comment</w:t>
            </w:r>
          </w:p>
        </w:tc>
        <w:tc>
          <w:tcPr>
            <w:tcW w:w="1984" w:type="dxa"/>
          </w:tcPr>
          <w:p w:rsidR="00E1451A" w:rsidRPr="004D1D61" w:rsidRDefault="00E1451A" w:rsidP="00DA70F2">
            <w:pPr>
              <w:rPr>
                <w:rFonts w:ascii="宋体" w:hAnsi="宋体"/>
                <w:sz w:val="24"/>
                <w:szCs w:val="24"/>
              </w:rPr>
            </w:pPr>
            <w:r w:rsidRPr="004D1D61">
              <w:rPr>
                <w:rFonts w:ascii="宋体" w:hAnsi="宋体" w:hint="eastAsia"/>
                <w:sz w:val="24"/>
                <w:szCs w:val="24"/>
              </w:rPr>
              <w:t>交易描述</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8</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是</w:t>
            </w:r>
          </w:p>
        </w:tc>
        <w:tc>
          <w:tcPr>
            <w:tcW w:w="2885" w:type="dxa"/>
          </w:tcPr>
          <w:p w:rsidR="00E1451A" w:rsidRPr="004D1D61" w:rsidRDefault="00E1451A" w:rsidP="00DA70F2">
            <w:pPr>
              <w:rPr>
                <w:rFonts w:ascii="宋体" w:hAnsi="宋体"/>
                <w:sz w:val="24"/>
                <w:szCs w:val="24"/>
              </w:rPr>
            </w:pPr>
            <w:r w:rsidRPr="004D1D61">
              <w:rPr>
                <w:rFonts w:ascii="Courier" w:hAnsi="Courier" w:hint="eastAsia"/>
                <w:sz w:val="24"/>
                <w:szCs w:val="24"/>
              </w:rPr>
              <w:t>查询当前未开票号</w:t>
            </w:r>
          </w:p>
        </w:tc>
      </w:tr>
      <w:tr w:rsidR="00E1451A" w:rsidRPr="00E1451A" w:rsidTr="00DA70F2">
        <w:tc>
          <w:tcPr>
            <w:tcW w:w="675" w:type="dxa"/>
          </w:tcPr>
          <w:p w:rsidR="00E1451A" w:rsidRPr="00E1451A" w:rsidRDefault="00E1451A" w:rsidP="00A3248B">
            <w:pPr>
              <w:numPr>
                <w:ilvl w:val="0"/>
                <w:numId w:val="9"/>
              </w:numPr>
              <w:jc w:val="center"/>
              <w:rPr>
                <w:rFonts w:ascii="宋体" w:hAnsi="宋体"/>
                <w:sz w:val="24"/>
                <w:szCs w:val="24"/>
              </w:rPr>
            </w:pPr>
          </w:p>
        </w:tc>
        <w:tc>
          <w:tcPr>
            <w:tcW w:w="1560" w:type="dxa"/>
          </w:tcPr>
          <w:p w:rsidR="00E1451A" w:rsidRPr="004D1D61" w:rsidRDefault="00E1451A" w:rsidP="00DA70F2">
            <w:pPr>
              <w:rPr>
                <w:rFonts w:ascii="宋体" w:hAnsi="宋体"/>
                <w:sz w:val="24"/>
                <w:szCs w:val="24"/>
              </w:rPr>
            </w:pPr>
            <w:r w:rsidRPr="004D1D61">
              <w:rPr>
                <w:rFonts w:ascii="宋体" w:hAnsi="宋体" w:hint="eastAsia"/>
                <w:sz w:val="24"/>
                <w:szCs w:val="24"/>
              </w:rPr>
              <w:t>yylxdm</w:t>
            </w:r>
          </w:p>
        </w:tc>
        <w:tc>
          <w:tcPr>
            <w:tcW w:w="1984" w:type="dxa"/>
          </w:tcPr>
          <w:p w:rsidR="00E1451A" w:rsidRPr="004D1D61" w:rsidRDefault="00E1451A" w:rsidP="00DA70F2">
            <w:pPr>
              <w:rPr>
                <w:rFonts w:ascii="宋体" w:hAnsi="宋体"/>
                <w:sz w:val="24"/>
                <w:szCs w:val="24"/>
              </w:rPr>
            </w:pPr>
            <w:r w:rsidRPr="004D1D61">
              <w:rPr>
                <w:rFonts w:ascii="宋体" w:hAnsi="宋体" w:hint="eastAsia"/>
                <w:sz w:val="24"/>
                <w:szCs w:val="24"/>
              </w:rPr>
              <w:t>应用类型代码</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1</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是</w:t>
            </w:r>
          </w:p>
        </w:tc>
        <w:tc>
          <w:tcPr>
            <w:tcW w:w="2885" w:type="dxa"/>
          </w:tcPr>
          <w:p w:rsidR="00E1451A" w:rsidRPr="004D1D61" w:rsidRDefault="00E1451A" w:rsidP="00DA70F2">
            <w:pPr>
              <w:rPr>
                <w:rFonts w:ascii="宋体" w:hAnsi="宋体"/>
                <w:sz w:val="24"/>
                <w:szCs w:val="24"/>
              </w:rPr>
            </w:pPr>
            <w:r>
              <w:rPr>
                <w:rFonts w:ascii="宋体" w:hAnsi="宋体" w:hint="eastAsia"/>
                <w:sz w:val="24"/>
              </w:rPr>
              <w:t>固定为“1”表示国税</w:t>
            </w:r>
          </w:p>
        </w:tc>
      </w:tr>
      <w:tr w:rsidR="00E1451A" w:rsidRPr="00E1451A" w:rsidTr="00DA70F2">
        <w:tc>
          <w:tcPr>
            <w:tcW w:w="675" w:type="dxa"/>
          </w:tcPr>
          <w:p w:rsidR="00E1451A" w:rsidRPr="00E1451A" w:rsidRDefault="00E1451A" w:rsidP="00A3248B">
            <w:pPr>
              <w:numPr>
                <w:ilvl w:val="0"/>
                <w:numId w:val="9"/>
              </w:numPr>
              <w:jc w:val="center"/>
              <w:rPr>
                <w:rFonts w:ascii="宋体" w:hAnsi="宋体"/>
                <w:sz w:val="24"/>
                <w:szCs w:val="24"/>
              </w:rPr>
            </w:pPr>
          </w:p>
        </w:tc>
        <w:tc>
          <w:tcPr>
            <w:tcW w:w="1560" w:type="dxa"/>
          </w:tcPr>
          <w:p w:rsidR="00E1451A" w:rsidRPr="004D1D61" w:rsidRDefault="00E1451A" w:rsidP="00DA70F2">
            <w:pPr>
              <w:rPr>
                <w:rFonts w:ascii="宋体" w:hAnsi="宋体"/>
                <w:sz w:val="24"/>
                <w:szCs w:val="24"/>
              </w:rPr>
            </w:pPr>
            <w:r w:rsidRPr="004D1D61">
              <w:rPr>
                <w:rFonts w:ascii="宋体" w:hAnsi="宋体"/>
                <w:sz w:val="24"/>
                <w:szCs w:val="24"/>
              </w:rPr>
              <w:t>returncode</w:t>
            </w:r>
          </w:p>
        </w:tc>
        <w:tc>
          <w:tcPr>
            <w:tcW w:w="1984" w:type="dxa"/>
          </w:tcPr>
          <w:p w:rsidR="00E1451A" w:rsidRPr="004D1D61" w:rsidRDefault="00E1451A" w:rsidP="00DA70F2">
            <w:pPr>
              <w:rPr>
                <w:rFonts w:ascii="宋体" w:hAnsi="宋体"/>
                <w:sz w:val="24"/>
                <w:szCs w:val="24"/>
              </w:rPr>
            </w:pPr>
            <w:r w:rsidRPr="004D1D61">
              <w:rPr>
                <w:rFonts w:ascii="宋体" w:hAnsi="宋体" w:hint="eastAsia"/>
                <w:sz w:val="24"/>
                <w:szCs w:val="24"/>
              </w:rPr>
              <w:t>返回代码</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8</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是</w:t>
            </w:r>
          </w:p>
        </w:tc>
        <w:tc>
          <w:tcPr>
            <w:tcW w:w="2885" w:type="dxa"/>
          </w:tcPr>
          <w:p w:rsidR="00E1451A" w:rsidRPr="004D1D61" w:rsidRDefault="00E1451A" w:rsidP="00DA70F2">
            <w:pPr>
              <w:rPr>
                <w:rFonts w:ascii="宋体" w:hAnsi="宋体"/>
                <w:sz w:val="24"/>
                <w:szCs w:val="24"/>
              </w:rPr>
            </w:pPr>
            <w:r w:rsidRPr="004D1D61">
              <w:rPr>
                <w:rFonts w:ascii="宋体" w:hAnsi="宋体" w:hint="eastAsia"/>
                <w:sz w:val="24"/>
                <w:szCs w:val="24"/>
              </w:rPr>
              <w:t>0成功，其它失败</w:t>
            </w:r>
          </w:p>
        </w:tc>
      </w:tr>
      <w:tr w:rsidR="00E1451A" w:rsidRPr="00E1451A" w:rsidTr="00DA70F2">
        <w:tc>
          <w:tcPr>
            <w:tcW w:w="675" w:type="dxa"/>
          </w:tcPr>
          <w:p w:rsidR="00E1451A" w:rsidRPr="00E1451A" w:rsidRDefault="00E1451A" w:rsidP="00A3248B">
            <w:pPr>
              <w:numPr>
                <w:ilvl w:val="0"/>
                <w:numId w:val="9"/>
              </w:numPr>
              <w:jc w:val="center"/>
              <w:rPr>
                <w:rFonts w:ascii="宋体" w:hAnsi="宋体"/>
                <w:sz w:val="24"/>
                <w:szCs w:val="24"/>
              </w:rPr>
            </w:pPr>
          </w:p>
        </w:tc>
        <w:tc>
          <w:tcPr>
            <w:tcW w:w="1560" w:type="dxa"/>
          </w:tcPr>
          <w:p w:rsidR="00E1451A" w:rsidRPr="004D1D61" w:rsidRDefault="00E1451A" w:rsidP="00DA70F2">
            <w:pPr>
              <w:rPr>
                <w:rFonts w:ascii="宋体" w:hAnsi="宋体"/>
                <w:sz w:val="24"/>
                <w:szCs w:val="24"/>
              </w:rPr>
            </w:pPr>
            <w:r w:rsidRPr="004D1D61">
              <w:rPr>
                <w:rFonts w:ascii="宋体" w:hAnsi="宋体" w:hint="eastAsia"/>
                <w:sz w:val="24"/>
                <w:szCs w:val="24"/>
              </w:rPr>
              <w:t>returnmsg</w:t>
            </w:r>
          </w:p>
        </w:tc>
        <w:tc>
          <w:tcPr>
            <w:tcW w:w="1984" w:type="dxa"/>
          </w:tcPr>
          <w:p w:rsidR="00E1451A" w:rsidRPr="004D1D61" w:rsidRDefault="00E1451A" w:rsidP="00DA70F2">
            <w:pPr>
              <w:rPr>
                <w:rFonts w:ascii="宋体" w:hAnsi="宋体"/>
                <w:sz w:val="24"/>
                <w:szCs w:val="24"/>
              </w:rPr>
            </w:pPr>
            <w:r w:rsidRPr="004D1D61">
              <w:rPr>
                <w:rFonts w:ascii="宋体" w:hAnsi="宋体" w:hint="eastAsia"/>
                <w:sz w:val="24"/>
                <w:szCs w:val="24"/>
              </w:rPr>
              <w:t>返回信息</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160</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是</w:t>
            </w:r>
          </w:p>
        </w:tc>
        <w:tc>
          <w:tcPr>
            <w:tcW w:w="2885" w:type="dxa"/>
          </w:tcPr>
          <w:p w:rsidR="00E1451A" w:rsidRPr="004D1D61" w:rsidRDefault="00E1451A" w:rsidP="00DA70F2">
            <w:pPr>
              <w:rPr>
                <w:rFonts w:ascii="宋体" w:hAnsi="宋体"/>
                <w:sz w:val="24"/>
                <w:szCs w:val="24"/>
              </w:rPr>
            </w:pPr>
          </w:p>
        </w:tc>
      </w:tr>
      <w:tr w:rsidR="00E1451A" w:rsidRPr="00E1451A" w:rsidTr="00DA70F2">
        <w:tc>
          <w:tcPr>
            <w:tcW w:w="675" w:type="dxa"/>
          </w:tcPr>
          <w:p w:rsidR="00E1451A" w:rsidRPr="00E1451A" w:rsidRDefault="00E1451A" w:rsidP="00A3248B">
            <w:pPr>
              <w:numPr>
                <w:ilvl w:val="0"/>
                <w:numId w:val="9"/>
              </w:numPr>
              <w:jc w:val="center"/>
              <w:rPr>
                <w:rFonts w:ascii="宋体" w:hAnsi="宋体"/>
                <w:sz w:val="24"/>
                <w:szCs w:val="24"/>
              </w:rPr>
            </w:pPr>
          </w:p>
        </w:tc>
        <w:tc>
          <w:tcPr>
            <w:tcW w:w="1560" w:type="dxa"/>
          </w:tcPr>
          <w:p w:rsidR="00E1451A" w:rsidRPr="004D1D61" w:rsidRDefault="00E1451A" w:rsidP="00DA70F2">
            <w:pPr>
              <w:rPr>
                <w:rFonts w:ascii="宋体" w:hAnsi="宋体"/>
                <w:sz w:val="24"/>
                <w:szCs w:val="24"/>
              </w:rPr>
            </w:pPr>
            <w:r w:rsidRPr="004D1D61">
              <w:rPr>
                <w:rFonts w:ascii="宋体" w:hAnsi="宋体" w:hint="eastAsia"/>
                <w:sz w:val="24"/>
                <w:szCs w:val="24"/>
              </w:rPr>
              <w:t>dqfpdm</w:t>
            </w:r>
          </w:p>
        </w:tc>
        <w:tc>
          <w:tcPr>
            <w:tcW w:w="1984" w:type="dxa"/>
          </w:tcPr>
          <w:p w:rsidR="00E1451A" w:rsidRPr="004D1D61" w:rsidRDefault="00E1451A" w:rsidP="00DA70F2">
            <w:pPr>
              <w:rPr>
                <w:rFonts w:ascii="宋体" w:hAnsi="宋体"/>
                <w:sz w:val="24"/>
                <w:szCs w:val="24"/>
              </w:rPr>
            </w:pPr>
            <w:r w:rsidRPr="004D1D61">
              <w:rPr>
                <w:rFonts w:ascii="Courier" w:hAnsi="Courier" w:hint="eastAsia"/>
                <w:sz w:val="24"/>
                <w:szCs w:val="24"/>
              </w:rPr>
              <w:t>当前未开发票</w:t>
            </w:r>
            <w:r w:rsidRPr="004D1D61">
              <w:rPr>
                <w:rFonts w:ascii="宋体" w:hAnsi="宋体" w:hint="eastAsia"/>
                <w:sz w:val="24"/>
                <w:szCs w:val="24"/>
              </w:rPr>
              <w:t>代码</w:t>
            </w:r>
          </w:p>
        </w:tc>
        <w:tc>
          <w:tcPr>
            <w:tcW w:w="709" w:type="dxa"/>
          </w:tcPr>
          <w:p w:rsidR="00E1451A" w:rsidRPr="004D1D61" w:rsidRDefault="00E1451A" w:rsidP="00DA70F2">
            <w:pPr>
              <w:rPr>
                <w:rFonts w:ascii="宋体" w:hAnsi="宋体"/>
                <w:sz w:val="24"/>
                <w:szCs w:val="24"/>
              </w:rPr>
            </w:pPr>
            <w:r>
              <w:rPr>
                <w:rFonts w:ascii="宋体" w:hAnsi="宋体" w:hint="eastAsia"/>
                <w:sz w:val="24"/>
                <w:szCs w:val="24"/>
              </w:rPr>
              <w:t>10</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否</w:t>
            </w:r>
          </w:p>
        </w:tc>
        <w:tc>
          <w:tcPr>
            <w:tcW w:w="2885" w:type="dxa"/>
          </w:tcPr>
          <w:p w:rsidR="00E1451A" w:rsidRPr="004D1D61" w:rsidRDefault="00E1451A" w:rsidP="00DA70F2">
            <w:pPr>
              <w:rPr>
                <w:rFonts w:ascii="Courier" w:hAnsi="Courier"/>
                <w:sz w:val="24"/>
                <w:szCs w:val="24"/>
              </w:rPr>
            </w:pPr>
          </w:p>
        </w:tc>
      </w:tr>
      <w:tr w:rsidR="00E1451A" w:rsidRPr="00E1451A" w:rsidTr="00DA70F2">
        <w:tc>
          <w:tcPr>
            <w:tcW w:w="675" w:type="dxa"/>
          </w:tcPr>
          <w:p w:rsidR="00E1451A" w:rsidRPr="00E1451A" w:rsidRDefault="00E1451A" w:rsidP="00A3248B">
            <w:pPr>
              <w:numPr>
                <w:ilvl w:val="0"/>
                <w:numId w:val="9"/>
              </w:numPr>
              <w:jc w:val="center"/>
              <w:rPr>
                <w:rFonts w:ascii="宋体" w:hAnsi="宋体"/>
                <w:sz w:val="24"/>
                <w:szCs w:val="24"/>
              </w:rPr>
            </w:pPr>
          </w:p>
        </w:tc>
        <w:tc>
          <w:tcPr>
            <w:tcW w:w="1560" w:type="dxa"/>
          </w:tcPr>
          <w:p w:rsidR="00E1451A" w:rsidRPr="004D1D61" w:rsidRDefault="00E1451A" w:rsidP="00DA70F2">
            <w:pPr>
              <w:rPr>
                <w:rFonts w:ascii="宋体" w:hAnsi="宋体"/>
                <w:sz w:val="24"/>
                <w:szCs w:val="24"/>
              </w:rPr>
            </w:pPr>
            <w:r w:rsidRPr="004D1D61">
              <w:rPr>
                <w:rFonts w:ascii="宋体" w:hAnsi="宋体" w:hint="eastAsia"/>
                <w:sz w:val="24"/>
                <w:szCs w:val="24"/>
              </w:rPr>
              <w:t>dqfphm</w:t>
            </w:r>
          </w:p>
        </w:tc>
        <w:tc>
          <w:tcPr>
            <w:tcW w:w="1984" w:type="dxa"/>
          </w:tcPr>
          <w:p w:rsidR="00E1451A" w:rsidRPr="004D1D61" w:rsidRDefault="00E1451A" w:rsidP="00DA70F2">
            <w:pPr>
              <w:rPr>
                <w:rFonts w:ascii="宋体" w:hAnsi="宋体"/>
                <w:sz w:val="24"/>
                <w:szCs w:val="24"/>
              </w:rPr>
            </w:pPr>
            <w:r w:rsidRPr="004D1D61">
              <w:rPr>
                <w:rFonts w:ascii="Courier" w:hAnsi="Courier" w:hint="eastAsia"/>
                <w:sz w:val="24"/>
                <w:szCs w:val="24"/>
              </w:rPr>
              <w:t>当前未开发票</w:t>
            </w:r>
            <w:r w:rsidRPr="004D1D61">
              <w:rPr>
                <w:rFonts w:ascii="宋体" w:hAnsi="宋体" w:hint="eastAsia"/>
                <w:sz w:val="24"/>
                <w:szCs w:val="24"/>
              </w:rPr>
              <w:t>号码</w:t>
            </w:r>
          </w:p>
        </w:tc>
        <w:tc>
          <w:tcPr>
            <w:tcW w:w="709" w:type="dxa"/>
          </w:tcPr>
          <w:p w:rsidR="00E1451A" w:rsidRPr="004D1D61" w:rsidRDefault="00E1451A" w:rsidP="00DA70F2">
            <w:pPr>
              <w:rPr>
                <w:rFonts w:ascii="宋体" w:hAnsi="宋体"/>
                <w:sz w:val="24"/>
                <w:szCs w:val="24"/>
              </w:rPr>
            </w:pPr>
            <w:r>
              <w:rPr>
                <w:rFonts w:ascii="宋体" w:hAnsi="宋体" w:hint="eastAsia"/>
                <w:sz w:val="24"/>
                <w:szCs w:val="24"/>
              </w:rPr>
              <w:t>8</w:t>
            </w:r>
          </w:p>
        </w:tc>
        <w:tc>
          <w:tcPr>
            <w:tcW w:w="709" w:type="dxa"/>
          </w:tcPr>
          <w:p w:rsidR="00E1451A" w:rsidRPr="004D1D61" w:rsidRDefault="00E1451A" w:rsidP="00DA70F2">
            <w:pPr>
              <w:rPr>
                <w:rFonts w:ascii="宋体" w:hAnsi="宋体"/>
                <w:sz w:val="24"/>
                <w:szCs w:val="24"/>
              </w:rPr>
            </w:pPr>
            <w:r w:rsidRPr="004D1D61">
              <w:rPr>
                <w:rFonts w:ascii="宋体" w:hAnsi="宋体" w:hint="eastAsia"/>
                <w:sz w:val="24"/>
                <w:szCs w:val="24"/>
              </w:rPr>
              <w:t>否</w:t>
            </w:r>
          </w:p>
        </w:tc>
        <w:tc>
          <w:tcPr>
            <w:tcW w:w="2885" w:type="dxa"/>
          </w:tcPr>
          <w:p w:rsidR="00E1451A" w:rsidRPr="004D1D61" w:rsidRDefault="00E1451A" w:rsidP="00DA70F2">
            <w:pPr>
              <w:rPr>
                <w:rFonts w:ascii="Courier" w:hAnsi="Courier"/>
                <w:sz w:val="24"/>
                <w:szCs w:val="24"/>
              </w:rPr>
            </w:pPr>
          </w:p>
        </w:tc>
      </w:tr>
    </w:tbl>
    <w:p w:rsidR="0093104C" w:rsidRPr="002652A6" w:rsidRDefault="0093104C" w:rsidP="00AE6034">
      <w:pPr>
        <w:pStyle w:val="2"/>
        <w:rPr>
          <w:sz w:val="28"/>
        </w:rPr>
      </w:pPr>
      <w:bookmarkStart w:id="38" w:name="_Toc421870230"/>
      <w:bookmarkStart w:id="39" w:name="_Toc15310127"/>
      <w:bookmarkStart w:id="40" w:name="OLE_LINK45"/>
      <w:bookmarkStart w:id="41" w:name="OLE_LINK46"/>
      <w:r w:rsidRPr="002652A6">
        <w:rPr>
          <w:rFonts w:hint="eastAsia"/>
          <w:sz w:val="28"/>
        </w:rPr>
        <w:t>发票领购</w:t>
      </w:r>
      <w:r w:rsidRPr="00AE6034">
        <w:rPr>
          <w:rFonts w:hint="eastAsia"/>
        </w:rPr>
        <w:t>信息</w:t>
      </w:r>
      <w:r w:rsidRPr="002652A6">
        <w:rPr>
          <w:rFonts w:hint="eastAsia"/>
          <w:sz w:val="28"/>
        </w:rPr>
        <w:t>查询</w:t>
      </w:r>
      <w:bookmarkEnd w:id="38"/>
      <w:bookmarkEnd w:id="39"/>
    </w:p>
    <w:p w:rsidR="002652A6" w:rsidRPr="002652A6" w:rsidRDefault="002652A6" w:rsidP="008F6B2D">
      <w:pPr>
        <w:pStyle w:val="af4"/>
        <w:keepNext/>
        <w:keepLines/>
        <w:numPr>
          <w:ilvl w:val="2"/>
          <w:numId w:val="2"/>
        </w:numPr>
        <w:spacing w:before="280" w:after="290" w:line="376" w:lineRule="auto"/>
        <w:ind w:firstLineChars="0"/>
        <w:outlineLvl w:val="3"/>
        <w:rPr>
          <w:rFonts w:ascii="Arial" w:eastAsia="黑体" w:hAnsi="Arial"/>
          <w:b/>
          <w:bCs/>
          <w:vanish/>
          <w:sz w:val="28"/>
          <w:szCs w:val="28"/>
        </w:rPr>
      </w:pPr>
      <w:bookmarkStart w:id="42" w:name="_Toc421870231"/>
      <w:bookmarkEnd w:id="40"/>
      <w:bookmarkEnd w:id="41"/>
    </w:p>
    <w:p w:rsidR="0093104C" w:rsidRPr="002652A6" w:rsidRDefault="0093104C" w:rsidP="009738F5">
      <w:pPr>
        <w:pStyle w:val="3"/>
        <w:ind w:left="0"/>
      </w:pPr>
      <w:r w:rsidRPr="002652A6">
        <w:rPr>
          <w:rFonts w:hint="eastAsia"/>
        </w:rPr>
        <w:t>接口说明</w:t>
      </w:r>
      <w:bookmarkEnd w:id="42"/>
    </w:p>
    <w:p w:rsidR="0093104C" w:rsidRPr="004D1D61" w:rsidRDefault="0093104C">
      <w:pPr>
        <w:spacing w:line="360" w:lineRule="auto"/>
        <w:ind w:firstLine="420"/>
        <w:rPr>
          <w:sz w:val="24"/>
          <w:szCs w:val="21"/>
        </w:rPr>
      </w:pPr>
      <w:r w:rsidRPr="004D1D61">
        <w:rPr>
          <w:rFonts w:hint="eastAsia"/>
          <w:sz w:val="24"/>
          <w:szCs w:val="21"/>
        </w:rPr>
        <w:t>通过发票领购信息查询接口，获取税控服务器指定发票类型的发票领购信息。</w:t>
      </w:r>
    </w:p>
    <w:p w:rsidR="0093104C" w:rsidRPr="002652A6" w:rsidRDefault="0093104C" w:rsidP="009738F5">
      <w:pPr>
        <w:pStyle w:val="3"/>
        <w:ind w:left="0"/>
      </w:pPr>
      <w:bookmarkStart w:id="43" w:name="_Toc421870232"/>
      <w:r w:rsidRPr="002652A6">
        <w:rPr>
          <w:rFonts w:hint="eastAsia"/>
        </w:rPr>
        <w:t>请求数据</w:t>
      </w:r>
      <w:bookmarkEnd w:id="43"/>
    </w:p>
    <w:p w:rsidR="0093104C" w:rsidRPr="004D1D61" w:rsidRDefault="0093104C">
      <w:pPr>
        <w:spacing w:line="360" w:lineRule="auto"/>
        <w:rPr>
          <w:b/>
          <w:sz w:val="24"/>
          <w:szCs w:val="21"/>
        </w:rPr>
      </w:pPr>
      <w:r w:rsidRPr="004D1D61">
        <w:rPr>
          <w:rFonts w:hint="eastAsia"/>
          <w:b/>
          <w:sz w:val="24"/>
          <w:szCs w:val="21"/>
        </w:rPr>
        <w:t>请求报文</w:t>
      </w:r>
      <w:r w:rsidR="00E1451A">
        <w:rPr>
          <w:rFonts w:hint="eastAsia"/>
          <w:b/>
          <w:sz w:val="24"/>
          <w:szCs w:val="21"/>
        </w:rPr>
        <w:t>：</w:t>
      </w:r>
    </w:p>
    <w:p w:rsidR="0093104C" w:rsidRDefault="0093104C" w:rsidP="00D73C73">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93104C" w:rsidRDefault="0093104C" w:rsidP="00D73C73">
      <w:pPr>
        <w:pStyle w:val="ab"/>
        <w:spacing w:line="240" w:lineRule="auto"/>
        <w:ind w:firstLineChars="150" w:firstLine="315"/>
        <w:rPr>
          <w:rFonts w:ascii="Courier" w:hAnsi="Courier"/>
          <w:sz w:val="21"/>
          <w:szCs w:val="21"/>
        </w:rPr>
      </w:pPr>
      <w:r>
        <w:rPr>
          <w:rFonts w:ascii="Courier" w:hAnsi="Courier" w:hint="eastAsia"/>
          <w:sz w:val="21"/>
          <w:szCs w:val="21"/>
        </w:rPr>
        <w:t>&lt;business id="10005" comment="</w:t>
      </w:r>
      <w:r>
        <w:rPr>
          <w:rFonts w:ascii="Courier" w:hAnsi="Courier" w:hint="eastAsia"/>
          <w:sz w:val="21"/>
          <w:szCs w:val="21"/>
        </w:rPr>
        <w:t>发票领购信息查询</w:t>
      </w:r>
      <w:r>
        <w:rPr>
          <w:rFonts w:ascii="Courier" w:hAnsi="Courier" w:hint="eastAsia"/>
          <w:sz w:val="21"/>
          <w:szCs w:val="21"/>
        </w:rPr>
        <w:t>"&gt;</w:t>
      </w:r>
    </w:p>
    <w:p w:rsidR="0093104C" w:rsidRDefault="0093104C" w:rsidP="00D73C73">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580CAD" w:rsidRDefault="00580CAD" w:rsidP="00D73C73">
      <w:pPr>
        <w:pStyle w:val="ab"/>
        <w:spacing w:line="240" w:lineRule="auto"/>
        <w:ind w:firstLineChars="150" w:firstLine="315"/>
        <w:rPr>
          <w:rFonts w:ascii="Courier" w:hAnsi="Courier"/>
          <w:sz w:val="21"/>
          <w:szCs w:val="21"/>
        </w:rPr>
      </w:pPr>
      <w:r>
        <w:rPr>
          <w:rFonts w:ascii="Courier" w:hAnsi="Courier" w:hint="eastAsia"/>
          <w:sz w:val="21"/>
          <w:szCs w:val="21"/>
        </w:rPr>
        <w:t xml:space="preserve">  &lt;nsrsbh&gt;</w:t>
      </w:r>
      <w:r>
        <w:rPr>
          <w:rFonts w:ascii="Courier" w:hAnsi="Courier" w:hint="eastAsia"/>
          <w:sz w:val="21"/>
          <w:szCs w:val="21"/>
        </w:rPr>
        <w:t>纳税人识别号</w:t>
      </w:r>
      <w:r>
        <w:rPr>
          <w:rFonts w:ascii="Courier" w:hAnsi="Courier" w:hint="eastAsia"/>
          <w:sz w:val="21"/>
          <w:szCs w:val="21"/>
        </w:rPr>
        <w:t>&lt;/nsrsbh&gt;</w:t>
      </w:r>
    </w:p>
    <w:p w:rsidR="00580CAD" w:rsidRPr="00580CAD" w:rsidRDefault="0093104C" w:rsidP="00580CAD">
      <w:pPr>
        <w:pStyle w:val="ab"/>
        <w:spacing w:line="240" w:lineRule="auto"/>
        <w:ind w:leftChars="54" w:firstLineChars="250" w:firstLine="525"/>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93104C" w:rsidRDefault="0093104C" w:rsidP="00D73C73">
      <w:pPr>
        <w:pStyle w:val="ab"/>
        <w:spacing w:line="240" w:lineRule="auto"/>
        <w:ind w:leftChars="54" w:firstLineChars="250" w:firstLine="525"/>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9B475C" w:rsidRDefault="009B475C" w:rsidP="00807313">
      <w:pPr>
        <w:pStyle w:val="ab"/>
        <w:spacing w:line="240" w:lineRule="auto"/>
        <w:ind w:leftChars="54" w:firstLineChars="250" w:firstLine="525"/>
        <w:rPr>
          <w:rFonts w:ascii="Courier" w:hAnsi="Courier"/>
          <w:sz w:val="21"/>
          <w:szCs w:val="21"/>
        </w:rPr>
      </w:pPr>
      <w:r>
        <w:rPr>
          <w:rFonts w:ascii="Courier" w:hAnsi="Courier" w:hint="eastAsia"/>
          <w:sz w:val="21"/>
          <w:szCs w:val="21"/>
        </w:rPr>
        <w:t>&lt;fpzt&gt;</w:t>
      </w:r>
      <w:r>
        <w:rPr>
          <w:rFonts w:ascii="Courier" w:hAnsi="Courier" w:hint="eastAsia"/>
          <w:sz w:val="21"/>
          <w:szCs w:val="21"/>
        </w:rPr>
        <w:t>发票状态</w:t>
      </w:r>
      <w:r>
        <w:rPr>
          <w:rFonts w:ascii="Courier" w:hAnsi="Courier" w:hint="eastAsia"/>
          <w:sz w:val="21"/>
          <w:szCs w:val="21"/>
        </w:rPr>
        <w:t>&lt;/fpzt&gt;</w:t>
      </w:r>
    </w:p>
    <w:p w:rsidR="00D97DB7" w:rsidRDefault="00D97DB7" w:rsidP="00807313">
      <w:pPr>
        <w:pStyle w:val="ab"/>
        <w:spacing w:line="240" w:lineRule="auto"/>
        <w:ind w:leftChars="54" w:firstLineChars="250" w:firstLine="525"/>
        <w:rPr>
          <w:rFonts w:ascii="Courier" w:hAnsi="Courier"/>
          <w:sz w:val="21"/>
          <w:szCs w:val="21"/>
        </w:rPr>
      </w:pPr>
      <w:r>
        <w:rPr>
          <w:rFonts w:ascii="Courier" w:hAnsi="Courier" w:hint="eastAsia"/>
          <w:sz w:val="21"/>
          <w:szCs w:val="21"/>
        </w:rPr>
        <w:t>&lt;</w:t>
      </w:r>
      <w:r w:rsidR="00321D59">
        <w:rPr>
          <w:rFonts w:ascii="Courier" w:hAnsi="Courier" w:hint="eastAsia"/>
          <w:sz w:val="21"/>
          <w:szCs w:val="21"/>
        </w:rPr>
        <w:t>lg</w:t>
      </w:r>
      <w:r w:rsidR="005D77FB">
        <w:rPr>
          <w:rFonts w:ascii="Courier" w:hAnsi="Courier" w:hint="eastAsia"/>
          <w:sz w:val="21"/>
          <w:szCs w:val="21"/>
        </w:rPr>
        <w:t>qxx</w:t>
      </w:r>
      <w:r>
        <w:rPr>
          <w:rFonts w:ascii="Courier" w:hAnsi="Courier" w:hint="eastAsia"/>
          <w:sz w:val="21"/>
          <w:szCs w:val="21"/>
        </w:rPr>
        <w:t>&gt;</w:t>
      </w:r>
      <w:r w:rsidR="001F7575">
        <w:rPr>
          <w:rFonts w:ascii="Courier" w:hAnsi="Courier" w:hint="eastAsia"/>
          <w:sz w:val="21"/>
          <w:szCs w:val="21"/>
        </w:rPr>
        <w:t>领购</w:t>
      </w:r>
      <w:r w:rsidR="002473CE">
        <w:rPr>
          <w:rFonts w:ascii="Courier" w:hAnsi="Courier" w:hint="eastAsia"/>
          <w:sz w:val="21"/>
          <w:szCs w:val="21"/>
        </w:rPr>
        <w:t>全信息</w:t>
      </w:r>
      <w:r>
        <w:rPr>
          <w:rFonts w:ascii="Courier" w:hAnsi="Courier" w:hint="eastAsia"/>
          <w:sz w:val="21"/>
          <w:szCs w:val="21"/>
        </w:rPr>
        <w:t>&lt;</w:t>
      </w:r>
      <w:r w:rsidR="001E28A4">
        <w:rPr>
          <w:rFonts w:ascii="Courier" w:hAnsi="Courier" w:hint="eastAsia"/>
          <w:sz w:val="21"/>
          <w:szCs w:val="21"/>
        </w:rPr>
        <w:t>/</w:t>
      </w:r>
      <w:r w:rsidR="00321D59">
        <w:rPr>
          <w:rFonts w:ascii="Courier" w:hAnsi="Courier" w:hint="eastAsia"/>
          <w:sz w:val="21"/>
          <w:szCs w:val="21"/>
        </w:rPr>
        <w:t>lg</w:t>
      </w:r>
      <w:r w:rsidR="005D77FB">
        <w:rPr>
          <w:rFonts w:ascii="Courier" w:hAnsi="Courier" w:hint="eastAsia"/>
          <w:sz w:val="21"/>
          <w:szCs w:val="21"/>
        </w:rPr>
        <w:t>qxx</w:t>
      </w:r>
      <w:r>
        <w:rPr>
          <w:rFonts w:ascii="Courier" w:hAnsi="Courier" w:hint="eastAsia"/>
          <w:sz w:val="21"/>
          <w:szCs w:val="21"/>
        </w:rPr>
        <w:t>&gt;</w:t>
      </w:r>
    </w:p>
    <w:p w:rsidR="0093104C" w:rsidRDefault="0093104C" w:rsidP="00D73C73">
      <w:pPr>
        <w:pStyle w:val="ab"/>
        <w:spacing w:line="240" w:lineRule="auto"/>
        <w:ind w:firstLineChars="150" w:firstLine="315"/>
        <w:rPr>
          <w:rFonts w:ascii="Courier" w:hAnsi="Courier"/>
          <w:sz w:val="21"/>
          <w:szCs w:val="21"/>
        </w:rPr>
      </w:pPr>
      <w:r>
        <w:rPr>
          <w:rFonts w:ascii="Courier" w:hAnsi="Courier"/>
          <w:sz w:val="21"/>
          <w:szCs w:val="21"/>
        </w:rPr>
        <w:t>&lt;/body&gt;</w:t>
      </w:r>
    </w:p>
    <w:p w:rsidR="0093104C" w:rsidRDefault="0093104C" w:rsidP="00D73C73">
      <w:pPr>
        <w:pStyle w:val="ab"/>
        <w:spacing w:line="240" w:lineRule="auto"/>
        <w:ind w:firstLineChars="150" w:firstLine="315"/>
        <w:rPr>
          <w:rFonts w:ascii="Courier" w:hAnsi="Courier"/>
          <w:sz w:val="21"/>
          <w:szCs w:val="21"/>
        </w:rPr>
      </w:pPr>
      <w:r>
        <w:rPr>
          <w:rFonts w:ascii="Courier" w:hAnsi="Courier"/>
          <w:sz w:val="21"/>
          <w:szCs w:val="21"/>
        </w:rPr>
        <w:t>&lt;/business&gt;</w:t>
      </w:r>
    </w:p>
    <w:p w:rsidR="0093104C" w:rsidRDefault="0093104C">
      <w:pPr>
        <w:spacing w:line="360" w:lineRule="auto"/>
        <w:rPr>
          <w:b/>
          <w:sz w:val="24"/>
          <w:szCs w:val="21"/>
        </w:rPr>
      </w:pPr>
      <w:r w:rsidRPr="004D1D61">
        <w:rPr>
          <w:rFonts w:hint="eastAsia"/>
          <w:b/>
          <w:sz w:val="24"/>
          <w:szCs w:val="21"/>
        </w:rPr>
        <w:t>参数说明</w:t>
      </w:r>
      <w:r w:rsidR="00E1451A">
        <w:rPr>
          <w:rFonts w:hint="eastAsia"/>
          <w:b/>
          <w:sz w:val="24"/>
          <w:szCs w:val="21"/>
        </w:rPr>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3402"/>
      </w:tblGrid>
      <w:tr w:rsidR="00D73C73" w:rsidRPr="00E1451A" w:rsidTr="00220D52">
        <w:trPr>
          <w:trHeight w:val="454"/>
        </w:trPr>
        <w:tc>
          <w:tcPr>
            <w:tcW w:w="675" w:type="dxa"/>
            <w:shd w:val="clear" w:color="auto" w:fill="D9D9D9"/>
            <w:vAlign w:val="center"/>
          </w:tcPr>
          <w:p w:rsidR="00D73C73" w:rsidRPr="00E1451A" w:rsidRDefault="00D73C73" w:rsidP="00DA70F2">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必须</w:t>
            </w:r>
          </w:p>
        </w:tc>
        <w:tc>
          <w:tcPr>
            <w:tcW w:w="3402"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说明</w:t>
            </w:r>
          </w:p>
        </w:tc>
      </w:tr>
      <w:tr w:rsidR="00D73C73" w:rsidRPr="00E1451A" w:rsidTr="00220D52">
        <w:tc>
          <w:tcPr>
            <w:tcW w:w="675" w:type="dxa"/>
          </w:tcPr>
          <w:p w:rsidR="00D73C73" w:rsidRPr="00E1451A" w:rsidRDefault="00D73C73" w:rsidP="00A3248B">
            <w:pPr>
              <w:numPr>
                <w:ilvl w:val="0"/>
                <w:numId w:val="10"/>
              </w:numPr>
              <w:jc w:val="center"/>
              <w:rPr>
                <w:rFonts w:ascii="宋体" w:hAnsi="宋体"/>
                <w:sz w:val="24"/>
                <w:szCs w:val="24"/>
              </w:rPr>
            </w:pPr>
          </w:p>
        </w:tc>
        <w:tc>
          <w:tcPr>
            <w:tcW w:w="1560" w:type="dxa"/>
          </w:tcPr>
          <w:p w:rsidR="00D73C73" w:rsidRPr="004D1D61" w:rsidRDefault="00D73C73" w:rsidP="00DA70F2">
            <w:pPr>
              <w:rPr>
                <w:rFonts w:ascii="宋体" w:hAnsi="宋体"/>
                <w:sz w:val="24"/>
                <w:szCs w:val="24"/>
              </w:rPr>
            </w:pPr>
            <w:r w:rsidRPr="004D1D61">
              <w:rPr>
                <w:rFonts w:ascii="宋体" w:hAnsi="宋体" w:hint="eastAsia"/>
                <w:sz w:val="24"/>
                <w:szCs w:val="24"/>
              </w:rPr>
              <w:t>id</w:t>
            </w:r>
          </w:p>
        </w:tc>
        <w:tc>
          <w:tcPr>
            <w:tcW w:w="1984" w:type="dxa"/>
          </w:tcPr>
          <w:p w:rsidR="00D73C73" w:rsidRPr="004D1D61" w:rsidRDefault="00D73C73" w:rsidP="00DA70F2">
            <w:pPr>
              <w:rPr>
                <w:rFonts w:ascii="宋体" w:hAnsi="宋体"/>
                <w:sz w:val="24"/>
                <w:szCs w:val="24"/>
              </w:rPr>
            </w:pPr>
            <w:r w:rsidRPr="004D1D61">
              <w:rPr>
                <w:rFonts w:ascii="宋体" w:hAnsi="宋体" w:hint="eastAsia"/>
                <w:sz w:val="24"/>
                <w:szCs w:val="24"/>
              </w:rPr>
              <w:t>交易编号</w:t>
            </w:r>
          </w:p>
        </w:tc>
        <w:tc>
          <w:tcPr>
            <w:tcW w:w="709" w:type="dxa"/>
          </w:tcPr>
          <w:p w:rsidR="00D73C73" w:rsidRPr="004D1D61" w:rsidRDefault="00D73C73" w:rsidP="00DA70F2">
            <w:pPr>
              <w:rPr>
                <w:rFonts w:ascii="宋体" w:hAnsi="宋体"/>
                <w:sz w:val="24"/>
                <w:szCs w:val="24"/>
              </w:rPr>
            </w:pPr>
            <w:r w:rsidRPr="004D1D61">
              <w:rPr>
                <w:rFonts w:ascii="宋体" w:hAnsi="宋体" w:hint="eastAsia"/>
                <w:sz w:val="24"/>
                <w:szCs w:val="24"/>
              </w:rPr>
              <w:t>5</w:t>
            </w:r>
          </w:p>
        </w:tc>
        <w:tc>
          <w:tcPr>
            <w:tcW w:w="709" w:type="dxa"/>
          </w:tcPr>
          <w:p w:rsidR="00D73C73" w:rsidRPr="004D1D61" w:rsidRDefault="00D73C73" w:rsidP="00DA70F2">
            <w:pPr>
              <w:rPr>
                <w:rFonts w:ascii="宋体" w:hAnsi="宋体"/>
                <w:sz w:val="24"/>
                <w:szCs w:val="24"/>
              </w:rPr>
            </w:pPr>
            <w:r w:rsidRPr="004D1D61">
              <w:rPr>
                <w:rFonts w:ascii="宋体" w:hAnsi="宋体" w:hint="eastAsia"/>
                <w:sz w:val="24"/>
                <w:szCs w:val="24"/>
              </w:rPr>
              <w:t>是</w:t>
            </w:r>
          </w:p>
        </w:tc>
        <w:tc>
          <w:tcPr>
            <w:tcW w:w="3402" w:type="dxa"/>
          </w:tcPr>
          <w:p w:rsidR="00D73C73" w:rsidRPr="004D1D61" w:rsidRDefault="00D73C73" w:rsidP="00DA70F2">
            <w:pPr>
              <w:rPr>
                <w:rFonts w:ascii="宋体" w:hAnsi="宋体"/>
                <w:sz w:val="24"/>
                <w:szCs w:val="24"/>
              </w:rPr>
            </w:pPr>
            <w:r w:rsidRPr="004D1D61">
              <w:rPr>
                <w:rFonts w:ascii="宋体" w:hAnsi="宋体" w:hint="eastAsia"/>
                <w:sz w:val="24"/>
                <w:szCs w:val="24"/>
              </w:rPr>
              <w:t>10005</w:t>
            </w:r>
          </w:p>
        </w:tc>
      </w:tr>
      <w:tr w:rsidR="00D73C73" w:rsidRPr="00E1451A" w:rsidTr="00220D52">
        <w:tc>
          <w:tcPr>
            <w:tcW w:w="675" w:type="dxa"/>
          </w:tcPr>
          <w:p w:rsidR="00D73C73" w:rsidRPr="00E1451A" w:rsidRDefault="00D73C73" w:rsidP="00A3248B">
            <w:pPr>
              <w:numPr>
                <w:ilvl w:val="0"/>
                <w:numId w:val="10"/>
              </w:numPr>
              <w:jc w:val="center"/>
              <w:rPr>
                <w:rFonts w:ascii="宋体" w:hAnsi="宋体"/>
                <w:sz w:val="24"/>
                <w:szCs w:val="24"/>
              </w:rPr>
            </w:pPr>
          </w:p>
        </w:tc>
        <w:tc>
          <w:tcPr>
            <w:tcW w:w="1560" w:type="dxa"/>
          </w:tcPr>
          <w:p w:rsidR="00D73C73" w:rsidRPr="004D1D61" w:rsidRDefault="00D73C73" w:rsidP="00DA70F2">
            <w:pPr>
              <w:rPr>
                <w:rFonts w:ascii="宋体" w:hAnsi="宋体"/>
                <w:sz w:val="24"/>
                <w:szCs w:val="24"/>
              </w:rPr>
            </w:pPr>
            <w:r w:rsidRPr="004D1D61">
              <w:rPr>
                <w:rFonts w:ascii="宋体" w:hAnsi="宋体" w:hint="eastAsia"/>
                <w:sz w:val="24"/>
                <w:szCs w:val="24"/>
              </w:rPr>
              <w:t>comment</w:t>
            </w:r>
          </w:p>
        </w:tc>
        <w:tc>
          <w:tcPr>
            <w:tcW w:w="1984" w:type="dxa"/>
          </w:tcPr>
          <w:p w:rsidR="00D73C73" w:rsidRPr="004D1D61" w:rsidRDefault="00D73C73" w:rsidP="00DA70F2">
            <w:pPr>
              <w:rPr>
                <w:rFonts w:ascii="宋体" w:hAnsi="宋体"/>
                <w:sz w:val="24"/>
                <w:szCs w:val="24"/>
              </w:rPr>
            </w:pPr>
            <w:r w:rsidRPr="004D1D61">
              <w:rPr>
                <w:rFonts w:ascii="宋体" w:hAnsi="宋体" w:hint="eastAsia"/>
                <w:sz w:val="24"/>
                <w:szCs w:val="24"/>
              </w:rPr>
              <w:t>交易描述</w:t>
            </w:r>
          </w:p>
        </w:tc>
        <w:tc>
          <w:tcPr>
            <w:tcW w:w="709" w:type="dxa"/>
          </w:tcPr>
          <w:p w:rsidR="00D73C73" w:rsidRPr="004D1D61" w:rsidRDefault="00D73C73" w:rsidP="00DA70F2">
            <w:pPr>
              <w:rPr>
                <w:rFonts w:ascii="宋体" w:hAnsi="宋体"/>
                <w:sz w:val="24"/>
                <w:szCs w:val="24"/>
              </w:rPr>
            </w:pPr>
            <w:r w:rsidRPr="004D1D61">
              <w:rPr>
                <w:rFonts w:ascii="宋体" w:hAnsi="宋体" w:hint="eastAsia"/>
                <w:sz w:val="24"/>
                <w:szCs w:val="24"/>
              </w:rPr>
              <w:t>8</w:t>
            </w:r>
          </w:p>
        </w:tc>
        <w:tc>
          <w:tcPr>
            <w:tcW w:w="709" w:type="dxa"/>
          </w:tcPr>
          <w:p w:rsidR="00D73C73" w:rsidRPr="004D1D61" w:rsidRDefault="00D73C73" w:rsidP="00DA70F2">
            <w:pPr>
              <w:rPr>
                <w:rFonts w:ascii="宋体" w:hAnsi="宋体"/>
                <w:sz w:val="24"/>
                <w:szCs w:val="24"/>
              </w:rPr>
            </w:pPr>
            <w:r w:rsidRPr="004D1D61">
              <w:rPr>
                <w:rFonts w:ascii="宋体" w:hAnsi="宋体" w:hint="eastAsia"/>
                <w:sz w:val="24"/>
                <w:szCs w:val="24"/>
              </w:rPr>
              <w:t>是</w:t>
            </w:r>
          </w:p>
        </w:tc>
        <w:tc>
          <w:tcPr>
            <w:tcW w:w="3402" w:type="dxa"/>
          </w:tcPr>
          <w:p w:rsidR="00D73C73" w:rsidRPr="004D1D61" w:rsidRDefault="00D73C73" w:rsidP="00DA70F2">
            <w:pPr>
              <w:rPr>
                <w:rFonts w:ascii="宋体" w:hAnsi="宋体"/>
                <w:sz w:val="24"/>
                <w:szCs w:val="24"/>
              </w:rPr>
            </w:pPr>
            <w:r w:rsidRPr="004D1D61">
              <w:rPr>
                <w:rFonts w:ascii="Courier" w:hAnsi="Courier" w:hint="eastAsia"/>
                <w:sz w:val="24"/>
                <w:szCs w:val="24"/>
              </w:rPr>
              <w:t>发票领购信息查询</w:t>
            </w:r>
          </w:p>
        </w:tc>
      </w:tr>
      <w:tr w:rsidR="00D73C73" w:rsidRPr="00E1451A" w:rsidTr="00220D52">
        <w:tc>
          <w:tcPr>
            <w:tcW w:w="675" w:type="dxa"/>
          </w:tcPr>
          <w:p w:rsidR="00D73C73" w:rsidRPr="00E1451A" w:rsidRDefault="00D73C73" w:rsidP="00A3248B">
            <w:pPr>
              <w:numPr>
                <w:ilvl w:val="0"/>
                <w:numId w:val="10"/>
              </w:numPr>
              <w:jc w:val="center"/>
              <w:rPr>
                <w:rFonts w:ascii="宋体" w:hAnsi="宋体"/>
                <w:sz w:val="24"/>
                <w:szCs w:val="24"/>
              </w:rPr>
            </w:pPr>
          </w:p>
        </w:tc>
        <w:tc>
          <w:tcPr>
            <w:tcW w:w="1560" w:type="dxa"/>
          </w:tcPr>
          <w:p w:rsidR="00D73C73" w:rsidRPr="004D1D61" w:rsidRDefault="00D73C73" w:rsidP="00DA70F2">
            <w:pPr>
              <w:rPr>
                <w:rFonts w:ascii="宋体" w:hAnsi="宋体"/>
                <w:sz w:val="24"/>
                <w:szCs w:val="24"/>
              </w:rPr>
            </w:pPr>
            <w:r w:rsidRPr="004D1D61">
              <w:rPr>
                <w:rFonts w:ascii="宋体" w:hAnsi="宋体" w:hint="eastAsia"/>
                <w:sz w:val="24"/>
                <w:szCs w:val="24"/>
              </w:rPr>
              <w:t>yylxdm</w:t>
            </w:r>
          </w:p>
        </w:tc>
        <w:tc>
          <w:tcPr>
            <w:tcW w:w="1984" w:type="dxa"/>
          </w:tcPr>
          <w:p w:rsidR="00D73C73" w:rsidRPr="004D1D61" w:rsidRDefault="00D73C73" w:rsidP="00DA70F2">
            <w:pPr>
              <w:rPr>
                <w:rFonts w:ascii="宋体" w:hAnsi="宋体"/>
                <w:sz w:val="24"/>
                <w:szCs w:val="24"/>
              </w:rPr>
            </w:pPr>
            <w:r w:rsidRPr="004D1D61">
              <w:rPr>
                <w:rFonts w:ascii="宋体" w:hAnsi="宋体" w:hint="eastAsia"/>
                <w:sz w:val="24"/>
                <w:szCs w:val="24"/>
              </w:rPr>
              <w:t>应用类型代码</w:t>
            </w:r>
          </w:p>
        </w:tc>
        <w:tc>
          <w:tcPr>
            <w:tcW w:w="709" w:type="dxa"/>
          </w:tcPr>
          <w:p w:rsidR="00D73C73" w:rsidRPr="004D1D61" w:rsidRDefault="00D73C73" w:rsidP="00DA70F2">
            <w:pPr>
              <w:rPr>
                <w:rFonts w:ascii="宋体" w:hAnsi="宋体"/>
                <w:sz w:val="24"/>
                <w:szCs w:val="24"/>
              </w:rPr>
            </w:pPr>
            <w:r w:rsidRPr="004D1D61">
              <w:rPr>
                <w:rFonts w:ascii="宋体" w:hAnsi="宋体" w:hint="eastAsia"/>
                <w:sz w:val="24"/>
                <w:szCs w:val="24"/>
              </w:rPr>
              <w:t>1</w:t>
            </w:r>
          </w:p>
        </w:tc>
        <w:tc>
          <w:tcPr>
            <w:tcW w:w="709" w:type="dxa"/>
          </w:tcPr>
          <w:p w:rsidR="00D73C73" w:rsidRPr="004D1D61" w:rsidRDefault="00D73C73" w:rsidP="00DA70F2">
            <w:pPr>
              <w:rPr>
                <w:rFonts w:ascii="宋体" w:hAnsi="宋体"/>
                <w:sz w:val="24"/>
                <w:szCs w:val="24"/>
              </w:rPr>
            </w:pPr>
            <w:r w:rsidRPr="004D1D61">
              <w:rPr>
                <w:rFonts w:ascii="宋体" w:hAnsi="宋体" w:hint="eastAsia"/>
                <w:sz w:val="24"/>
                <w:szCs w:val="24"/>
              </w:rPr>
              <w:t>是</w:t>
            </w:r>
          </w:p>
        </w:tc>
        <w:tc>
          <w:tcPr>
            <w:tcW w:w="3402" w:type="dxa"/>
          </w:tcPr>
          <w:p w:rsidR="00D73C73" w:rsidRPr="004D1D61" w:rsidRDefault="00D73C73" w:rsidP="00DA70F2">
            <w:pPr>
              <w:rPr>
                <w:rFonts w:ascii="宋体" w:hAnsi="宋体"/>
                <w:sz w:val="24"/>
                <w:szCs w:val="24"/>
              </w:rPr>
            </w:pPr>
            <w:r>
              <w:rPr>
                <w:rFonts w:ascii="宋体" w:hAnsi="宋体" w:hint="eastAsia"/>
                <w:sz w:val="24"/>
              </w:rPr>
              <w:t>固定为“1”表示国税</w:t>
            </w:r>
          </w:p>
        </w:tc>
      </w:tr>
      <w:tr w:rsidR="00030DC7" w:rsidRPr="00E1451A" w:rsidTr="00220D52">
        <w:tc>
          <w:tcPr>
            <w:tcW w:w="675" w:type="dxa"/>
          </w:tcPr>
          <w:p w:rsidR="00030DC7" w:rsidRPr="00E1451A" w:rsidRDefault="00030DC7" w:rsidP="00A3248B">
            <w:pPr>
              <w:numPr>
                <w:ilvl w:val="0"/>
                <w:numId w:val="10"/>
              </w:numPr>
              <w:jc w:val="center"/>
              <w:rPr>
                <w:rFonts w:ascii="宋体" w:hAnsi="宋体"/>
                <w:sz w:val="24"/>
                <w:szCs w:val="24"/>
              </w:rPr>
            </w:pPr>
          </w:p>
        </w:tc>
        <w:tc>
          <w:tcPr>
            <w:tcW w:w="1560" w:type="dxa"/>
          </w:tcPr>
          <w:p w:rsidR="00030DC7" w:rsidRPr="004D1D61" w:rsidRDefault="00030DC7" w:rsidP="00DA70F2">
            <w:pPr>
              <w:rPr>
                <w:rFonts w:ascii="宋体" w:hAnsi="宋体"/>
                <w:sz w:val="24"/>
                <w:szCs w:val="24"/>
              </w:rPr>
            </w:pPr>
            <w:r>
              <w:rPr>
                <w:rFonts w:ascii="宋体" w:hAnsi="宋体" w:hint="eastAsia"/>
                <w:sz w:val="24"/>
                <w:szCs w:val="24"/>
              </w:rPr>
              <w:t>nsrsbh</w:t>
            </w:r>
          </w:p>
        </w:tc>
        <w:tc>
          <w:tcPr>
            <w:tcW w:w="1984" w:type="dxa"/>
          </w:tcPr>
          <w:p w:rsidR="00030DC7" w:rsidRPr="004D1D61" w:rsidRDefault="00030DC7" w:rsidP="00DA70F2">
            <w:pPr>
              <w:rPr>
                <w:rFonts w:ascii="宋体" w:hAnsi="宋体"/>
                <w:sz w:val="24"/>
                <w:szCs w:val="24"/>
              </w:rPr>
            </w:pPr>
            <w:r>
              <w:rPr>
                <w:rFonts w:ascii="宋体" w:hAnsi="宋体" w:hint="eastAsia"/>
                <w:sz w:val="24"/>
                <w:szCs w:val="24"/>
              </w:rPr>
              <w:t>纳税人识别号</w:t>
            </w:r>
          </w:p>
        </w:tc>
        <w:tc>
          <w:tcPr>
            <w:tcW w:w="709" w:type="dxa"/>
          </w:tcPr>
          <w:p w:rsidR="00030DC7" w:rsidRDefault="00030DC7" w:rsidP="00DA70F2">
            <w:pPr>
              <w:rPr>
                <w:rFonts w:ascii="宋体" w:hAnsi="宋体"/>
                <w:sz w:val="24"/>
                <w:szCs w:val="24"/>
              </w:rPr>
            </w:pPr>
            <w:r>
              <w:rPr>
                <w:rFonts w:ascii="宋体" w:hAnsi="宋体" w:hint="eastAsia"/>
                <w:sz w:val="24"/>
                <w:szCs w:val="24"/>
              </w:rPr>
              <w:t>20</w:t>
            </w:r>
          </w:p>
        </w:tc>
        <w:tc>
          <w:tcPr>
            <w:tcW w:w="709" w:type="dxa"/>
          </w:tcPr>
          <w:p w:rsidR="00030DC7" w:rsidRPr="004D1D61" w:rsidRDefault="00030DC7" w:rsidP="00DA70F2">
            <w:pPr>
              <w:rPr>
                <w:rFonts w:ascii="宋体" w:hAnsi="宋体"/>
                <w:sz w:val="24"/>
                <w:szCs w:val="24"/>
              </w:rPr>
            </w:pPr>
            <w:r>
              <w:rPr>
                <w:rFonts w:ascii="宋体" w:hAnsi="宋体" w:hint="eastAsia"/>
                <w:sz w:val="24"/>
                <w:szCs w:val="24"/>
              </w:rPr>
              <w:t>否</w:t>
            </w:r>
          </w:p>
        </w:tc>
        <w:tc>
          <w:tcPr>
            <w:tcW w:w="3402" w:type="dxa"/>
          </w:tcPr>
          <w:p w:rsidR="00030DC7" w:rsidRPr="004D1D61" w:rsidRDefault="00A91DC6" w:rsidP="00DA70F2">
            <w:pPr>
              <w:rPr>
                <w:rFonts w:ascii="宋体" w:hAnsi="宋体"/>
                <w:sz w:val="24"/>
                <w:szCs w:val="24"/>
              </w:rPr>
            </w:pPr>
            <w:r>
              <w:rPr>
                <w:rFonts w:ascii="宋体" w:hAnsi="宋体" w:hint="eastAsia"/>
                <w:sz w:val="24"/>
                <w:szCs w:val="24"/>
              </w:rPr>
              <w:t>不为空,按税号查询未</w:t>
            </w:r>
            <w:r w:rsidR="00C00F92">
              <w:rPr>
                <w:rFonts w:ascii="宋体" w:hAnsi="宋体" w:hint="eastAsia"/>
                <w:sz w:val="24"/>
                <w:szCs w:val="24"/>
              </w:rPr>
              <w:t>分发的发票,否则按开票终端查询，开票终端必输。</w:t>
            </w:r>
          </w:p>
        </w:tc>
      </w:tr>
      <w:tr w:rsidR="00D73C73" w:rsidRPr="00E1451A" w:rsidTr="00220D52">
        <w:tc>
          <w:tcPr>
            <w:tcW w:w="675" w:type="dxa"/>
          </w:tcPr>
          <w:p w:rsidR="00D73C73" w:rsidRPr="00E1451A" w:rsidRDefault="00D73C73" w:rsidP="00A3248B">
            <w:pPr>
              <w:numPr>
                <w:ilvl w:val="0"/>
                <w:numId w:val="10"/>
              </w:numPr>
              <w:jc w:val="center"/>
              <w:rPr>
                <w:rFonts w:ascii="宋体" w:hAnsi="宋体"/>
                <w:sz w:val="24"/>
                <w:szCs w:val="24"/>
              </w:rPr>
            </w:pPr>
          </w:p>
        </w:tc>
        <w:tc>
          <w:tcPr>
            <w:tcW w:w="1560" w:type="dxa"/>
          </w:tcPr>
          <w:p w:rsidR="00D73C73" w:rsidRPr="004D1D61" w:rsidRDefault="00D73C73" w:rsidP="00DA70F2">
            <w:pPr>
              <w:rPr>
                <w:rFonts w:ascii="宋体" w:hAnsi="宋体"/>
                <w:sz w:val="24"/>
                <w:szCs w:val="24"/>
              </w:rPr>
            </w:pPr>
            <w:r w:rsidRPr="004D1D61">
              <w:rPr>
                <w:rFonts w:ascii="宋体" w:hAnsi="宋体" w:hint="eastAsia"/>
                <w:sz w:val="24"/>
                <w:szCs w:val="24"/>
              </w:rPr>
              <w:t>kpzdbs</w:t>
            </w:r>
          </w:p>
        </w:tc>
        <w:tc>
          <w:tcPr>
            <w:tcW w:w="1984" w:type="dxa"/>
          </w:tcPr>
          <w:p w:rsidR="00D73C73" w:rsidRPr="004D1D61" w:rsidRDefault="00D73C73" w:rsidP="00DA70F2">
            <w:pPr>
              <w:rPr>
                <w:rFonts w:ascii="宋体" w:hAnsi="宋体"/>
                <w:sz w:val="24"/>
                <w:szCs w:val="24"/>
              </w:rPr>
            </w:pPr>
            <w:r w:rsidRPr="004D1D61">
              <w:rPr>
                <w:rFonts w:ascii="宋体" w:hAnsi="宋体" w:hint="eastAsia"/>
                <w:sz w:val="24"/>
                <w:szCs w:val="24"/>
              </w:rPr>
              <w:t>开票终端标识</w:t>
            </w:r>
          </w:p>
        </w:tc>
        <w:tc>
          <w:tcPr>
            <w:tcW w:w="709" w:type="dxa"/>
          </w:tcPr>
          <w:p w:rsidR="00D73C73" w:rsidRPr="004D1D61" w:rsidRDefault="00695186" w:rsidP="00DA70F2">
            <w:pPr>
              <w:rPr>
                <w:rFonts w:ascii="宋体" w:hAnsi="宋体"/>
                <w:sz w:val="24"/>
                <w:szCs w:val="24"/>
              </w:rPr>
            </w:pPr>
            <w:r>
              <w:rPr>
                <w:rFonts w:ascii="宋体" w:hAnsi="宋体" w:hint="eastAsia"/>
                <w:sz w:val="24"/>
                <w:szCs w:val="24"/>
              </w:rPr>
              <w:t>30</w:t>
            </w:r>
          </w:p>
        </w:tc>
        <w:tc>
          <w:tcPr>
            <w:tcW w:w="709" w:type="dxa"/>
          </w:tcPr>
          <w:p w:rsidR="00D73C73" w:rsidRPr="004D1D61" w:rsidRDefault="00030DC7" w:rsidP="00DA70F2">
            <w:pPr>
              <w:rPr>
                <w:rFonts w:ascii="宋体" w:hAnsi="宋体"/>
                <w:sz w:val="24"/>
                <w:szCs w:val="24"/>
              </w:rPr>
            </w:pPr>
            <w:r>
              <w:rPr>
                <w:rFonts w:ascii="宋体" w:hAnsi="宋体" w:hint="eastAsia"/>
                <w:sz w:val="24"/>
                <w:szCs w:val="24"/>
              </w:rPr>
              <w:t>否</w:t>
            </w:r>
          </w:p>
        </w:tc>
        <w:tc>
          <w:tcPr>
            <w:tcW w:w="3402" w:type="dxa"/>
          </w:tcPr>
          <w:p w:rsidR="00D73C73" w:rsidRPr="004D1D61" w:rsidRDefault="00D73C73" w:rsidP="00DA70F2">
            <w:pPr>
              <w:rPr>
                <w:rFonts w:ascii="宋体" w:hAnsi="宋体"/>
                <w:sz w:val="24"/>
                <w:szCs w:val="24"/>
              </w:rPr>
            </w:pPr>
          </w:p>
        </w:tc>
      </w:tr>
      <w:tr w:rsidR="00D73C73" w:rsidRPr="00E1451A" w:rsidTr="00220D52">
        <w:tc>
          <w:tcPr>
            <w:tcW w:w="675" w:type="dxa"/>
          </w:tcPr>
          <w:p w:rsidR="00D73C73" w:rsidRPr="00E1451A" w:rsidRDefault="00D73C73" w:rsidP="00A3248B">
            <w:pPr>
              <w:numPr>
                <w:ilvl w:val="0"/>
                <w:numId w:val="10"/>
              </w:numPr>
              <w:jc w:val="center"/>
              <w:rPr>
                <w:rFonts w:ascii="宋体" w:hAnsi="宋体"/>
                <w:sz w:val="24"/>
                <w:szCs w:val="24"/>
              </w:rPr>
            </w:pPr>
          </w:p>
        </w:tc>
        <w:tc>
          <w:tcPr>
            <w:tcW w:w="1560" w:type="dxa"/>
          </w:tcPr>
          <w:p w:rsidR="00D73C73" w:rsidRPr="004D1D61" w:rsidRDefault="00D73C73" w:rsidP="00DA70F2">
            <w:pPr>
              <w:rPr>
                <w:rFonts w:ascii="宋体" w:hAnsi="宋体"/>
                <w:sz w:val="24"/>
                <w:szCs w:val="24"/>
              </w:rPr>
            </w:pPr>
            <w:r w:rsidRPr="004D1D61">
              <w:rPr>
                <w:rFonts w:ascii="宋体" w:hAnsi="宋体" w:hint="eastAsia"/>
                <w:sz w:val="24"/>
                <w:szCs w:val="24"/>
              </w:rPr>
              <w:t>fplxdm</w:t>
            </w:r>
          </w:p>
        </w:tc>
        <w:tc>
          <w:tcPr>
            <w:tcW w:w="1984" w:type="dxa"/>
          </w:tcPr>
          <w:p w:rsidR="00D73C73" w:rsidRPr="004D1D61" w:rsidRDefault="00D73C73" w:rsidP="00DA70F2">
            <w:pPr>
              <w:rPr>
                <w:rFonts w:ascii="宋体" w:hAnsi="宋体"/>
                <w:sz w:val="24"/>
                <w:szCs w:val="24"/>
              </w:rPr>
            </w:pPr>
            <w:r w:rsidRPr="004D1D61">
              <w:rPr>
                <w:rFonts w:ascii="宋体" w:hAnsi="宋体" w:hint="eastAsia"/>
                <w:sz w:val="24"/>
                <w:szCs w:val="24"/>
              </w:rPr>
              <w:t>发票类型代码</w:t>
            </w:r>
          </w:p>
        </w:tc>
        <w:tc>
          <w:tcPr>
            <w:tcW w:w="709" w:type="dxa"/>
          </w:tcPr>
          <w:p w:rsidR="00D73C73" w:rsidRPr="004D1D61" w:rsidRDefault="00D73C73" w:rsidP="00DA70F2">
            <w:pPr>
              <w:rPr>
                <w:rFonts w:ascii="宋体" w:hAnsi="宋体"/>
                <w:sz w:val="24"/>
                <w:szCs w:val="24"/>
              </w:rPr>
            </w:pPr>
            <w:r w:rsidRPr="004D1D61">
              <w:rPr>
                <w:rFonts w:ascii="宋体" w:hAnsi="宋体" w:hint="eastAsia"/>
                <w:sz w:val="24"/>
                <w:szCs w:val="24"/>
              </w:rPr>
              <w:t>3</w:t>
            </w:r>
          </w:p>
        </w:tc>
        <w:tc>
          <w:tcPr>
            <w:tcW w:w="709" w:type="dxa"/>
          </w:tcPr>
          <w:p w:rsidR="00D73C73" w:rsidRPr="004D1D61" w:rsidRDefault="00D73C73" w:rsidP="00DA70F2">
            <w:pPr>
              <w:rPr>
                <w:rFonts w:ascii="宋体" w:hAnsi="宋体"/>
                <w:sz w:val="24"/>
                <w:szCs w:val="24"/>
              </w:rPr>
            </w:pPr>
            <w:r>
              <w:rPr>
                <w:rFonts w:ascii="宋体" w:hAnsi="宋体" w:hint="eastAsia"/>
                <w:sz w:val="24"/>
                <w:szCs w:val="24"/>
              </w:rPr>
              <w:t>是</w:t>
            </w:r>
          </w:p>
        </w:tc>
        <w:tc>
          <w:tcPr>
            <w:tcW w:w="3402" w:type="dxa"/>
          </w:tcPr>
          <w:p w:rsidR="00D73C73" w:rsidRPr="000B29A6" w:rsidRDefault="00D73C73" w:rsidP="00DA70F2">
            <w:pPr>
              <w:rPr>
                <w:rFonts w:ascii="宋体" w:hAnsi="宋体"/>
                <w:sz w:val="24"/>
                <w:szCs w:val="24"/>
              </w:rPr>
            </w:pPr>
            <w:r w:rsidRPr="000B29A6">
              <w:rPr>
                <w:rFonts w:ascii="宋体" w:hAnsi="宋体" w:hint="eastAsia"/>
                <w:sz w:val="24"/>
                <w:szCs w:val="24"/>
              </w:rPr>
              <w:t>“004”增值税专用发票</w:t>
            </w:r>
          </w:p>
          <w:p w:rsidR="00D73C73" w:rsidRDefault="00D73C73" w:rsidP="00DA70F2">
            <w:pPr>
              <w:rPr>
                <w:rFonts w:ascii="宋体" w:hAnsi="宋体"/>
                <w:sz w:val="24"/>
                <w:szCs w:val="24"/>
              </w:rPr>
            </w:pPr>
            <w:r w:rsidRPr="000B29A6">
              <w:rPr>
                <w:rFonts w:ascii="宋体" w:hAnsi="宋体" w:hint="eastAsia"/>
                <w:sz w:val="24"/>
                <w:szCs w:val="24"/>
              </w:rPr>
              <w:t>“007”增值税普通发票</w:t>
            </w:r>
          </w:p>
          <w:p w:rsidR="000505DE" w:rsidRPr="00B23F62" w:rsidRDefault="000505DE" w:rsidP="00B23F62">
            <w:pPr>
              <w:rPr>
                <w:rFonts w:ascii="宋体" w:hAnsi="宋体"/>
                <w:sz w:val="24"/>
                <w:szCs w:val="24"/>
              </w:rPr>
            </w:pPr>
            <w:r>
              <w:rPr>
                <w:rFonts w:ascii="宋体" w:hAnsi="宋体"/>
                <w:sz w:val="24"/>
                <w:szCs w:val="24"/>
              </w:rPr>
              <w:t>“</w:t>
            </w:r>
            <w:r>
              <w:rPr>
                <w:rFonts w:ascii="宋体" w:hAnsi="宋体" w:hint="eastAsia"/>
                <w:sz w:val="24"/>
                <w:szCs w:val="24"/>
              </w:rPr>
              <w:t>025</w:t>
            </w:r>
            <w:r>
              <w:rPr>
                <w:rFonts w:ascii="宋体" w:hAnsi="宋体"/>
                <w:sz w:val="24"/>
                <w:szCs w:val="24"/>
              </w:rPr>
              <w:t>”</w:t>
            </w:r>
            <w:r w:rsidR="00B23F62" w:rsidRPr="00B23F62">
              <w:rPr>
                <w:rFonts w:ascii="宋体" w:hAnsi="宋体" w:hint="eastAsia"/>
                <w:sz w:val="24"/>
                <w:szCs w:val="24"/>
              </w:rPr>
              <w:t>卷式发票</w:t>
            </w:r>
          </w:p>
          <w:p w:rsidR="00B23F62" w:rsidRDefault="00B23F62" w:rsidP="00B23F62">
            <w:pPr>
              <w:rPr>
                <w:rFonts w:ascii="宋体" w:hAnsi="宋体"/>
                <w:sz w:val="24"/>
                <w:szCs w:val="24"/>
              </w:rPr>
            </w:pPr>
            <w:r w:rsidRPr="00B23F62">
              <w:rPr>
                <w:rFonts w:ascii="宋体" w:hAnsi="宋体" w:hint="eastAsia"/>
                <w:sz w:val="24"/>
                <w:szCs w:val="24"/>
              </w:rPr>
              <w:t>“026”电子发票</w:t>
            </w:r>
          </w:p>
          <w:p w:rsidR="00864195" w:rsidRDefault="00275148" w:rsidP="001B5130">
            <w:pPr>
              <w:rPr>
                <w:rFonts w:ascii="宋体" w:hAnsi="宋体"/>
                <w:sz w:val="24"/>
                <w:szCs w:val="24"/>
              </w:rPr>
            </w:pPr>
            <w:r>
              <w:rPr>
                <w:rFonts w:ascii="宋体" w:hAnsi="宋体" w:hint="eastAsia"/>
                <w:sz w:val="24"/>
                <w:szCs w:val="24"/>
              </w:rPr>
              <w:t>“005”机动车发票</w:t>
            </w:r>
          </w:p>
          <w:p w:rsidR="00220D52" w:rsidRPr="004D1D61" w:rsidRDefault="00220D52" w:rsidP="001B5130">
            <w:pPr>
              <w:rPr>
                <w:rFonts w:ascii="宋体" w:hAnsi="宋体"/>
                <w:sz w:val="24"/>
                <w:szCs w:val="24"/>
              </w:rPr>
            </w:pPr>
            <w:r>
              <w:rPr>
                <w:rFonts w:ascii="宋体" w:hAnsi="宋体" w:hint="eastAsia"/>
                <w:sz w:val="24"/>
                <w:szCs w:val="24"/>
              </w:rPr>
              <w:t>“006”二手车销售统一发票</w:t>
            </w:r>
          </w:p>
        </w:tc>
      </w:tr>
      <w:tr w:rsidR="008F3CC8" w:rsidRPr="00E1451A" w:rsidTr="00220D52">
        <w:tc>
          <w:tcPr>
            <w:tcW w:w="675" w:type="dxa"/>
          </w:tcPr>
          <w:p w:rsidR="008F3CC8" w:rsidRPr="00E1451A" w:rsidRDefault="008F3CC8" w:rsidP="00A3248B">
            <w:pPr>
              <w:numPr>
                <w:ilvl w:val="0"/>
                <w:numId w:val="10"/>
              </w:numPr>
              <w:jc w:val="center"/>
              <w:rPr>
                <w:rFonts w:ascii="宋体" w:hAnsi="宋体"/>
                <w:sz w:val="24"/>
                <w:szCs w:val="24"/>
              </w:rPr>
            </w:pPr>
          </w:p>
        </w:tc>
        <w:tc>
          <w:tcPr>
            <w:tcW w:w="1560" w:type="dxa"/>
          </w:tcPr>
          <w:p w:rsidR="008F3CC8" w:rsidRPr="004D1D61" w:rsidRDefault="008F3CC8" w:rsidP="00DA70F2">
            <w:pPr>
              <w:rPr>
                <w:rFonts w:ascii="宋体" w:hAnsi="宋体"/>
                <w:sz w:val="24"/>
                <w:szCs w:val="24"/>
              </w:rPr>
            </w:pPr>
            <w:r w:rsidRPr="00F151B1">
              <w:rPr>
                <w:rFonts w:ascii="宋体" w:hAnsi="宋体" w:hint="eastAsia"/>
                <w:sz w:val="24"/>
                <w:szCs w:val="24"/>
              </w:rPr>
              <w:t>fpzt</w:t>
            </w:r>
          </w:p>
        </w:tc>
        <w:tc>
          <w:tcPr>
            <w:tcW w:w="1984" w:type="dxa"/>
          </w:tcPr>
          <w:p w:rsidR="008F3CC8" w:rsidRPr="004D1D61" w:rsidRDefault="00B24E8B" w:rsidP="00DA70F2">
            <w:pPr>
              <w:rPr>
                <w:rFonts w:ascii="宋体" w:hAnsi="宋体"/>
                <w:sz w:val="24"/>
                <w:szCs w:val="24"/>
              </w:rPr>
            </w:pPr>
            <w:r>
              <w:rPr>
                <w:rFonts w:ascii="宋体" w:hAnsi="宋体" w:hint="eastAsia"/>
                <w:sz w:val="24"/>
                <w:szCs w:val="24"/>
              </w:rPr>
              <w:t>发票状态</w:t>
            </w:r>
          </w:p>
        </w:tc>
        <w:tc>
          <w:tcPr>
            <w:tcW w:w="709" w:type="dxa"/>
          </w:tcPr>
          <w:p w:rsidR="008F3CC8" w:rsidRPr="004D1D61" w:rsidRDefault="000E6C0D" w:rsidP="00DA70F2">
            <w:pPr>
              <w:rPr>
                <w:rFonts w:ascii="宋体" w:hAnsi="宋体"/>
                <w:sz w:val="24"/>
                <w:szCs w:val="24"/>
              </w:rPr>
            </w:pPr>
            <w:r>
              <w:rPr>
                <w:rFonts w:ascii="宋体" w:hAnsi="宋体" w:hint="eastAsia"/>
                <w:sz w:val="24"/>
                <w:szCs w:val="24"/>
              </w:rPr>
              <w:t>1</w:t>
            </w:r>
          </w:p>
        </w:tc>
        <w:tc>
          <w:tcPr>
            <w:tcW w:w="709" w:type="dxa"/>
          </w:tcPr>
          <w:p w:rsidR="008F3CC8" w:rsidRDefault="00AB5274" w:rsidP="00DA70F2">
            <w:pPr>
              <w:rPr>
                <w:rFonts w:ascii="宋体" w:hAnsi="宋体"/>
                <w:sz w:val="24"/>
                <w:szCs w:val="24"/>
              </w:rPr>
            </w:pPr>
            <w:r>
              <w:rPr>
                <w:rFonts w:ascii="宋体" w:hAnsi="宋体" w:hint="eastAsia"/>
                <w:sz w:val="24"/>
                <w:szCs w:val="24"/>
              </w:rPr>
              <w:t>是</w:t>
            </w:r>
          </w:p>
        </w:tc>
        <w:tc>
          <w:tcPr>
            <w:tcW w:w="3402" w:type="dxa"/>
          </w:tcPr>
          <w:p w:rsidR="00B373CA" w:rsidRPr="00F151B1" w:rsidRDefault="00B373CA" w:rsidP="00B373CA">
            <w:pPr>
              <w:rPr>
                <w:rFonts w:ascii="宋体" w:hAnsi="宋体"/>
                <w:sz w:val="24"/>
                <w:szCs w:val="24"/>
              </w:rPr>
            </w:pPr>
            <w:r w:rsidRPr="00F151B1">
              <w:rPr>
                <w:rFonts w:ascii="宋体" w:hAnsi="宋体" w:hint="eastAsia"/>
                <w:sz w:val="24"/>
                <w:szCs w:val="24"/>
              </w:rPr>
              <w:t>“0”未分发</w:t>
            </w:r>
          </w:p>
          <w:p w:rsidR="008F3CC8" w:rsidRPr="005E3EC5" w:rsidRDefault="00B373CA" w:rsidP="00B82802">
            <w:pPr>
              <w:rPr>
                <w:rFonts w:ascii="宋体" w:hAnsi="宋体"/>
                <w:sz w:val="24"/>
                <w:szCs w:val="24"/>
              </w:rPr>
            </w:pPr>
            <w:r w:rsidRPr="00F151B1">
              <w:rPr>
                <w:rFonts w:ascii="宋体" w:hAnsi="宋体" w:hint="eastAsia"/>
                <w:sz w:val="24"/>
                <w:szCs w:val="24"/>
              </w:rPr>
              <w:t>“1”已分发</w:t>
            </w:r>
            <w:r w:rsidR="00B82802">
              <w:rPr>
                <w:rFonts w:ascii="宋体" w:hAnsi="宋体" w:hint="eastAsia"/>
                <w:sz w:val="24"/>
                <w:szCs w:val="24"/>
              </w:rPr>
              <w:t>(默认)</w:t>
            </w:r>
          </w:p>
        </w:tc>
      </w:tr>
      <w:tr w:rsidR="00D11C89" w:rsidRPr="00E1451A" w:rsidTr="00220D52">
        <w:tc>
          <w:tcPr>
            <w:tcW w:w="675" w:type="dxa"/>
          </w:tcPr>
          <w:p w:rsidR="00D11C89" w:rsidRPr="00193C50" w:rsidRDefault="00D11C89" w:rsidP="00A3248B">
            <w:pPr>
              <w:numPr>
                <w:ilvl w:val="0"/>
                <w:numId w:val="10"/>
              </w:numPr>
              <w:jc w:val="center"/>
              <w:rPr>
                <w:rFonts w:ascii="宋体" w:hAnsi="宋体"/>
                <w:color w:val="FF0000"/>
                <w:sz w:val="24"/>
                <w:szCs w:val="24"/>
              </w:rPr>
            </w:pPr>
          </w:p>
        </w:tc>
        <w:tc>
          <w:tcPr>
            <w:tcW w:w="1560" w:type="dxa"/>
          </w:tcPr>
          <w:p w:rsidR="00D11C89" w:rsidRPr="00193C50" w:rsidRDefault="00321D59" w:rsidP="00DA70F2">
            <w:pPr>
              <w:rPr>
                <w:rFonts w:ascii="宋体" w:hAnsi="宋体"/>
                <w:color w:val="FF0000"/>
                <w:sz w:val="24"/>
                <w:szCs w:val="24"/>
              </w:rPr>
            </w:pPr>
            <w:r w:rsidRPr="00193C50">
              <w:rPr>
                <w:rFonts w:ascii="宋体" w:hAnsi="宋体" w:hint="eastAsia"/>
                <w:color w:val="FF0000"/>
                <w:sz w:val="24"/>
                <w:szCs w:val="24"/>
              </w:rPr>
              <w:t>lg</w:t>
            </w:r>
            <w:r w:rsidR="00D11C89" w:rsidRPr="00193C50">
              <w:rPr>
                <w:rFonts w:ascii="宋体" w:hAnsi="宋体" w:hint="eastAsia"/>
                <w:color w:val="FF0000"/>
                <w:sz w:val="24"/>
                <w:szCs w:val="24"/>
              </w:rPr>
              <w:t>qxx</w:t>
            </w:r>
          </w:p>
        </w:tc>
        <w:tc>
          <w:tcPr>
            <w:tcW w:w="1984" w:type="dxa"/>
          </w:tcPr>
          <w:p w:rsidR="00D11C89" w:rsidRPr="00193C50" w:rsidRDefault="00321D59" w:rsidP="00DA70F2">
            <w:pPr>
              <w:rPr>
                <w:rFonts w:ascii="宋体" w:hAnsi="宋体"/>
                <w:color w:val="FF0000"/>
                <w:sz w:val="24"/>
                <w:szCs w:val="24"/>
              </w:rPr>
            </w:pPr>
            <w:r w:rsidRPr="00193C50">
              <w:rPr>
                <w:rFonts w:ascii="宋体" w:hAnsi="宋体" w:hint="eastAsia"/>
                <w:color w:val="FF0000"/>
                <w:sz w:val="24"/>
                <w:szCs w:val="24"/>
              </w:rPr>
              <w:t>领购</w:t>
            </w:r>
            <w:r w:rsidR="00C9190F" w:rsidRPr="00193C50">
              <w:rPr>
                <w:rFonts w:ascii="宋体" w:hAnsi="宋体" w:hint="eastAsia"/>
                <w:color w:val="FF0000"/>
                <w:sz w:val="24"/>
                <w:szCs w:val="24"/>
              </w:rPr>
              <w:t>全信息</w:t>
            </w:r>
          </w:p>
        </w:tc>
        <w:tc>
          <w:tcPr>
            <w:tcW w:w="709" w:type="dxa"/>
          </w:tcPr>
          <w:p w:rsidR="00D11C89" w:rsidRPr="00193C50" w:rsidRDefault="005E4EA6" w:rsidP="00DA70F2">
            <w:pPr>
              <w:rPr>
                <w:rFonts w:ascii="宋体" w:hAnsi="宋体"/>
                <w:color w:val="FF0000"/>
                <w:sz w:val="24"/>
                <w:szCs w:val="24"/>
              </w:rPr>
            </w:pPr>
            <w:r w:rsidRPr="00193C50">
              <w:rPr>
                <w:rFonts w:ascii="宋体" w:hAnsi="宋体" w:hint="eastAsia"/>
                <w:color w:val="FF0000"/>
                <w:sz w:val="24"/>
                <w:szCs w:val="24"/>
              </w:rPr>
              <w:t>1</w:t>
            </w:r>
          </w:p>
        </w:tc>
        <w:tc>
          <w:tcPr>
            <w:tcW w:w="709" w:type="dxa"/>
          </w:tcPr>
          <w:p w:rsidR="00D11C89" w:rsidRPr="00193C50" w:rsidRDefault="005E4EA6" w:rsidP="00DA70F2">
            <w:pPr>
              <w:rPr>
                <w:rFonts w:ascii="宋体" w:hAnsi="宋体"/>
                <w:color w:val="FF0000"/>
                <w:sz w:val="24"/>
                <w:szCs w:val="24"/>
              </w:rPr>
            </w:pPr>
            <w:r w:rsidRPr="00193C50">
              <w:rPr>
                <w:rFonts w:ascii="宋体" w:hAnsi="宋体" w:hint="eastAsia"/>
                <w:color w:val="FF0000"/>
                <w:sz w:val="24"/>
                <w:szCs w:val="24"/>
              </w:rPr>
              <w:t>否</w:t>
            </w:r>
          </w:p>
        </w:tc>
        <w:tc>
          <w:tcPr>
            <w:tcW w:w="3402" w:type="dxa"/>
          </w:tcPr>
          <w:p w:rsidR="00D11C89" w:rsidRPr="00193C50" w:rsidRDefault="005E4EA6" w:rsidP="00B373CA">
            <w:pPr>
              <w:rPr>
                <w:rFonts w:ascii="宋体" w:hAnsi="宋体"/>
                <w:color w:val="FF0000"/>
                <w:sz w:val="24"/>
                <w:szCs w:val="24"/>
              </w:rPr>
            </w:pPr>
            <w:r w:rsidRPr="00193C50">
              <w:rPr>
                <w:rFonts w:ascii="宋体" w:hAnsi="宋体" w:hint="eastAsia"/>
                <w:color w:val="FF0000"/>
                <w:sz w:val="24"/>
                <w:szCs w:val="24"/>
              </w:rPr>
              <w:t>此节点如果存在为1时返回</w:t>
            </w:r>
            <w:r w:rsidR="00E41EC4" w:rsidRPr="00193C50">
              <w:rPr>
                <w:rFonts w:ascii="宋体" w:hAnsi="宋体" w:hint="eastAsia"/>
                <w:color w:val="FF0000"/>
                <w:sz w:val="24"/>
                <w:szCs w:val="24"/>
              </w:rPr>
              <w:t>剩余份数不为零的号段</w:t>
            </w:r>
            <w:r w:rsidRPr="00193C50">
              <w:rPr>
                <w:rFonts w:ascii="宋体" w:hAnsi="宋体" w:hint="eastAsia"/>
                <w:color w:val="FF0000"/>
                <w:sz w:val="24"/>
                <w:szCs w:val="24"/>
              </w:rPr>
              <w:t>。</w:t>
            </w:r>
          </w:p>
        </w:tc>
      </w:tr>
    </w:tbl>
    <w:p w:rsidR="0093104C" w:rsidRPr="002652A6" w:rsidRDefault="0093104C" w:rsidP="009738F5">
      <w:pPr>
        <w:pStyle w:val="3"/>
        <w:ind w:left="0"/>
      </w:pPr>
      <w:bookmarkStart w:id="44" w:name="_Toc421870233"/>
      <w:r w:rsidRPr="002652A6">
        <w:rPr>
          <w:rFonts w:hint="eastAsia"/>
        </w:rPr>
        <w:lastRenderedPageBreak/>
        <w:t>返回数据</w:t>
      </w:r>
      <w:bookmarkEnd w:id="44"/>
    </w:p>
    <w:p w:rsidR="0093104C" w:rsidRPr="004D1D61" w:rsidRDefault="0093104C">
      <w:pPr>
        <w:spacing w:line="360" w:lineRule="auto"/>
        <w:rPr>
          <w:b/>
          <w:sz w:val="24"/>
          <w:szCs w:val="21"/>
        </w:rPr>
      </w:pPr>
      <w:r w:rsidRPr="004D1D61">
        <w:rPr>
          <w:rFonts w:hint="eastAsia"/>
          <w:b/>
          <w:sz w:val="24"/>
          <w:szCs w:val="21"/>
        </w:rPr>
        <w:t>响应报文</w:t>
      </w:r>
      <w:r w:rsidR="00E1451A">
        <w:rPr>
          <w:rFonts w:hint="eastAsia"/>
          <w:b/>
          <w:sz w:val="24"/>
          <w:szCs w:val="21"/>
        </w:rPr>
        <w:t>：</w:t>
      </w:r>
    </w:p>
    <w:p w:rsidR="0093104C" w:rsidRDefault="0093104C" w:rsidP="00D73C73">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93104C" w:rsidRDefault="0093104C" w:rsidP="00D73C73">
      <w:pPr>
        <w:pStyle w:val="ab"/>
        <w:spacing w:line="240" w:lineRule="auto"/>
        <w:ind w:firstLineChars="150" w:firstLine="315"/>
        <w:rPr>
          <w:rFonts w:ascii="Courier" w:hAnsi="Courier"/>
          <w:sz w:val="21"/>
          <w:szCs w:val="21"/>
        </w:rPr>
      </w:pPr>
      <w:r>
        <w:rPr>
          <w:rFonts w:ascii="Courier" w:hAnsi="Courier" w:hint="eastAsia"/>
          <w:sz w:val="21"/>
          <w:szCs w:val="21"/>
        </w:rPr>
        <w:t>&lt;business id="10005" comment="</w:t>
      </w:r>
      <w:r>
        <w:rPr>
          <w:rFonts w:ascii="Courier" w:hAnsi="Courier" w:hint="eastAsia"/>
          <w:sz w:val="21"/>
          <w:szCs w:val="21"/>
        </w:rPr>
        <w:t>发票领购信息查询</w:t>
      </w:r>
      <w:r>
        <w:rPr>
          <w:rFonts w:ascii="Courier" w:hAnsi="Courier" w:hint="eastAsia"/>
          <w:sz w:val="21"/>
          <w:szCs w:val="21"/>
        </w:rPr>
        <w:t>"&gt;</w:t>
      </w:r>
    </w:p>
    <w:p w:rsidR="0093104C" w:rsidRDefault="0093104C" w:rsidP="00D73C73">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93104C" w:rsidRDefault="0093104C" w:rsidP="00D73C73">
      <w:pPr>
        <w:pStyle w:val="ab"/>
        <w:spacing w:line="240" w:lineRule="auto"/>
        <w:ind w:leftChars="54" w:firstLineChars="250" w:firstLine="52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93104C" w:rsidRDefault="0093104C" w:rsidP="00D73C73">
      <w:pPr>
        <w:pStyle w:val="ab"/>
        <w:spacing w:line="240" w:lineRule="auto"/>
        <w:ind w:leftChars="54" w:firstLineChars="250" w:firstLine="52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870A6A" w:rsidRDefault="0093104C" w:rsidP="00870A6A">
      <w:pPr>
        <w:pStyle w:val="ab"/>
        <w:spacing w:line="240" w:lineRule="auto"/>
        <w:ind w:leftChars="54" w:firstLineChars="250" w:firstLine="52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E23ED4" w:rsidRPr="00CF670F" w:rsidRDefault="00E23ED4" w:rsidP="00870A6A">
      <w:pPr>
        <w:pStyle w:val="ab"/>
        <w:spacing w:line="240" w:lineRule="auto"/>
        <w:ind w:leftChars="54" w:firstLineChars="250" w:firstLine="525"/>
        <w:rPr>
          <w:rFonts w:ascii="Courier" w:hAnsi="Courier"/>
          <w:color w:val="000000" w:themeColor="text1"/>
          <w:sz w:val="21"/>
          <w:szCs w:val="21"/>
        </w:rPr>
      </w:pPr>
      <w:r>
        <w:rPr>
          <w:rFonts w:ascii="Courier" w:hAnsi="Courier" w:hint="eastAsia"/>
          <w:sz w:val="21"/>
          <w:szCs w:val="21"/>
        </w:rPr>
        <w:t xml:space="preserve"> </w:t>
      </w:r>
      <w:r w:rsidRPr="00CF670F">
        <w:rPr>
          <w:rFonts w:ascii="Courier" w:hAnsi="Courier" w:hint="eastAsia"/>
          <w:color w:val="000000" w:themeColor="text1"/>
          <w:sz w:val="21"/>
          <w:szCs w:val="21"/>
        </w:rPr>
        <w:t xml:space="preserve"> &lt;jqbhxl&gt;</w:t>
      </w:r>
      <w:r w:rsidR="00860501" w:rsidRPr="00CF670F">
        <w:rPr>
          <w:rFonts w:ascii="Courier" w:hAnsi="Courier"/>
          <w:color w:val="000000" w:themeColor="text1"/>
          <w:sz w:val="21"/>
          <w:szCs w:val="21"/>
        </w:rPr>
        <w:sym w:font="Wingdings" w:char="F0E0"/>
      </w:r>
      <w:r w:rsidR="00860501" w:rsidRPr="00CF670F">
        <w:rPr>
          <w:rFonts w:ascii="Courier" w:hAnsi="Courier" w:hint="eastAsia"/>
          <w:color w:val="000000" w:themeColor="text1"/>
          <w:sz w:val="21"/>
          <w:szCs w:val="21"/>
        </w:rPr>
        <w:t>按开票端查询无此节点、保存向前兼容性</w:t>
      </w:r>
    </w:p>
    <w:p w:rsidR="00860501" w:rsidRPr="00CF670F" w:rsidRDefault="00E23ED4" w:rsidP="00860501">
      <w:pPr>
        <w:pStyle w:val="ab"/>
        <w:spacing w:line="240" w:lineRule="auto"/>
        <w:ind w:leftChars="54" w:firstLineChars="250" w:firstLine="525"/>
        <w:rPr>
          <w:rFonts w:ascii="Courier" w:hAnsi="Courier"/>
          <w:color w:val="000000" w:themeColor="text1"/>
          <w:sz w:val="21"/>
          <w:szCs w:val="21"/>
        </w:rPr>
      </w:pPr>
      <w:r w:rsidRPr="00CF670F">
        <w:rPr>
          <w:rFonts w:ascii="Courier" w:hAnsi="Courier" w:hint="eastAsia"/>
          <w:color w:val="000000" w:themeColor="text1"/>
          <w:sz w:val="21"/>
          <w:szCs w:val="21"/>
        </w:rPr>
        <w:t xml:space="preserve">  &lt;jqbh&gt;</w:t>
      </w:r>
      <w:r w:rsidR="00C150F9" w:rsidRPr="00424B1D">
        <w:rPr>
          <w:rFonts w:ascii="Courier" w:hAnsi="Courier" w:hint="eastAsia"/>
          <w:sz w:val="21"/>
          <w:szCs w:val="21"/>
        </w:rPr>
        <w:t>税控服务器编号</w:t>
      </w:r>
      <w:r w:rsidR="00424B1D" w:rsidRPr="00424B1D">
        <w:rPr>
          <w:rFonts w:ascii="Courier" w:hAnsi="Courier" w:hint="eastAsia"/>
          <w:sz w:val="21"/>
          <w:szCs w:val="21"/>
        </w:rPr>
        <w:t>1</w:t>
      </w:r>
      <w:r w:rsidRPr="00424B1D">
        <w:rPr>
          <w:rFonts w:ascii="Courier" w:hAnsi="Courier" w:hint="eastAsia"/>
          <w:sz w:val="21"/>
          <w:szCs w:val="21"/>
        </w:rPr>
        <w:t>&lt;</w:t>
      </w:r>
      <w:r w:rsidRPr="00CF670F">
        <w:rPr>
          <w:rFonts w:ascii="Courier" w:hAnsi="Courier" w:hint="eastAsia"/>
          <w:color w:val="000000" w:themeColor="text1"/>
          <w:sz w:val="21"/>
          <w:szCs w:val="21"/>
        </w:rPr>
        <w:t>/jqbh&gt;</w:t>
      </w:r>
      <w:r w:rsidR="00860501" w:rsidRPr="00CF670F">
        <w:rPr>
          <w:rFonts w:ascii="Courier" w:hAnsi="Courier"/>
          <w:color w:val="000000" w:themeColor="text1"/>
          <w:sz w:val="21"/>
          <w:szCs w:val="21"/>
        </w:rPr>
        <w:sym w:font="Wingdings" w:char="F0E0"/>
      </w:r>
      <w:r w:rsidR="00860501" w:rsidRPr="00CF670F">
        <w:rPr>
          <w:rFonts w:ascii="Courier" w:hAnsi="Courier" w:hint="eastAsia"/>
          <w:color w:val="000000" w:themeColor="text1"/>
          <w:sz w:val="21"/>
          <w:szCs w:val="21"/>
        </w:rPr>
        <w:t>按开票端查询无此节点、保存向前兼容性</w:t>
      </w:r>
    </w:p>
    <w:p w:rsidR="0093104C" w:rsidRDefault="0093104C" w:rsidP="00D73C73">
      <w:pPr>
        <w:pStyle w:val="ab"/>
        <w:spacing w:line="240" w:lineRule="auto"/>
        <w:ind w:leftChars="54" w:firstLineChars="350" w:firstLine="735"/>
        <w:rPr>
          <w:rFonts w:ascii="Courier" w:hAnsi="Courier"/>
          <w:sz w:val="21"/>
          <w:szCs w:val="21"/>
        </w:rPr>
      </w:pPr>
      <w:r>
        <w:rPr>
          <w:rFonts w:ascii="Courier" w:hAnsi="Courier" w:hint="eastAsia"/>
          <w:sz w:val="21"/>
          <w:szCs w:val="21"/>
        </w:rPr>
        <w:t>&lt;dqfpdm&gt;</w:t>
      </w:r>
      <w:r>
        <w:rPr>
          <w:rFonts w:ascii="Courier" w:hAnsi="Courier" w:hint="eastAsia"/>
          <w:sz w:val="21"/>
          <w:szCs w:val="21"/>
        </w:rPr>
        <w:t>当前未开发票代码</w:t>
      </w:r>
      <w:r>
        <w:rPr>
          <w:rFonts w:ascii="Courier" w:hAnsi="Courier" w:hint="eastAsia"/>
          <w:sz w:val="21"/>
          <w:szCs w:val="21"/>
        </w:rPr>
        <w:t>&lt;/dqfpdm&gt;</w:t>
      </w:r>
    </w:p>
    <w:p w:rsidR="0093104C" w:rsidRDefault="0093104C" w:rsidP="00D73C73">
      <w:pPr>
        <w:pStyle w:val="ab"/>
        <w:spacing w:line="240" w:lineRule="auto"/>
        <w:ind w:leftChars="54" w:firstLineChars="350" w:firstLine="735"/>
        <w:rPr>
          <w:rFonts w:ascii="Courier" w:hAnsi="Courier"/>
          <w:sz w:val="21"/>
          <w:szCs w:val="21"/>
        </w:rPr>
      </w:pPr>
      <w:r>
        <w:rPr>
          <w:rFonts w:ascii="Courier" w:hAnsi="Courier" w:hint="eastAsia"/>
          <w:sz w:val="21"/>
          <w:szCs w:val="21"/>
        </w:rPr>
        <w:t>&lt;dqfphm&gt;</w:t>
      </w:r>
      <w:r>
        <w:rPr>
          <w:rFonts w:ascii="Courier" w:hAnsi="Courier" w:hint="eastAsia"/>
          <w:sz w:val="21"/>
          <w:szCs w:val="21"/>
        </w:rPr>
        <w:t>当前未开发票号码</w:t>
      </w:r>
      <w:r>
        <w:rPr>
          <w:rFonts w:ascii="Courier" w:hAnsi="Courier" w:hint="eastAsia"/>
          <w:sz w:val="21"/>
          <w:szCs w:val="21"/>
        </w:rPr>
        <w:t>&lt;/dqfphm&gt;</w:t>
      </w:r>
    </w:p>
    <w:p w:rsidR="0093104C" w:rsidRDefault="0093104C" w:rsidP="00D73C73">
      <w:pPr>
        <w:pStyle w:val="ab"/>
        <w:spacing w:line="240" w:lineRule="auto"/>
        <w:ind w:leftChars="54" w:firstLineChars="350" w:firstLine="735"/>
        <w:rPr>
          <w:rFonts w:ascii="Courier" w:hAnsi="Courier"/>
          <w:sz w:val="21"/>
          <w:szCs w:val="21"/>
        </w:rPr>
      </w:pPr>
      <w:r>
        <w:rPr>
          <w:rFonts w:ascii="Courier" w:hAnsi="Courier"/>
          <w:sz w:val="21"/>
          <w:szCs w:val="21"/>
        </w:rPr>
        <w:t>&lt;</w:t>
      </w:r>
      <w:r>
        <w:rPr>
          <w:rFonts w:ascii="Courier" w:hAnsi="Courier" w:hint="eastAsia"/>
          <w:sz w:val="21"/>
          <w:szCs w:val="21"/>
        </w:rPr>
        <w:t>zsyfs</w:t>
      </w:r>
      <w:r>
        <w:rPr>
          <w:rFonts w:ascii="Courier" w:hAnsi="Courier"/>
          <w:sz w:val="21"/>
          <w:szCs w:val="21"/>
        </w:rPr>
        <w:t>&gt;</w:t>
      </w:r>
      <w:r>
        <w:rPr>
          <w:rFonts w:ascii="Courier" w:hAnsi="Courier" w:hint="eastAsia"/>
          <w:sz w:val="21"/>
          <w:szCs w:val="21"/>
        </w:rPr>
        <w:t>总剩余份数</w:t>
      </w:r>
      <w:r>
        <w:rPr>
          <w:rFonts w:ascii="Courier" w:hAnsi="Courier"/>
          <w:sz w:val="21"/>
          <w:szCs w:val="21"/>
        </w:rPr>
        <w:t>&lt;/</w:t>
      </w:r>
      <w:r>
        <w:rPr>
          <w:rFonts w:ascii="Courier" w:hAnsi="Courier" w:hint="eastAsia"/>
          <w:sz w:val="21"/>
          <w:szCs w:val="21"/>
        </w:rPr>
        <w:t>zsyfs</w:t>
      </w:r>
      <w:r>
        <w:rPr>
          <w:rFonts w:ascii="Courier" w:hAnsi="Courier"/>
          <w:sz w:val="21"/>
          <w:szCs w:val="21"/>
        </w:rPr>
        <w:t>&gt;</w:t>
      </w:r>
    </w:p>
    <w:p w:rsidR="0093104C" w:rsidRDefault="0093104C" w:rsidP="00D73C73">
      <w:pPr>
        <w:pStyle w:val="ab"/>
        <w:spacing w:line="240" w:lineRule="auto"/>
        <w:ind w:leftChars="54" w:firstLineChars="350" w:firstLine="735"/>
        <w:rPr>
          <w:rFonts w:ascii="Courier" w:hAnsi="Courier"/>
          <w:sz w:val="21"/>
          <w:szCs w:val="21"/>
        </w:rPr>
      </w:pPr>
      <w:r>
        <w:rPr>
          <w:rFonts w:ascii="Courier" w:hAnsi="Courier"/>
          <w:sz w:val="21"/>
          <w:szCs w:val="21"/>
        </w:rPr>
        <w:t>&lt;</w:t>
      </w:r>
      <w:r>
        <w:rPr>
          <w:rFonts w:ascii="Courier" w:hAnsi="Courier" w:hint="eastAsia"/>
          <w:sz w:val="21"/>
          <w:szCs w:val="21"/>
        </w:rPr>
        <w:t>lgxx count=</w:t>
      </w:r>
      <w:r>
        <w:rPr>
          <w:rFonts w:ascii="Courier" w:hAnsi="Courier"/>
          <w:sz w:val="21"/>
          <w:szCs w:val="21"/>
        </w:rPr>
        <w:t>"</w:t>
      </w:r>
      <w:r>
        <w:rPr>
          <w:rFonts w:ascii="Courier" w:hAnsi="Courier" w:hint="eastAsia"/>
          <w:sz w:val="21"/>
          <w:szCs w:val="21"/>
        </w:rPr>
        <w:t>2</w:t>
      </w:r>
      <w:r>
        <w:rPr>
          <w:rFonts w:ascii="Courier" w:hAnsi="Courier"/>
          <w:sz w:val="21"/>
          <w:szCs w:val="21"/>
        </w:rPr>
        <w:t>"&gt;</w:t>
      </w:r>
    </w:p>
    <w:p w:rsidR="0093104C" w:rsidRDefault="0093104C" w:rsidP="00D73C73">
      <w:pPr>
        <w:pStyle w:val="ab"/>
        <w:spacing w:line="240" w:lineRule="auto"/>
        <w:ind w:leftChars="54" w:firstLineChars="450" w:firstLine="945"/>
        <w:rPr>
          <w:rFonts w:ascii="Courier" w:hAnsi="Courier"/>
          <w:sz w:val="21"/>
          <w:szCs w:val="21"/>
        </w:rPr>
      </w:pPr>
      <w:r>
        <w:rPr>
          <w:rFonts w:ascii="Courier" w:hAnsi="Courier" w:hint="eastAsia"/>
          <w:sz w:val="21"/>
          <w:szCs w:val="21"/>
        </w:rPr>
        <w:t>&lt;group xh=</w:t>
      </w:r>
      <w:r>
        <w:rPr>
          <w:rFonts w:ascii="Courier" w:hAnsi="Courier"/>
          <w:sz w:val="21"/>
          <w:szCs w:val="21"/>
        </w:rPr>
        <w:t>"1"</w:t>
      </w:r>
      <w:r>
        <w:rPr>
          <w:rFonts w:ascii="Courier" w:hAnsi="Courier" w:hint="eastAsia"/>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fpdm</w:t>
      </w:r>
      <w:r>
        <w:rPr>
          <w:rFonts w:ascii="Courier" w:hAnsi="Courier"/>
          <w:sz w:val="21"/>
          <w:szCs w:val="21"/>
        </w:rPr>
        <w:t>&gt;</w:t>
      </w:r>
      <w:r>
        <w:rPr>
          <w:rFonts w:ascii="Courier" w:hAnsi="Courier" w:hint="eastAsia"/>
          <w:sz w:val="21"/>
          <w:szCs w:val="21"/>
        </w:rPr>
        <w:t>发票代码</w:t>
      </w:r>
      <w:r>
        <w:rPr>
          <w:rFonts w:ascii="Courier" w:hAnsi="Courier"/>
          <w:sz w:val="21"/>
          <w:szCs w:val="21"/>
        </w:rPr>
        <w:t>&lt;/</w:t>
      </w:r>
      <w:r>
        <w:rPr>
          <w:rFonts w:ascii="Courier" w:hAnsi="Courier" w:hint="eastAsia"/>
          <w:sz w:val="21"/>
          <w:szCs w:val="21"/>
        </w:rPr>
        <w:t>fpdm</w:t>
      </w:r>
      <w:r>
        <w:rPr>
          <w:rFonts w:ascii="Courier" w:hAnsi="Courier"/>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qshm</w:t>
      </w:r>
      <w:r>
        <w:rPr>
          <w:rFonts w:ascii="Courier" w:hAnsi="Courier"/>
          <w:sz w:val="21"/>
          <w:szCs w:val="21"/>
        </w:rPr>
        <w:t>&gt;</w:t>
      </w:r>
      <w:r>
        <w:rPr>
          <w:rFonts w:ascii="Courier" w:hAnsi="Courier" w:hint="eastAsia"/>
          <w:sz w:val="21"/>
          <w:szCs w:val="21"/>
        </w:rPr>
        <w:t>起始号码</w:t>
      </w:r>
      <w:r>
        <w:rPr>
          <w:rFonts w:ascii="Courier" w:hAnsi="Courier"/>
          <w:sz w:val="21"/>
          <w:szCs w:val="21"/>
        </w:rPr>
        <w:t>&lt;/</w:t>
      </w:r>
      <w:r>
        <w:rPr>
          <w:rFonts w:ascii="Courier" w:hAnsi="Courier" w:hint="eastAsia"/>
          <w:sz w:val="21"/>
          <w:szCs w:val="21"/>
        </w:rPr>
        <w:t>qshm</w:t>
      </w:r>
      <w:r>
        <w:rPr>
          <w:rFonts w:ascii="Courier" w:hAnsi="Courier"/>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zzhm</w:t>
      </w:r>
      <w:r>
        <w:rPr>
          <w:rFonts w:ascii="Courier" w:hAnsi="Courier"/>
          <w:sz w:val="21"/>
          <w:szCs w:val="21"/>
        </w:rPr>
        <w:t>&gt;</w:t>
      </w:r>
      <w:r>
        <w:rPr>
          <w:rFonts w:ascii="Courier" w:hAnsi="Courier" w:hint="eastAsia"/>
          <w:sz w:val="21"/>
          <w:szCs w:val="21"/>
        </w:rPr>
        <w:t>终止号码</w:t>
      </w:r>
      <w:r>
        <w:rPr>
          <w:rFonts w:ascii="Courier" w:hAnsi="Courier"/>
          <w:sz w:val="21"/>
          <w:szCs w:val="21"/>
        </w:rPr>
        <w:t>&lt;/</w:t>
      </w:r>
      <w:r>
        <w:rPr>
          <w:rFonts w:ascii="Courier" w:hAnsi="Courier" w:hint="eastAsia"/>
          <w:sz w:val="21"/>
          <w:szCs w:val="21"/>
        </w:rPr>
        <w:t>zzhm</w:t>
      </w:r>
      <w:r>
        <w:rPr>
          <w:rFonts w:ascii="Courier" w:hAnsi="Courier"/>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fpfs</w:t>
      </w:r>
      <w:r>
        <w:rPr>
          <w:rFonts w:ascii="Courier" w:hAnsi="Courier"/>
          <w:sz w:val="21"/>
          <w:szCs w:val="21"/>
        </w:rPr>
        <w:t>&gt;</w:t>
      </w:r>
      <w:r>
        <w:rPr>
          <w:rFonts w:ascii="Courier" w:hAnsi="Courier" w:hint="eastAsia"/>
          <w:sz w:val="21"/>
          <w:szCs w:val="21"/>
        </w:rPr>
        <w:t>发票份数</w:t>
      </w:r>
      <w:r>
        <w:rPr>
          <w:rFonts w:ascii="Courier" w:hAnsi="Courier"/>
          <w:sz w:val="21"/>
          <w:szCs w:val="21"/>
        </w:rPr>
        <w:t>&lt;/</w:t>
      </w:r>
      <w:r>
        <w:rPr>
          <w:rFonts w:ascii="Courier" w:hAnsi="Courier" w:hint="eastAsia"/>
          <w:sz w:val="21"/>
          <w:szCs w:val="21"/>
        </w:rPr>
        <w:t>fpfs</w:t>
      </w:r>
      <w:r>
        <w:rPr>
          <w:rFonts w:ascii="Courier" w:hAnsi="Courier"/>
          <w:sz w:val="21"/>
          <w:szCs w:val="21"/>
        </w:rPr>
        <w:t>&gt;</w:t>
      </w:r>
    </w:p>
    <w:p w:rsidR="0093104C" w:rsidRPr="007B53CB" w:rsidRDefault="0093104C" w:rsidP="00D73C73">
      <w:pPr>
        <w:pStyle w:val="ab"/>
        <w:spacing w:line="240" w:lineRule="auto"/>
        <w:ind w:leftChars="54" w:firstLineChars="550" w:firstLine="1155"/>
        <w:rPr>
          <w:rFonts w:ascii="Courier" w:hAnsi="Courier"/>
          <w:color w:val="000000" w:themeColor="text1"/>
          <w:sz w:val="21"/>
          <w:szCs w:val="21"/>
        </w:rPr>
      </w:pPr>
      <w:r w:rsidRPr="007B53CB">
        <w:rPr>
          <w:rFonts w:ascii="Courier" w:hAnsi="Courier"/>
          <w:color w:val="000000" w:themeColor="text1"/>
          <w:sz w:val="21"/>
          <w:szCs w:val="21"/>
        </w:rPr>
        <w:t>&lt;</w:t>
      </w:r>
      <w:r w:rsidRPr="007B53CB">
        <w:rPr>
          <w:rFonts w:ascii="Courier" w:hAnsi="Courier" w:hint="eastAsia"/>
          <w:color w:val="000000" w:themeColor="text1"/>
          <w:sz w:val="21"/>
          <w:szCs w:val="21"/>
        </w:rPr>
        <w:t>syfs</w:t>
      </w:r>
      <w:r w:rsidRPr="007B53CB">
        <w:rPr>
          <w:rFonts w:ascii="Courier" w:hAnsi="Courier"/>
          <w:color w:val="000000" w:themeColor="text1"/>
          <w:sz w:val="21"/>
          <w:szCs w:val="21"/>
        </w:rPr>
        <w:t>&gt;</w:t>
      </w:r>
      <w:r w:rsidRPr="007B53CB">
        <w:rPr>
          <w:rFonts w:ascii="Courier" w:hAnsi="Courier" w:hint="eastAsia"/>
          <w:color w:val="000000" w:themeColor="text1"/>
          <w:sz w:val="21"/>
          <w:szCs w:val="21"/>
        </w:rPr>
        <w:t>剩余份数</w:t>
      </w:r>
      <w:r w:rsidRPr="007B53CB">
        <w:rPr>
          <w:rFonts w:ascii="Courier" w:hAnsi="Courier"/>
          <w:color w:val="000000" w:themeColor="text1"/>
          <w:sz w:val="21"/>
          <w:szCs w:val="21"/>
        </w:rPr>
        <w:t>&lt;/</w:t>
      </w:r>
      <w:r w:rsidRPr="007B53CB">
        <w:rPr>
          <w:rFonts w:ascii="Courier" w:hAnsi="Courier" w:hint="eastAsia"/>
          <w:color w:val="000000" w:themeColor="text1"/>
          <w:sz w:val="21"/>
          <w:szCs w:val="21"/>
        </w:rPr>
        <w:t>syfs</w:t>
      </w:r>
      <w:r w:rsidRPr="007B53CB">
        <w:rPr>
          <w:rFonts w:ascii="Courier" w:hAnsi="Courier"/>
          <w:color w:val="000000" w:themeColor="text1"/>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hint="eastAsia"/>
          <w:sz w:val="21"/>
          <w:szCs w:val="21"/>
        </w:rPr>
        <w:t>&lt;lgrq&gt;</w:t>
      </w:r>
      <w:r>
        <w:rPr>
          <w:rFonts w:ascii="Courier" w:hAnsi="Courier" w:hint="eastAsia"/>
          <w:sz w:val="21"/>
          <w:szCs w:val="21"/>
        </w:rPr>
        <w:t>领购日期</w:t>
      </w:r>
      <w:r>
        <w:rPr>
          <w:rFonts w:ascii="Courier" w:hAnsi="Courier" w:hint="eastAsia"/>
          <w:sz w:val="21"/>
          <w:szCs w:val="21"/>
        </w:rPr>
        <w:t>&lt;/lgrq&gt;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hint="eastAsia"/>
          <w:sz w:val="21"/>
          <w:szCs w:val="21"/>
        </w:rPr>
        <w:t>&lt;lgry&gt;</w:t>
      </w:r>
      <w:r>
        <w:rPr>
          <w:rFonts w:ascii="Courier" w:hAnsi="Courier" w:hint="eastAsia"/>
          <w:sz w:val="21"/>
          <w:szCs w:val="21"/>
        </w:rPr>
        <w:t>领购人员</w:t>
      </w:r>
      <w:r>
        <w:rPr>
          <w:rFonts w:ascii="Courier" w:hAnsi="Courier" w:hint="eastAsia"/>
          <w:sz w:val="21"/>
          <w:szCs w:val="21"/>
        </w:rPr>
        <w:t>&lt;/lgry&gt;</w:t>
      </w:r>
    </w:p>
    <w:p w:rsidR="0093104C" w:rsidRDefault="0093104C" w:rsidP="00D73C73">
      <w:pPr>
        <w:pStyle w:val="ab"/>
        <w:spacing w:line="240" w:lineRule="auto"/>
        <w:ind w:leftChars="54" w:firstLineChars="450" w:firstLine="945"/>
        <w:rPr>
          <w:rFonts w:ascii="Courier" w:hAnsi="Courier"/>
          <w:sz w:val="21"/>
          <w:szCs w:val="21"/>
        </w:rPr>
      </w:pPr>
      <w:r>
        <w:rPr>
          <w:rFonts w:ascii="Courier" w:hAnsi="Courier" w:hint="eastAsia"/>
          <w:sz w:val="21"/>
          <w:szCs w:val="21"/>
        </w:rPr>
        <w:t>&lt;/group&gt;</w:t>
      </w:r>
    </w:p>
    <w:p w:rsidR="0093104C" w:rsidRDefault="0093104C" w:rsidP="00D73C73">
      <w:pPr>
        <w:pStyle w:val="ab"/>
        <w:spacing w:line="240" w:lineRule="auto"/>
        <w:ind w:leftChars="54" w:firstLineChars="450" w:firstLine="945"/>
        <w:rPr>
          <w:rFonts w:ascii="Courier" w:hAnsi="Courier"/>
          <w:sz w:val="21"/>
          <w:szCs w:val="21"/>
        </w:rPr>
      </w:pPr>
      <w:r>
        <w:rPr>
          <w:rFonts w:ascii="Courier" w:hAnsi="Courier" w:hint="eastAsia"/>
          <w:sz w:val="21"/>
          <w:szCs w:val="21"/>
        </w:rPr>
        <w:t>&lt;group xh=</w:t>
      </w:r>
      <w:r>
        <w:rPr>
          <w:rFonts w:ascii="Courier" w:hAnsi="Courier"/>
          <w:sz w:val="21"/>
          <w:szCs w:val="21"/>
        </w:rPr>
        <w:t>"</w:t>
      </w:r>
      <w:r>
        <w:rPr>
          <w:rFonts w:ascii="Courier" w:hAnsi="Courier" w:hint="eastAsia"/>
          <w:sz w:val="21"/>
          <w:szCs w:val="21"/>
        </w:rPr>
        <w:t>2</w:t>
      </w:r>
      <w:r>
        <w:rPr>
          <w:rFonts w:ascii="Courier" w:hAnsi="Courier"/>
          <w:sz w:val="21"/>
          <w:szCs w:val="21"/>
        </w:rPr>
        <w:t>"</w:t>
      </w:r>
      <w:r>
        <w:rPr>
          <w:rFonts w:ascii="Courier" w:hAnsi="Courier" w:hint="eastAsia"/>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fpdm</w:t>
      </w:r>
      <w:r>
        <w:rPr>
          <w:rFonts w:ascii="Courier" w:hAnsi="Courier"/>
          <w:sz w:val="21"/>
          <w:szCs w:val="21"/>
        </w:rPr>
        <w:t>&gt;</w:t>
      </w:r>
      <w:r>
        <w:rPr>
          <w:rFonts w:ascii="Courier" w:hAnsi="Courier" w:hint="eastAsia"/>
          <w:sz w:val="21"/>
          <w:szCs w:val="21"/>
        </w:rPr>
        <w:t>发票代码</w:t>
      </w:r>
      <w:r>
        <w:rPr>
          <w:rFonts w:ascii="Courier" w:hAnsi="Courier"/>
          <w:sz w:val="21"/>
          <w:szCs w:val="21"/>
        </w:rPr>
        <w:t>&lt;/</w:t>
      </w:r>
      <w:r>
        <w:rPr>
          <w:rFonts w:ascii="Courier" w:hAnsi="Courier" w:hint="eastAsia"/>
          <w:sz w:val="21"/>
          <w:szCs w:val="21"/>
        </w:rPr>
        <w:t>fpdm</w:t>
      </w:r>
      <w:r>
        <w:rPr>
          <w:rFonts w:ascii="Courier" w:hAnsi="Courier"/>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qshm</w:t>
      </w:r>
      <w:r>
        <w:rPr>
          <w:rFonts w:ascii="Courier" w:hAnsi="Courier"/>
          <w:sz w:val="21"/>
          <w:szCs w:val="21"/>
        </w:rPr>
        <w:t>&gt;</w:t>
      </w:r>
      <w:r>
        <w:rPr>
          <w:rFonts w:ascii="Courier" w:hAnsi="Courier" w:hint="eastAsia"/>
          <w:sz w:val="21"/>
          <w:szCs w:val="21"/>
        </w:rPr>
        <w:t>发票起始号码</w:t>
      </w:r>
      <w:r>
        <w:rPr>
          <w:rFonts w:ascii="Courier" w:hAnsi="Courier"/>
          <w:sz w:val="21"/>
          <w:szCs w:val="21"/>
        </w:rPr>
        <w:t>&lt;/</w:t>
      </w:r>
      <w:r>
        <w:rPr>
          <w:rFonts w:ascii="Courier" w:hAnsi="Courier" w:hint="eastAsia"/>
          <w:sz w:val="21"/>
          <w:szCs w:val="21"/>
        </w:rPr>
        <w:t>qshm</w:t>
      </w:r>
      <w:r>
        <w:rPr>
          <w:rFonts w:ascii="Courier" w:hAnsi="Courier"/>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zzhm</w:t>
      </w:r>
      <w:r>
        <w:rPr>
          <w:rFonts w:ascii="Courier" w:hAnsi="Courier"/>
          <w:sz w:val="21"/>
          <w:szCs w:val="21"/>
        </w:rPr>
        <w:t>&gt;</w:t>
      </w:r>
      <w:r>
        <w:rPr>
          <w:rFonts w:ascii="Courier" w:hAnsi="Courier" w:hint="eastAsia"/>
          <w:sz w:val="21"/>
          <w:szCs w:val="21"/>
        </w:rPr>
        <w:t>发票终止号码</w:t>
      </w:r>
      <w:r>
        <w:rPr>
          <w:rFonts w:ascii="Courier" w:hAnsi="Courier"/>
          <w:sz w:val="21"/>
          <w:szCs w:val="21"/>
        </w:rPr>
        <w:t>&lt;/</w:t>
      </w:r>
      <w:r>
        <w:rPr>
          <w:rFonts w:ascii="Courier" w:hAnsi="Courier" w:hint="eastAsia"/>
          <w:sz w:val="21"/>
          <w:szCs w:val="21"/>
        </w:rPr>
        <w:t>zzhm</w:t>
      </w:r>
      <w:r>
        <w:rPr>
          <w:rFonts w:ascii="Courier" w:hAnsi="Courier"/>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fpfs</w:t>
      </w:r>
      <w:r>
        <w:rPr>
          <w:rFonts w:ascii="Courier" w:hAnsi="Courier"/>
          <w:sz w:val="21"/>
          <w:szCs w:val="21"/>
        </w:rPr>
        <w:t>&gt;</w:t>
      </w:r>
      <w:r>
        <w:rPr>
          <w:rFonts w:ascii="Courier" w:hAnsi="Courier" w:hint="eastAsia"/>
          <w:sz w:val="21"/>
          <w:szCs w:val="21"/>
        </w:rPr>
        <w:t>发票份数</w:t>
      </w:r>
      <w:r>
        <w:rPr>
          <w:rFonts w:ascii="Courier" w:hAnsi="Courier"/>
          <w:sz w:val="21"/>
          <w:szCs w:val="21"/>
        </w:rPr>
        <w:t>&lt;/</w:t>
      </w:r>
      <w:r>
        <w:rPr>
          <w:rFonts w:ascii="Courier" w:hAnsi="Courier" w:hint="eastAsia"/>
          <w:sz w:val="21"/>
          <w:szCs w:val="21"/>
        </w:rPr>
        <w:t>fpfs</w:t>
      </w:r>
      <w:r>
        <w:rPr>
          <w:rFonts w:ascii="Courier" w:hAnsi="Courier"/>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syfs</w:t>
      </w:r>
      <w:r>
        <w:rPr>
          <w:rFonts w:ascii="Courier" w:hAnsi="Courier"/>
          <w:sz w:val="21"/>
          <w:szCs w:val="21"/>
        </w:rPr>
        <w:t>&gt;</w:t>
      </w:r>
      <w:r>
        <w:rPr>
          <w:rFonts w:ascii="Courier" w:hAnsi="Courier" w:hint="eastAsia"/>
          <w:sz w:val="21"/>
          <w:szCs w:val="21"/>
        </w:rPr>
        <w:t>剩余份数</w:t>
      </w:r>
      <w:r>
        <w:rPr>
          <w:rFonts w:ascii="Courier" w:hAnsi="Courier"/>
          <w:sz w:val="21"/>
          <w:szCs w:val="21"/>
        </w:rPr>
        <w:t>&lt;/</w:t>
      </w:r>
      <w:r>
        <w:rPr>
          <w:rFonts w:ascii="Courier" w:hAnsi="Courier" w:hint="eastAsia"/>
          <w:sz w:val="21"/>
          <w:szCs w:val="21"/>
        </w:rPr>
        <w:t>syfs</w:t>
      </w:r>
      <w:r>
        <w:rPr>
          <w:rFonts w:ascii="Courier" w:hAnsi="Courier"/>
          <w:sz w:val="21"/>
          <w:szCs w:val="21"/>
        </w:rPr>
        <w:t>&gt;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hint="eastAsia"/>
          <w:sz w:val="21"/>
          <w:szCs w:val="21"/>
        </w:rPr>
        <w:t>&lt;lgrq&gt;</w:t>
      </w:r>
      <w:r>
        <w:rPr>
          <w:rFonts w:ascii="Courier" w:hAnsi="Courier" w:hint="eastAsia"/>
          <w:sz w:val="21"/>
          <w:szCs w:val="21"/>
        </w:rPr>
        <w:t>领购日期</w:t>
      </w:r>
      <w:r>
        <w:rPr>
          <w:rFonts w:ascii="Courier" w:hAnsi="Courier" w:hint="eastAsia"/>
          <w:sz w:val="21"/>
          <w:szCs w:val="21"/>
        </w:rPr>
        <w:t>&lt;/lgrq&gt;</w:t>
      </w:r>
    </w:p>
    <w:p w:rsidR="0093104C" w:rsidRDefault="0093104C" w:rsidP="00D73C73">
      <w:pPr>
        <w:pStyle w:val="ab"/>
        <w:spacing w:line="240" w:lineRule="auto"/>
        <w:ind w:leftChars="54" w:firstLineChars="550" w:firstLine="1155"/>
        <w:rPr>
          <w:rFonts w:ascii="Courier" w:hAnsi="Courier"/>
          <w:sz w:val="21"/>
          <w:szCs w:val="21"/>
        </w:rPr>
      </w:pPr>
      <w:r>
        <w:rPr>
          <w:rFonts w:ascii="Courier" w:hAnsi="Courier" w:hint="eastAsia"/>
          <w:sz w:val="21"/>
          <w:szCs w:val="21"/>
        </w:rPr>
        <w:t>&lt;lgry&gt;</w:t>
      </w:r>
      <w:r>
        <w:rPr>
          <w:rFonts w:ascii="Courier" w:hAnsi="Courier" w:hint="eastAsia"/>
          <w:sz w:val="21"/>
          <w:szCs w:val="21"/>
        </w:rPr>
        <w:t>领购人员</w:t>
      </w:r>
      <w:r>
        <w:rPr>
          <w:rFonts w:ascii="Courier" w:hAnsi="Courier" w:hint="eastAsia"/>
          <w:sz w:val="21"/>
          <w:szCs w:val="21"/>
        </w:rPr>
        <w:t>&lt;/lgry&gt;</w:t>
      </w:r>
    </w:p>
    <w:p w:rsidR="0093104C" w:rsidRDefault="0093104C" w:rsidP="00D73C73">
      <w:pPr>
        <w:pStyle w:val="ab"/>
        <w:spacing w:line="240" w:lineRule="auto"/>
        <w:ind w:leftChars="54" w:firstLineChars="450" w:firstLine="945"/>
        <w:rPr>
          <w:rFonts w:ascii="Courier" w:hAnsi="Courier"/>
          <w:sz w:val="21"/>
          <w:szCs w:val="21"/>
        </w:rPr>
      </w:pPr>
      <w:r>
        <w:rPr>
          <w:rFonts w:ascii="Courier" w:hAnsi="Courier" w:hint="eastAsia"/>
          <w:sz w:val="21"/>
          <w:szCs w:val="21"/>
        </w:rPr>
        <w:t>&lt;/group&gt;</w:t>
      </w:r>
    </w:p>
    <w:p w:rsidR="0093104C" w:rsidRDefault="0093104C" w:rsidP="00D73C73">
      <w:pPr>
        <w:pStyle w:val="ab"/>
        <w:spacing w:line="240" w:lineRule="auto"/>
        <w:ind w:leftChars="54" w:firstLineChars="350" w:firstLine="735"/>
        <w:rPr>
          <w:rFonts w:ascii="Courier" w:hAnsi="Courier"/>
          <w:sz w:val="21"/>
          <w:szCs w:val="21"/>
        </w:rPr>
      </w:pPr>
      <w:r>
        <w:rPr>
          <w:rFonts w:ascii="Courier" w:hAnsi="Courier" w:hint="eastAsia"/>
          <w:sz w:val="21"/>
          <w:szCs w:val="21"/>
        </w:rPr>
        <w:t>&lt;/lgxx&gt;</w:t>
      </w:r>
    </w:p>
    <w:p w:rsidR="00633463" w:rsidRDefault="00633463" w:rsidP="00633463">
      <w:pPr>
        <w:pStyle w:val="ab"/>
        <w:spacing w:line="240" w:lineRule="auto"/>
        <w:ind w:leftChars="54" w:firstLineChars="350" w:firstLine="735"/>
        <w:rPr>
          <w:rFonts w:ascii="Courier" w:hAnsi="Courier"/>
          <w:color w:val="FF0000"/>
          <w:sz w:val="21"/>
          <w:szCs w:val="21"/>
        </w:rPr>
      </w:pPr>
      <w:r w:rsidRPr="00CA7C10">
        <w:rPr>
          <w:rFonts w:ascii="Courier" w:hAnsi="Courier" w:hint="eastAsia"/>
          <w:color w:val="FF0000"/>
          <w:sz w:val="21"/>
          <w:szCs w:val="21"/>
        </w:rPr>
        <w:t>&lt;/jqbhxl&gt;</w:t>
      </w:r>
    </w:p>
    <w:p w:rsidR="00633463" w:rsidRPr="00633463" w:rsidRDefault="00633463" w:rsidP="005B6BB1">
      <w:pPr>
        <w:pStyle w:val="ab"/>
        <w:spacing w:line="240" w:lineRule="auto"/>
        <w:ind w:leftChars="54" w:firstLineChars="350" w:firstLine="735"/>
        <w:rPr>
          <w:rFonts w:ascii="Courier" w:hAnsi="Courier"/>
          <w:color w:val="FF0000"/>
          <w:sz w:val="21"/>
          <w:szCs w:val="21"/>
        </w:rPr>
      </w:pPr>
      <w:r w:rsidRPr="005B6BB1">
        <w:rPr>
          <w:rFonts w:ascii="Courier" w:hAnsi="Courier" w:hint="eastAsia"/>
          <w:color w:val="FF0000"/>
          <w:sz w:val="21"/>
          <w:szCs w:val="21"/>
        </w:rPr>
        <w:t>&lt;</w:t>
      </w:r>
      <w:proofErr w:type="gramStart"/>
      <w:r w:rsidRPr="005B6BB1">
        <w:rPr>
          <w:rFonts w:ascii="Courier" w:hAnsi="Courier" w:hint="eastAsia"/>
          <w:color w:val="FF0000"/>
          <w:sz w:val="21"/>
          <w:szCs w:val="21"/>
        </w:rPr>
        <w:t>jqbhxl</w:t>
      </w:r>
      <w:proofErr w:type="gramEnd"/>
      <w:r w:rsidRPr="005B6BB1">
        <w:rPr>
          <w:rFonts w:ascii="Courier" w:hAnsi="Courier" w:hint="eastAsia"/>
          <w:color w:val="FF0000"/>
          <w:sz w:val="21"/>
          <w:szCs w:val="21"/>
        </w:rPr>
        <w:t>&gt;</w:t>
      </w:r>
    </w:p>
    <w:p w:rsidR="001D39A3" w:rsidRPr="00CA7C10" w:rsidRDefault="001D39A3" w:rsidP="001D39A3">
      <w:pPr>
        <w:pStyle w:val="ab"/>
        <w:spacing w:line="240" w:lineRule="auto"/>
        <w:ind w:leftChars="54" w:firstLineChars="250" w:firstLine="525"/>
        <w:rPr>
          <w:rFonts w:ascii="Courier" w:hAnsi="Courier"/>
          <w:color w:val="FF0000"/>
          <w:sz w:val="21"/>
          <w:szCs w:val="21"/>
        </w:rPr>
      </w:pPr>
      <w:r w:rsidRPr="00CF670F">
        <w:rPr>
          <w:rFonts w:ascii="Courier" w:hAnsi="Courier" w:hint="eastAsia"/>
          <w:color w:val="000000" w:themeColor="text1"/>
          <w:sz w:val="21"/>
          <w:szCs w:val="21"/>
        </w:rPr>
        <w:t xml:space="preserve"> </w:t>
      </w:r>
      <w:r w:rsidRPr="00CA7C10">
        <w:rPr>
          <w:rFonts w:ascii="Courier" w:hAnsi="Courier" w:hint="eastAsia"/>
          <w:color w:val="FF0000"/>
          <w:sz w:val="21"/>
          <w:szCs w:val="21"/>
        </w:rPr>
        <w:t xml:space="preserve"> &lt;jqbh&gt;</w:t>
      </w:r>
      <w:r w:rsidR="00424B1D" w:rsidRPr="00CA7C10">
        <w:rPr>
          <w:rFonts w:ascii="Courier" w:hAnsi="Courier" w:hint="eastAsia"/>
          <w:color w:val="FF0000"/>
          <w:sz w:val="21"/>
          <w:szCs w:val="21"/>
        </w:rPr>
        <w:t>税控服务器编号</w:t>
      </w:r>
      <w:r w:rsidR="00424B1D" w:rsidRPr="00CA7C10">
        <w:rPr>
          <w:rFonts w:ascii="Courier" w:hAnsi="Courier" w:hint="eastAsia"/>
          <w:color w:val="FF0000"/>
          <w:sz w:val="21"/>
          <w:szCs w:val="21"/>
        </w:rPr>
        <w:t>2</w:t>
      </w:r>
      <w:r w:rsidRPr="00CA7C10">
        <w:rPr>
          <w:rFonts w:ascii="Courier" w:hAnsi="Courier" w:hint="eastAsia"/>
          <w:color w:val="FF0000"/>
          <w:sz w:val="21"/>
          <w:szCs w:val="21"/>
        </w:rPr>
        <w:t>&lt;/jqbh&gt;</w:t>
      </w:r>
      <w:r w:rsidR="00AE625E" w:rsidRPr="00CA7C10">
        <w:rPr>
          <w:rFonts w:ascii="Courier" w:hAnsi="Courier"/>
          <w:color w:val="FF0000"/>
          <w:sz w:val="21"/>
          <w:szCs w:val="21"/>
        </w:rPr>
        <w:t xml:space="preserve"> </w:t>
      </w:r>
    </w:p>
    <w:p w:rsidR="001D39A3" w:rsidRPr="00CA7C10" w:rsidRDefault="001D39A3" w:rsidP="001D39A3">
      <w:pPr>
        <w:pStyle w:val="ab"/>
        <w:spacing w:line="240" w:lineRule="auto"/>
        <w:ind w:leftChars="54" w:firstLineChars="350" w:firstLine="735"/>
        <w:rPr>
          <w:rFonts w:ascii="Courier" w:hAnsi="Courier"/>
          <w:color w:val="FF0000"/>
          <w:sz w:val="21"/>
          <w:szCs w:val="21"/>
        </w:rPr>
      </w:pPr>
      <w:r w:rsidRPr="00CA7C10">
        <w:rPr>
          <w:rFonts w:ascii="Courier" w:hAnsi="Courier" w:hint="eastAsia"/>
          <w:color w:val="FF0000"/>
          <w:sz w:val="21"/>
          <w:szCs w:val="21"/>
        </w:rPr>
        <w:t>&lt;dqfpdm&gt;</w:t>
      </w:r>
      <w:r w:rsidRPr="00CA7C10">
        <w:rPr>
          <w:rFonts w:ascii="Courier" w:hAnsi="Courier" w:hint="eastAsia"/>
          <w:color w:val="FF0000"/>
          <w:sz w:val="21"/>
          <w:szCs w:val="21"/>
        </w:rPr>
        <w:t>当前未开发票代码</w:t>
      </w:r>
      <w:r w:rsidRPr="00CA7C10">
        <w:rPr>
          <w:rFonts w:ascii="Courier" w:hAnsi="Courier" w:hint="eastAsia"/>
          <w:color w:val="FF0000"/>
          <w:sz w:val="21"/>
          <w:szCs w:val="21"/>
        </w:rPr>
        <w:t>&lt;/dqfpdm&gt;</w:t>
      </w:r>
    </w:p>
    <w:p w:rsidR="001D39A3" w:rsidRPr="00CA7C10" w:rsidRDefault="001D39A3" w:rsidP="001D39A3">
      <w:pPr>
        <w:pStyle w:val="ab"/>
        <w:spacing w:line="240" w:lineRule="auto"/>
        <w:ind w:leftChars="54" w:firstLineChars="350" w:firstLine="735"/>
        <w:rPr>
          <w:rFonts w:ascii="Courier" w:hAnsi="Courier"/>
          <w:color w:val="FF0000"/>
          <w:sz w:val="21"/>
          <w:szCs w:val="21"/>
        </w:rPr>
      </w:pPr>
      <w:r w:rsidRPr="00CA7C10">
        <w:rPr>
          <w:rFonts w:ascii="Courier" w:hAnsi="Courier" w:hint="eastAsia"/>
          <w:color w:val="FF0000"/>
          <w:sz w:val="21"/>
          <w:szCs w:val="21"/>
        </w:rPr>
        <w:t>&lt;dqfphm&gt;</w:t>
      </w:r>
      <w:r w:rsidRPr="00CA7C10">
        <w:rPr>
          <w:rFonts w:ascii="Courier" w:hAnsi="Courier" w:hint="eastAsia"/>
          <w:color w:val="FF0000"/>
          <w:sz w:val="21"/>
          <w:szCs w:val="21"/>
        </w:rPr>
        <w:t>当前未开发票号码</w:t>
      </w:r>
      <w:r w:rsidRPr="00CA7C10">
        <w:rPr>
          <w:rFonts w:ascii="Courier" w:hAnsi="Courier" w:hint="eastAsia"/>
          <w:color w:val="FF0000"/>
          <w:sz w:val="21"/>
          <w:szCs w:val="21"/>
        </w:rPr>
        <w:t>&lt;/dqfphm&gt;</w:t>
      </w:r>
    </w:p>
    <w:p w:rsidR="001D39A3" w:rsidRPr="00CA7C10" w:rsidRDefault="001D39A3" w:rsidP="001D39A3">
      <w:pPr>
        <w:pStyle w:val="ab"/>
        <w:spacing w:line="240" w:lineRule="auto"/>
        <w:ind w:leftChars="54" w:firstLineChars="350" w:firstLine="73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zsyfs</w:t>
      </w:r>
      <w:r w:rsidRPr="00CA7C10">
        <w:rPr>
          <w:rFonts w:ascii="Courier" w:hAnsi="Courier"/>
          <w:color w:val="FF0000"/>
          <w:sz w:val="21"/>
          <w:szCs w:val="21"/>
        </w:rPr>
        <w:t>&gt;</w:t>
      </w:r>
      <w:r w:rsidRPr="00CA7C10">
        <w:rPr>
          <w:rFonts w:ascii="Courier" w:hAnsi="Courier" w:hint="eastAsia"/>
          <w:color w:val="FF0000"/>
          <w:sz w:val="21"/>
          <w:szCs w:val="21"/>
        </w:rPr>
        <w:t>总剩余份数</w:t>
      </w:r>
      <w:r w:rsidRPr="00CA7C10">
        <w:rPr>
          <w:rFonts w:ascii="Courier" w:hAnsi="Courier"/>
          <w:color w:val="FF0000"/>
          <w:sz w:val="21"/>
          <w:szCs w:val="21"/>
        </w:rPr>
        <w:t>&lt;/</w:t>
      </w:r>
      <w:r w:rsidRPr="00CA7C10">
        <w:rPr>
          <w:rFonts w:ascii="Courier" w:hAnsi="Courier" w:hint="eastAsia"/>
          <w:color w:val="FF0000"/>
          <w:sz w:val="21"/>
          <w:szCs w:val="21"/>
        </w:rPr>
        <w:t>zsyfs</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350" w:firstLine="73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lgxx count=</w:t>
      </w:r>
      <w:r w:rsidRPr="00CA7C10">
        <w:rPr>
          <w:rFonts w:ascii="Courier" w:hAnsi="Courier"/>
          <w:color w:val="FF0000"/>
          <w:sz w:val="21"/>
          <w:szCs w:val="21"/>
        </w:rPr>
        <w:t>"</w:t>
      </w:r>
      <w:r w:rsidRPr="00CA7C10">
        <w:rPr>
          <w:rFonts w:ascii="Courier" w:hAnsi="Courier" w:hint="eastAsia"/>
          <w:color w:val="FF0000"/>
          <w:sz w:val="21"/>
          <w:szCs w:val="21"/>
        </w:rPr>
        <w:t>2</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450" w:firstLine="945"/>
        <w:rPr>
          <w:rFonts w:ascii="Courier" w:hAnsi="Courier"/>
          <w:color w:val="FF0000"/>
          <w:sz w:val="21"/>
          <w:szCs w:val="21"/>
        </w:rPr>
      </w:pPr>
      <w:r w:rsidRPr="00CA7C10">
        <w:rPr>
          <w:rFonts w:ascii="Courier" w:hAnsi="Courier" w:hint="eastAsia"/>
          <w:color w:val="FF0000"/>
          <w:sz w:val="21"/>
          <w:szCs w:val="21"/>
        </w:rPr>
        <w:t>&lt;group xh=</w:t>
      </w:r>
      <w:r w:rsidRPr="00CA7C10">
        <w:rPr>
          <w:rFonts w:ascii="Courier" w:hAnsi="Courier"/>
          <w:color w:val="FF0000"/>
          <w:sz w:val="21"/>
          <w:szCs w:val="21"/>
        </w:rPr>
        <w:t>"1"</w:t>
      </w:r>
      <w:r w:rsidRPr="00CA7C10">
        <w:rPr>
          <w:rFonts w:ascii="Courier" w:hAnsi="Courier" w:hint="eastAsia"/>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fpdm</w:t>
      </w:r>
      <w:r w:rsidRPr="00CA7C10">
        <w:rPr>
          <w:rFonts w:ascii="Courier" w:hAnsi="Courier"/>
          <w:color w:val="FF0000"/>
          <w:sz w:val="21"/>
          <w:szCs w:val="21"/>
        </w:rPr>
        <w:t>&gt;</w:t>
      </w:r>
      <w:r w:rsidRPr="00CA7C10">
        <w:rPr>
          <w:rFonts w:ascii="Courier" w:hAnsi="Courier" w:hint="eastAsia"/>
          <w:color w:val="FF0000"/>
          <w:sz w:val="21"/>
          <w:szCs w:val="21"/>
        </w:rPr>
        <w:t>发票代码</w:t>
      </w:r>
      <w:r w:rsidRPr="00CA7C10">
        <w:rPr>
          <w:rFonts w:ascii="Courier" w:hAnsi="Courier"/>
          <w:color w:val="FF0000"/>
          <w:sz w:val="21"/>
          <w:szCs w:val="21"/>
        </w:rPr>
        <w:t>&lt;/</w:t>
      </w:r>
      <w:r w:rsidRPr="00CA7C10">
        <w:rPr>
          <w:rFonts w:ascii="Courier" w:hAnsi="Courier" w:hint="eastAsia"/>
          <w:color w:val="FF0000"/>
          <w:sz w:val="21"/>
          <w:szCs w:val="21"/>
        </w:rPr>
        <w:t>fpdm</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qshm</w:t>
      </w:r>
      <w:r w:rsidRPr="00CA7C10">
        <w:rPr>
          <w:rFonts w:ascii="Courier" w:hAnsi="Courier"/>
          <w:color w:val="FF0000"/>
          <w:sz w:val="21"/>
          <w:szCs w:val="21"/>
        </w:rPr>
        <w:t>&gt;</w:t>
      </w:r>
      <w:r w:rsidRPr="00CA7C10">
        <w:rPr>
          <w:rFonts w:ascii="Courier" w:hAnsi="Courier" w:hint="eastAsia"/>
          <w:color w:val="FF0000"/>
          <w:sz w:val="21"/>
          <w:szCs w:val="21"/>
        </w:rPr>
        <w:t>起始号码</w:t>
      </w:r>
      <w:r w:rsidRPr="00CA7C10">
        <w:rPr>
          <w:rFonts w:ascii="Courier" w:hAnsi="Courier"/>
          <w:color w:val="FF0000"/>
          <w:sz w:val="21"/>
          <w:szCs w:val="21"/>
        </w:rPr>
        <w:t>&lt;/</w:t>
      </w:r>
      <w:r w:rsidRPr="00CA7C10">
        <w:rPr>
          <w:rFonts w:ascii="Courier" w:hAnsi="Courier" w:hint="eastAsia"/>
          <w:color w:val="FF0000"/>
          <w:sz w:val="21"/>
          <w:szCs w:val="21"/>
        </w:rPr>
        <w:t>qshm</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zzhm</w:t>
      </w:r>
      <w:r w:rsidRPr="00CA7C10">
        <w:rPr>
          <w:rFonts w:ascii="Courier" w:hAnsi="Courier"/>
          <w:color w:val="FF0000"/>
          <w:sz w:val="21"/>
          <w:szCs w:val="21"/>
        </w:rPr>
        <w:t>&gt;</w:t>
      </w:r>
      <w:r w:rsidRPr="00CA7C10">
        <w:rPr>
          <w:rFonts w:ascii="Courier" w:hAnsi="Courier" w:hint="eastAsia"/>
          <w:color w:val="FF0000"/>
          <w:sz w:val="21"/>
          <w:szCs w:val="21"/>
        </w:rPr>
        <w:t>终止号码</w:t>
      </w:r>
      <w:r w:rsidRPr="00CA7C10">
        <w:rPr>
          <w:rFonts w:ascii="Courier" w:hAnsi="Courier"/>
          <w:color w:val="FF0000"/>
          <w:sz w:val="21"/>
          <w:szCs w:val="21"/>
        </w:rPr>
        <w:t>&lt;/</w:t>
      </w:r>
      <w:r w:rsidRPr="00CA7C10">
        <w:rPr>
          <w:rFonts w:ascii="Courier" w:hAnsi="Courier" w:hint="eastAsia"/>
          <w:color w:val="FF0000"/>
          <w:sz w:val="21"/>
          <w:szCs w:val="21"/>
        </w:rPr>
        <w:t>zzhm</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fpfs</w:t>
      </w:r>
      <w:r w:rsidRPr="00CA7C10">
        <w:rPr>
          <w:rFonts w:ascii="Courier" w:hAnsi="Courier"/>
          <w:color w:val="FF0000"/>
          <w:sz w:val="21"/>
          <w:szCs w:val="21"/>
        </w:rPr>
        <w:t>&gt;</w:t>
      </w:r>
      <w:r w:rsidRPr="00CA7C10">
        <w:rPr>
          <w:rFonts w:ascii="Courier" w:hAnsi="Courier" w:hint="eastAsia"/>
          <w:color w:val="FF0000"/>
          <w:sz w:val="21"/>
          <w:szCs w:val="21"/>
        </w:rPr>
        <w:t>发票份数</w:t>
      </w:r>
      <w:r w:rsidRPr="00CA7C10">
        <w:rPr>
          <w:rFonts w:ascii="Courier" w:hAnsi="Courier"/>
          <w:color w:val="FF0000"/>
          <w:sz w:val="21"/>
          <w:szCs w:val="21"/>
        </w:rPr>
        <w:t>&lt;/</w:t>
      </w:r>
      <w:r w:rsidRPr="00CA7C10">
        <w:rPr>
          <w:rFonts w:ascii="Courier" w:hAnsi="Courier" w:hint="eastAsia"/>
          <w:color w:val="FF0000"/>
          <w:sz w:val="21"/>
          <w:szCs w:val="21"/>
        </w:rPr>
        <w:t>fpfs</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syfs</w:t>
      </w:r>
      <w:r w:rsidRPr="00CA7C10">
        <w:rPr>
          <w:rFonts w:ascii="Courier" w:hAnsi="Courier"/>
          <w:color w:val="FF0000"/>
          <w:sz w:val="21"/>
          <w:szCs w:val="21"/>
        </w:rPr>
        <w:t>&gt;</w:t>
      </w:r>
      <w:r w:rsidRPr="00CA7C10">
        <w:rPr>
          <w:rFonts w:ascii="Courier" w:hAnsi="Courier" w:hint="eastAsia"/>
          <w:color w:val="FF0000"/>
          <w:sz w:val="21"/>
          <w:szCs w:val="21"/>
        </w:rPr>
        <w:t>剩余份数</w:t>
      </w:r>
      <w:r w:rsidRPr="00CA7C10">
        <w:rPr>
          <w:rFonts w:ascii="Courier" w:hAnsi="Courier"/>
          <w:color w:val="FF0000"/>
          <w:sz w:val="21"/>
          <w:szCs w:val="21"/>
        </w:rPr>
        <w:t>&lt;/</w:t>
      </w:r>
      <w:r w:rsidRPr="00CA7C10">
        <w:rPr>
          <w:rFonts w:ascii="Courier" w:hAnsi="Courier" w:hint="eastAsia"/>
          <w:color w:val="FF0000"/>
          <w:sz w:val="21"/>
          <w:szCs w:val="21"/>
        </w:rPr>
        <w:t>syfs</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hint="eastAsia"/>
          <w:color w:val="FF0000"/>
          <w:sz w:val="21"/>
          <w:szCs w:val="21"/>
        </w:rPr>
        <w:t>&lt;lgrq&gt;</w:t>
      </w:r>
      <w:r w:rsidRPr="00CA7C10">
        <w:rPr>
          <w:rFonts w:ascii="Courier" w:hAnsi="Courier" w:hint="eastAsia"/>
          <w:color w:val="FF0000"/>
          <w:sz w:val="21"/>
          <w:szCs w:val="21"/>
        </w:rPr>
        <w:t>领购日期</w:t>
      </w:r>
      <w:r w:rsidRPr="00CA7C10">
        <w:rPr>
          <w:rFonts w:ascii="Courier" w:hAnsi="Courier" w:hint="eastAsia"/>
          <w:color w:val="FF0000"/>
          <w:sz w:val="21"/>
          <w:szCs w:val="21"/>
        </w:rPr>
        <w:t>&lt;/lgrq&gt;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hint="eastAsia"/>
          <w:color w:val="FF0000"/>
          <w:sz w:val="21"/>
          <w:szCs w:val="21"/>
        </w:rPr>
        <w:t>&lt;lgry&gt;</w:t>
      </w:r>
      <w:r w:rsidRPr="00CA7C10">
        <w:rPr>
          <w:rFonts w:ascii="Courier" w:hAnsi="Courier" w:hint="eastAsia"/>
          <w:color w:val="FF0000"/>
          <w:sz w:val="21"/>
          <w:szCs w:val="21"/>
        </w:rPr>
        <w:t>领购人员</w:t>
      </w:r>
      <w:r w:rsidRPr="00CA7C10">
        <w:rPr>
          <w:rFonts w:ascii="Courier" w:hAnsi="Courier" w:hint="eastAsia"/>
          <w:color w:val="FF0000"/>
          <w:sz w:val="21"/>
          <w:szCs w:val="21"/>
        </w:rPr>
        <w:t>&lt;/lgry&gt;</w:t>
      </w:r>
    </w:p>
    <w:p w:rsidR="001D39A3" w:rsidRPr="00CA7C10" w:rsidRDefault="001D39A3" w:rsidP="001D39A3">
      <w:pPr>
        <w:pStyle w:val="ab"/>
        <w:spacing w:line="240" w:lineRule="auto"/>
        <w:ind w:leftChars="54" w:firstLineChars="450" w:firstLine="945"/>
        <w:rPr>
          <w:rFonts w:ascii="Courier" w:hAnsi="Courier"/>
          <w:color w:val="FF0000"/>
          <w:sz w:val="21"/>
          <w:szCs w:val="21"/>
        </w:rPr>
      </w:pPr>
      <w:r w:rsidRPr="00CA7C10">
        <w:rPr>
          <w:rFonts w:ascii="Courier" w:hAnsi="Courier" w:hint="eastAsia"/>
          <w:color w:val="FF0000"/>
          <w:sz w:val="21"/>
          <w:szCs w:val="21"/>
        </w:rPr>
        <w:t>&lt;/group&gt;</w:t>
      </w:r>
    </w:p>
    <w:p w:rsidR="001D39A3" w:rsidRPr="00CA7C10" w:rsidRDefault="001D39A3" w:rsidP="001D39A3">
      <w:pPr>
        <w:pStyle w:val="ab"/>
        <w:spacing w:line="240" w:lineRule="auto"/>
        <w:ind w:leftChars="54" w:firstLineChars="450" w:firstLine="945"/>
        <w:rPr>
          <w:rFonts w:ascii="Courier" w:hAnsi="Courier"/>
          <w:color w:val="FF0000"/>
          <w:sz w:val="21"/>
          <w:szCs w:val="21"/>
        </w:rPr>
      </w:pPr>
      <w:r w:rsidRPr="00CA7C10">
        <w:rPr>
          <w:rFonts w:ascii="Courier" w:hAnsi="Courier" w:hint="eastAsia"/>
          <w:color w:val="FF0000"/>
          <w:sz w:val="21"/>
          <w:szCs w:val="21"/>
        </w:rPr>
        <w:lastRenderedPageBreak/>
        <w:t>&lt;group xh=</w:t>
      </w:r>
      <w:r w:rsidRPr="00CA7C10">
        <w:rPr>
          <w:rFonts w:ascii="Courier" w:hAnsi="Courier"/>
          <w:color w:val="FF0000"/>
          <w:sz w:val="21"/>
          <w:szCs w:val="21"/>
        </w:rPr>
        <w:t>"</w:t>
      </w:r>
      <w:r w:rsidRPr="00CA7C10">
        <w:rPr>
          <w:rFonts w:ascii="Courier" w:hAnsi="Courier" w:hint="eastAsia"/>
          <w:color w:val="FF0000"/>
          <w:sz w:val="21"/>
          <w:szCs w:val="21"/>
        </w:rPr>
        <w:t>2</w:t>
      </w:r>
      <w:r w:rsidRPr="00CA7C10">
        <w:rPr>
          <w:rFonts w:ascii="Courier" w:hAnsi="Courier"/>
          <w:color w:val="FF0000"/>
          <w:sz w:val="21"/>
          <w:szCs w:val="21"/>
        </w:rPr>
        <w:t>"</w:t>
      </w:r>
      <w:r w:rsidRPr="00CA7C10">
        <w:rPr>
          <w:rFonts w:ascii="Courier" w:hAnsi="Courier" w:hint="eastAsia"/>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fpdm</w:t>
      </w:r>
      <w:r w:rsidRPr="00CA7C10">
        <w:rPr>
          <w:rFonts w:ascii="Courier" w:hAnsi="Courier"/>
          <w:color w:val="FF0000"/>
          <w:sz w:val="21"/>
          <w:szCs w:val="21"/>
        </w:rPr>
        <w:t>&gt;</w:t>
      </w:r>
      <w:r w:rsidRPr="00CA7C10">
        <w:rPr>
          <w:rFonts w:ascii="Courier" w:hAnsi="Courier" w:hint="eastAsia"/>
          <w:color w:val="FF0000"/>
          <w:sz w:val="21"/>
          <w:szCs w:val="21"/>
        </w:rPr>
        <w:t>发票代码</w:t>
      </w:r>
      <w:r w:rsidRPr="00CA7C10">
        <w:rPr>
          <w:rFonts w:ascii="Courier" w:hAnsi="Courier"/>
          <w:color w:val="FF0000"/>
          <w:sz w:val="21"/>
          <w:szCs w:val="21"/>
        </w:rPr>
        <w:t>&lt;/</w:t>
      </w:r>
      <w:r w:rsidRPr="00CA7C10">
        <w:rPr>
          <w:rFonts w:ascii="Courier" w:hAnsi="Courier" w:hint="eastAsia"/>
          <w:color w:val="FF0000"/>
          <w:sz w:val="21"/>
          <w:szCs w:val="21"/>
        </w:rPr>
        <w:t>fpdm</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qshm</w:t>
      </w:r>
      <w:r w:rsidRPr="00CA7C10">
        <w:rPr>
          <w:rFonts w:ascii="Courier" w:hAnsi="Courier"/>
          <w:color w:val="FF0000"/>
          <w:sz w:val="21"/>
          <w:szCs w:val="21"/>
        </w:rPr>
        <w:t>&gt;</w:t>
      </w:r>
      <w:r w:rsidRPr="00CA7C10">
        <w:rPr>
          <w:rFonts w:ascii="Courier" w:hAnsi="Courier" w:hint="eastAsia"/>
          <w:color w:val="FF0000"/>
          <w:sz w:val="21"/>
          <w:szCs w:val="21"/>
        </w:rPr>
        <w:t>发票起始号码</w:t>
      </w:r>
      <w:r w:rsidRPr="00CA7C10">
        <w:rPr>
          <w:rFonts w:ascii="Courier" w:hAnsi="Courier"/>
          <w:color w:val="FF0000"/>
          <w:sz w:val="21"/>
          <w:szCs w:val="21"/>
        </w:rPr>
        <w:t>&lt;/</w:t>
      </w:r>
      <w:r w:rsidRPr="00CA7C10">
        <w:rPr>
          <w:rFonts w:ascii="Courier" w:hAnsi="Courier" w:hint="eastAsia"/>
          <w:color w:val="FF0000"/>
          <w:sz w:val="21"/>
          <w:szCs w:val="21"/>
        </w:rPr>
        <w:t>qshm</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zzhm</w:t>
      </w:r>
      <w:r w:rsidRPr="00CA7C10">
        <w:rPr>
          <w:rFonts w:ascii="Courier" w:hAnsi="Courier"/>
          <w:color w:val="FF0000"/>
          <w:sz w:val="21"/>
          <w:szCs w:val="21"/>
        </w:rPr>
        <w:t>&gt;</w:t>
      </w:r>
      <w:r w:rsidRPr="00CA7C10">
        <w:rPr>
          <w:rFonts w:ascii="Courier" w:hAnsi="Courier" w:hint="eastAsia"/>
          <w:color w:val="FF0000"/>
          <w:sz w:val="21"/>
          <w:szCs w:val="21"/>
        </w:rPr>
        <w:t>发票终止号码</w:t>
      </w:r>
      <w:r w:rsidRPr="00CA7C10">
        <w:rPr>
          <w:rFonts w:ascii="Courier" w:hAnsi="Courier"/>
          <w:color w:val="FF0000"/>
          <w:sz w:val="21"/>
          <w:szCs w:val="21"/>
        </w:rPr>
        <w:t>&lt;/</w:t>
      </w:r>
      <w:r w:rsidRPr="00CA7C10">
        <w:rPr>
          <w:rFonts w:ascii="Courier" w:hAnsi="Courier" w:hint="eastAsia"/>
          <w:color w:val="FF0000"/>
          <w:sz w:val="21"/>
          <w:szCs w:val="21"/>
        </w:rPr>
        <w:t>zzhm</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fpfs</w:t>
      </w:r>
      <w:r w:rsidRPr="00CA7C10">
        <w:rPr>
          <w:rFonts w:ascii="Courier" w:hAnsi="Courier"/>
          <w:color w:val="FF0000"/>
          <w:sz w:val="21"/>
          <w:szCs w:val="21"/>
        </w:rPr>
        <w:t>&gt;</w:t>
      </w:r>
      <w:r w:rsidRPr="00CA7C10">
        <w:rPr>
          <w:rFonts w:ascii="Courier" w:hAnsi="Courier" w:hint="eastAsia"/>
          <w:color w:val="FF0000"/>
          <w:sz w:val="21"/>
          <w:szCs w:val="21"/>
        </w:rPr>
        <w:t>发票份数</w:t>
      </w:r>
      <w:r w:rsidRPr="00CA7C10">
        <w:rPr>
          <w:rFonts w:ascii="Courier" w:hAnsi="Courier"/>
          <w:color w:val="FF0000"/>
          <w:sz w:val="21"/>
          <w:szCs w:val="21"/>
        </w:rPr>
        <w:t>&lt;/</w:t>
      </w:r>
      <w:r w:rsidRPr="00CA7C10">
        <w:rPr>
          <w:rFonts w:ascii="Courier" w:hAnsi="Courier" w:hint="eastAsia"/>
          <w:color w:val="FF0000"/>
          <w:sz w:val="21"/>
          <w:szCs w:val="21"/>
        </w:rPr>
        <w:t>fpfs</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color w:val="FF0000"/>
          <w:sz w:val="21"/>
          <w:szCs w:val="21"/>
        </w:rPr>
        <w:t>&lt;</w:t>
      </w:r>
      <w:r w:rsidRPr="00CA7C10">
        <w:rPr>
          <w:rFonts w:ascii="Courier" w:hAnsi="Courier" w:hint="eastAsia"/>
          <w:color w:val="FF0000"/>
          <w:sz w:val="21"/>
          <w:szCs w:val="21"/>
        </w:rPr>
        <w:t>syfs</w:t>
      </w:r>
      <w:r w:rsidRPr="00CA7C10">
        <w:rPr>
          <w:rFonts w:ascii="Courier" w:hAnsi="Courier"/>
          <w:color w:val="FF0000"/>
          <w:sz w:val="21"/>
          <w:szCs w:val="21"/>
        </w:rPr>
        <w:t>&gt;</w:t>
      </w:r>
      <w:r w:rsidRPr="00CA7C10">
        <w:rPr>
          <w:rFonts w:ascii="Courier" w:hAnsi="Courier" w:hint="eastAsia"/>
          <w:color w:val="FF0000"/>
          <w:sz w:val="21"/>
          <w:szCs w:val="21"/>
        </w:rPr>
        <w:t>剩余份数</w:t>
      </w:r>
      <w:r w:rsidRPr="00CA7C10">
        <w:rPr>
          <w:rFonts w:ascii="Courier" w:hAnsi="Courier"/>
          <w:color w:val="FF0000"/>
          <w:sz w:val="21"/>
          <w:szCs w:val="21"/>
        </w:rPr>
        <w:t>&lt;/</w:t>
      </w:r>
      <w:r w:rsidRPr="00CA7C10">
        <w:rPr>
          <w:rFonts w:ascii="Courier" w:hAnsi="Courier" w:hint="eastAsia"/>
          <w:color w:val="FF0000"/>
          <w:sz w:val="21"/>
          <w:szCs w:val="21"/>
        </w:rPr>
        <w:t>syfs</w:t>
      </w:r>
      <w:r w:rsidRPr="00CA7C10">
        <w:rPr>
          <w:rFonts w:ascii="Courier" w:hAnsi="Courier"/>
          <w:color w:val="FF0000"/>
          <w:sz w:val="21"/>
          <w:szCs w:val="21"/>
        </w:rPr>
        <w:t>&gt;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hint="eastAsia"/>
          <w:color w:val="FF0000"/>
          <w:sz w:val="21"/>
          <w:szCs w:val="21"/>
        </w:rPr>
        <w:t>&lt;lgrq&gt;</w:t>
      </w:r>
      <w:r w:rsidRPr="00CA7C10">
        <w:rPr>
          <w:rFonts w:ascii="Courier" w:hAnsi="Courier" w:hint="eastAsia"/>
          <w:color w:val="FF0000"/>
          <w:sz w:val="21"/>
          <w:szCs w:val="21"/>
        </w:rPr>
        <w:t>领购日期</w:t>
      </w:r>
      <w:r w:rsidRPr="00CA7C10">
        <w:rPr>
          <w:rFonts w:ascii="Courier" w:hAnsi="Courier" w:hint="eastAsia"/>
          <w:color w:val="FF0000"/>
          <w:sz w:val="21"/>
          <w:szCs w:val="21"/>
        </w:rPr>
        <w:t>&lt;/lgrq&gt;</w:t>
      </w:r>
    </w:p>
    <w:p w:rsidR="001D39A3" w:rsidRPr="00CA7C10" w:rsidRDefault="001D39A3" w:rsidP="001D39A3">
      <w:pPr>
        <w:pStyle w:val="ab"/>
        <w:spacing w:line="240" w:lineRule="auto"/>
        <w:ind w:leftChars="54" w:firstLineChars="550" w:firstLine="1155"/>
        <w:rPr>
          <w:rFonts w:ascii="Courier" w:hAnsi="Courier"/>
          <w:color w:val="FF0000"/>
          <w:sz w:val="21"/>
          <w:szCs w:val="21"/>
        </w:rPr>
      </w:pPr>
      <w:r w:rsidRPr="00CA7C10">
        <w:rPr>
          <w:rFonts w:ascii="Courier" w:hAnsi="Courier" w:hint="eastAsia"/>
          <w:color w:val="FF0000"/>
          <w:sz w:val="21"/>
          <w:szCs w:val="21"/>
        </w:rPr>
        <w:t>&lt;lgry&gt;</w:t>
      </w:r>
      <w:r w:rsidRPr="00CA7C10">
        <w:rPr>
          <w:rFonts w:ascii="Courier" w:hAnsi="Courier" w:hint="eastAsia"/>
          <w:color w:val="FF0000"/>
          <w:sz w:val="21"/>
          <w:szCs w:val="21"/>
        </w:rPr>
        <w:t>领购人员</w:t>
      </w:r>
      <w:r w:rsidRPr="00CA7C10">
        <w:rPr>
          <w:rFonts w:ascii="Courier" w:hAnsi="Courier" w:hint="eastAsia"/>
          <w:color w:val="FF0000"/>
          <w:sz w:val="21"/>
          <w:szCs w:val="21"/>
        </w:rPr>
        <w:t>&lt;/lgry&gt;</w:t>
      </w:r>
    </w:p>
    <w:p w:rsidR="001D39A3" w:rsidRPr="00CA7C10" w:rsidRDefault="001D39A3" w:rsidP="001D39A3">
      <w:pPr>
        <w:pStyle w:val="ab"/>
        <w:spacing w:line="240" w:lineRule="auto"/>
        <w:ind w:leftChars="54" w:firstLineChars="450" w:firstLine="945"/>
        <w:rPr>
          <w:rFonts w:ascii="Courier" w:hAnsi="Courier"/>
          <w:color w:val="FF0000"/>
          <w:sz w:val="21"/>
          <w:szCs w:val="21"/>
        </w:rPr>
      </w:pPr>
      <w:r w:rsidRPr="00CA7C10">
        <w:rPr>
          <w:rFonts w:ascii="Courier" w:hAnsi="Courier" w:hint="eastAsia"/>
          <w:color w:val="FF0000"/>
          <w:sz w:val="21"/>
          <w:szCs w:val="21"/>
        </w:rPr>
        <w:t>&lt;/group&gt;</w:t>
      </w:r>
    </w:p>
    <w:p w:rsidR="001D39A3" w:rsidRPr="00CA7C10" w:rsidRDefault="001D39A3" w:rsidP="001D39A3">
      <w:pPr>
        <w:pStyle w:val="ab"/>
        <w:spacing w:line="240" w:lineRule="auto"/>
        <w:ind w:leftChars="54" w:firstLineChars="350" w:firstLine="735"/>
        <w:rPr>
          <w:rFonts w:ascii="Courier" w:hAnsi="Courier"/>
          <w:color w:val="FF0000"/>
          <w:sz w:val="21"/>
          <w:szCs w:val="21"/>
        </w:rPr>
      </w:pPr>
      <w:r w:rsidRPr="00CA7C10">
        <w:rPr>
          <w:rFonts w:ascii="Courier" w:hAnsi="Courier" w:hint="eastAsia"/>
          <w:color w:val="FF0000"/>
          <w:sz w:val="21"/>
          <w:szCs w:val="21"/>
        </w:rPr>
        <w:t>&lt;/lgxx&gt;</w:t>
      </w:r>
    </w:p>
    <w:p w:rsidR="00E23ED4" w:rsidRPr="00CA7C10" w:rsidRDefault="00E23ED4" w:rsidP="00D73C73">
      <w:pPr>
        <w:pStyle w:val="ab"/>
        <w:spacing w:line="240" w:lineRule="auto"/>
        <w:ind w:leftChars="54" w:firstLineChars="350" w:firstLine="735"/>
        <w:rPr>
          <w:rFonts w:ascii="Courier" w:hAnsi="Courier"/>
          <w:color w:val="FF0000"/>
          <w:sz w:val="21"/>
          <w:szCs w:val="21"/>
        </w:rPr>
      </w:pPr>
      <w:r w:rsidRPr="00CA7C10">
        <w:rPr>
          <w:rFonts w:ascii="Courier" w:hAnsi="Courier" w:hint="eastAsia"/>
          <w:color w:val="FF0000"/>
          <w:sz w:val="21"/>
          <w:szCs w:val="21"/>
        </w:rPr>
        <w:t>&lt;/jqbhxl&gt;</w:t>
      </w:r>
    </w:p>
    <w:p w:rsidR="0093104C" w:rsidRDefault="0093104C" w:rsidP="00D73C73">
      <w:pPr>
        <w:pStyle w:val="ab"/>
        <w:spacing w:line="240" w:lineRule="auto"/>
        <w:ind w:leftChars="54" w:firstLineChars="250" w:firstLine="525"/>
        <w:rPr>
          <w:rFonts w:ascii="Courier" w:hAnsi="Courier"/>
          <w:sz w:val="21"/>
          <w:szCs w:val="21"/>
        </w:rPr>
      </w:pPr>
      <w:r>
        <w:rPr>
          <w:rFonts w:ascii="Courier" w:hAnsi="Courier" w:hint="eastAsia"/>
          <w:sz w:val="21"/>
          <w:szCs w:val="21"/>
        </w:rPr>
        <w:t>&lt;/returndata&gt;</w:t>
      </w:r>
    </w:p>
    <w:p w:rsidR="0093104C" w:rsidRDefault="0093104C" w:rsidP="00D73C73">
      <w:pPr>
        <w:pStyle w:val="ab"/>
        <w:spacing w:line="240" w:lineRule="auto"/>
        <w:ind w:firstLineChars="150" w:firstLine="315"/>
        <w:rPr>
          <w:rFonts w:ascii="Courier" w:hAnsi="Courier"/>
          <w:sz w:val="21"/>
          <w:szCs w:val="21"/>
        </w:rPr>
      </w:pPr>
      <w:r>
        <w:rPr>
          <w:rFonts w:ascii="Courier" w:hAnsi="Courier"/>
          <w:sz w:val="21"/>
          <w:szCs w:val="21"/>
        </w:rPr>
        <w:t>&lt;/body&gt;</w:t>
      </w:r>
    </w:p>
    <w:p w:rsidR="0093104C" w:rsidRDefault="0093104C" w:rsidP="00D73C73">
      <w:pPr>
        <w:pStyle w:val="ab"/>
        <w:spacing w:line="240" w:lineRule="auto"/>
        <w:ind w:firstLineChars="150" w:firstLine="315"/>
        <w:rPr>
          <w:rFonts w:ascii="Courier" w:hAnsi="Courier"/>
          <w:sz w:val="21"/>
          <w:szCs w:val="21"/>
        </w:rPr>
      </w:pPr>
      <w:r>
        <w:rPr>
          <w:rFonts w:ascii="Courier" w:hAnsi="Courier"/>
          <w:sz w:val="21"/>
          <w:szCs w:val="21"/>
        </w:rPr>
        <w:t>&lt;/business&gt;</w:t>
      </w:r>
    </w:p>
    <w:p w:rsidR="0093104C" w:rsidRDefault="0093104C">
      <w:pPr>
        <w:spacing w:line="360" w:lineRule="auto"/>
        <w:rPr>
          <w:b/>
          <w:sz w:val="24"/>
          <w:szCs w:val="21"/>
        </w:rPr>
      </w:pPr>
      <w:r w:rsidRPr="004D1D61">
        <w:rPr>
          <w:rFonts w:hint="eastAsia"/>
          <w:b/>
          <w:sz w:val="24"/>
          <w:szCs w:val="21"/>
        </w:rPr>
        <w:t>参数说明</w:t>
      </w:r>
      <w:r w:rsidR="00E1451A">
        <w:rPr>
          <w:rFonts w:hint="eastAsia"/>
          <w:b/>
          <w:sz w:val="24"/>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2409"/>
        <w:gridCol w:w="709"/>
        <w:gridCol w:w="425"/>
        <w:gridCol w:w="2744"/>
      </w:tblGrid>
      <w:tr w:rsidR="00D73C73" w:rsidRPr="00E1451A" w:rsidTr="00127D87">
        <w:trPr>
          <w:trHeight w:val="454"/>
        </w:trPr>
        <w:tc>
          <w:tcPr>
            <w:tcW w:w="675" w:type="dxa"/>
            <w:shd w:val="clear" w:color="auto" w:fill="D9D9D9"/>
            <w:vAlign w:val="center"/>
          </w:tcPr>
          <w:p w:rsidR="00D73C73" w:rsidRPr="00E1451A" w:rsidRDefault="00D73C73" w:rsidP="00DA70F2">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ID</w:t>
            </w:r>
          </w:p>
        </w:tc>
        <w:tc>
          <w:tcPr>
            <w:tcW w:w="2409"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长度</w:t>
            </w:r>
          </w:p>
        </w:tc>
        <w:tc>
          <w:tcPr>
            <w:tcW w:w="425"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必须</w:t>
            </w:r>
          </w:p>
        </w:tc>
        <w:tc>
          <w:tcPr>
            <w:tcW w:w="2744" w:type="dxa"/>
            <w:shd w:val="clear" w:color="auto" w:fill="D9D9D9"/>
            <w:vAlign w:val="center"/>
          </w:tcPr>
          <w:p w:rsidR="00D73C73" w:rsidRPr="00E1451A" w:rsidRDefault="00D73C73" w:rsidP="00DA70F2">
            <w:pPr>
              <w:rPr>
                <w:rFonts w:ascii="宋体" w:hAnsi="宋体"/>
                <w:sz w:val="24"/>
                <w:szCs w:val="24"/>
              </w:rPr>
            </w:pPr>
            <w:r w:rsidRPr="00E1451A">
              <w:rPr>
                <w:rFonts w:ascii="宋体" w:hAnsi="宋体"/>
                <w:sz w:val="24"/>
                <w:szCs w:val="24"/>
              </w:rPr>
              <w:t>说明</w:t>
            </w: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id</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交易编号</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5</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是</w:t>
            </w:r>
          </w:p>
        </w:tc>
        <w:tc>
          <w:tcPr>
            <w:tcW w:w="2744" w:type="dxa"/>
          </w:tcPr>
          <w:p w:rsidR="00D73C73" w:rsidRPr="0043226A" w:rsidRDefault="00D73C73" w:rsidP="00DA70F2">
            <w:pPr>
              <w:rPr>
                <w:rFonts w:ascii="宋体" w:hAnsi="宋体"/>
                <w:sz w:val="24"/>
                <w:szCs w:val="24"/>
              </w:rPr>
            </w:pPr>
            <w:r w:rsidRPr="0043226A">
              <w:rPr>
                <w:rFonts w:ascii="宋体" w:hAnsi="宋体" w:hint="eastAsia"/>
                <w:sz w:val="24"/>
                <w:szCs w:val="24"/>
              </w:rPr>
              <w:t>10005</w:t>
            </w: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comment</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交易描述</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8</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是</w:t>
            </w:r>
          </w:p>
        </w:tc>
        <w:tc>
          <w:tcPr>
            <w:tcW w:w="2744" w:type="dxa"/>
          </w:tcPr>
          <w:p w:rsidR="00D73C73" w:rsidRPr="0043226A" w:rsidRDefault="00D73C73" w:rsidP="00DA70F2">
            <w:pPr>
              <w:rPr>
                <w:rFonts w:ascii="宋体" w:hAnsi="宋体"/>
                <w:sz w:val="24"/>
                <w:szCs w:val="24"/>
              </w:rPr>
            </w:pPr>
            <w:r w:rsidRPr="0043226A">
              <w:rPr>
                <w:rFonts w:ascii="宋体" w:hAnsi="宋体" w:hint="eastAsia"/>
                <w:sz w:val="24"/>
                <w:szCs w:val="24"/>
              </w:rPr>
              <w:t>发票领购信息查询</w:t>
            </w: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yylxdm</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应用类型代码</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1</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是</w:t>
            </w:r>
          </w:p>
        </w:tc>
        <w:tc>
          <w:tcPr>
            <w:tcW w:w="2744" w:type="dxa"/>
          </w:tcPr>
          <w:p w:rsidR="00D73C73" w:rsidRPr="0043226A" w:rsidRDefault="00D73C73" w:rsidP="00DA70F2">
            <w:pPr>
              <w:rPr>
                <w:rFonts w:ascii="宋体" w:hAnsi="宋体"/>
                <w:sz w:val="24"/>
                <w:szCs w:val="24"/>
              </w:rPr>
            </w:pPr>
            <w:r w:rsidRPr="0043226A">
              <w:rPr>
                <w:rFonts w:ascii="宋体" w:hAnsi="宋体" w:hint="eastAsia"/>
                <w:sz w:val="24"/>
                <w:szCs w:val="24"/>
              </w:rPr>
              <w:t>固定为“1”表示国税</w:t>
            </w: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sz w:val="24"/>
                <w:szCs w:val="24"/>
              </w:rPr>
              <w:t>returncode</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返回代码</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8</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是</w:t>
            </w:r>
          </w:p>
        </w:tc>
        <w:tc>
          <w:tcPr>
            <w:tcW w:w="2744" w:type="dxa"/>
          </w:tcPr>
          <w:p w:rsidR="00D73C73" w:rsidRPr="0043226A" w:rsidRDefault="00D73C73" w:rsidP="00DA70F2">
            <w:pPr>
              <w:rPr>
                <w:rFonts w:ascii="宋体" w:hAnsi="宋体"/>
                <w:sz w:val="24"/>
                <w:szCs w:val="24"/>
              </w:rPr>
            </w:pPr>
            <w:r w:rsidRPr="0043226A">
              <w:rPr>
                <w:rFonts w:ascii="宋体" w:hAnsi="宋体" w:hint="eastAsia"/>
                <w:sz w:val="24"/>
                <w:szCs w:val="24"/>
              </w:rPr>
              <w:t>0成功，其它失败</w:t>
            </w: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returnmsg</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返回信息</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160</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是</w:t>
            </w:r>
          </w:p>
        </w:tc>
        <w:tc>
          <w:tcPr>
            <w:tcW w:w="2744" w:type="dxa"/>
          </w:tcPr>
          <w:p w:rsidR="00D73C73" w:rsidRPr="0043226A" w:rsidRDefault="00D73C73" w:rsidP="00DA70F2">
            <w:pPr>
              <w:rPr>
                <w:rFonts w:ascii="宋体" w:hAnsi="宋体"/>
                <w:sz w:val="24"/>
                <w:szCs w:val="24"/>
              </w:rPr>
            </w:pPr>
          </w:p>
        </w:tc>
      </w:tr>
      <w:tr w:rsidR="00E86940" w:rsidRPr="00E1451A" w:rsidTr="00127D87">
        <w:tc>
          <w:tcPr>
            <w:tcW w:w="675" w:type="dxa"/>
          </w:tcPr>
          <w:p w:rsidR="00E86940" w:rsidRPr="00E1451A" w:rsidRDefault="00E86940" w:rsidP="00A3248B">
            <w:pPr>
              <w:numPr>
                <w:ilvl w:val="0"/>
                <w:numId w:val="11"/>
              </w:numPr>
              <w:jc w:val="center"/>
              <w:rPr>
                <w:rFonts w:ascii="宋体" w:hAnsi="宋体"/>
                <w:sz w:val="24"/>
                <w:szCs w:val="24"/>
              </w:rPr>
            </w:pPr>
          </w:p>
        </w:tc>
        <w:tc>
          <w:tcPr>
            <w:tcW w:w="1560" w:type="dxa"/>
          </w:tcPr>
          <w:p w:rsidR="00E86940" w:rsidRPr="00860501" w:rsidRDefault="00E86940" w:rsidP="00DA70F2">
            <w:pPr>
              <w:rPr>
                <w:rFonts w:ascii="宋体" w:hAnsi="宋体"/>
                <w:sz w:val="24"/>
                <w:szCs w:val="24"/>
              </w:rPr>
            </w:pPr>
            <w:r w:rsidRPr="00127D87">
              <w:rPr>
                <w:rFonts w:ascii="宋体" w:hAnsi="宋体" w:hint="eastAsia"/>
                <w:sz w:val="24"/>
                <w:szCs w:val="24"/>
              </w:rPr>
              <w:t>jqbhxl</w:t>
            </w:r>
          </w:p>
        </w:tc>
        <w:tc>
          <w:tcPr>
            <w:tcW w:w="2409" w:type="dxa"/>
          </w:tcPr>
          <w:p w:rsidR="00E86940" w:rsidRPr="00127D87" w:rsidRDefault="00E86940" w:rsidP="00DA70F2">
            <w:pPr>
              <w:rPr>
                <w:rFonts w:ascii="宋体" w:hAnsi="宋体"/>
                <w:sz w:val="24"/>
                <w:szCs w:val="24"/>
              </w:rPr>
            </w:pPr>
            <w:r w:rsidRPr="00127D87">
              <w:rPr>
                <w:rFonts w:ascii="宋体" w:hAnsi="宋体" w:hint="eastAsia"/>
                <w:sz w:val="24"/>
                <w:szCs w:val="24"/>
              </w:rPr>
              <w:t>税控服务器编号序列</w:t>
            </w:r>
          </w:p>
        </w:tc>
        <w:tc>
          <w:tcPr>
            <w:tcW w:w="709" w:type="dxa"/>
          </w:tcPr>
          <w:p w:rsidR="00E86940" w:rsidRDefault="00E86940" w:rsidP="00DA70F2">
            <w:pPr>
              <w:rPr>
                <w:rFonts w:ascii="宋体" w:hAnsi="宋体"/>
                <w:sz w:val="24"/>
                <w:szCs w:val="24"/>
              </w:rPr>
            </w:pPr>
            <w:r>
              <w:rPr>
                <w:rFonts w:ascii="宋体" w:hAnsi="宋体" w:hint="eastAsia"/>
                <w:sz w:val="24"/>
                <w:szCs w:val="24"/>
              </w:rPr>
              <w:t>6</w:t>
            </w:r>
          </w:p>
        </w:tc>
        <w:tc>
          <w:tcPr>
            <w:tcW w:w="425" w:type="dxa"/>
          </w:tcPr>
          <w:p w:rsidR="00E86940" w:rsidRDefault="00E86940" w:rsidP="00DA70F2">
            <w:pPr>
              <w:rPr>
                <w:rFonts w:ascii="宋体" w:hAnsi="宋体"/>
                <w:sz w:val="24"/>
                <w:szCs w:val="24"/>
              </w:rPr>
            </w:pPr>
            <w:r>
              <w:rPr>
                <w:rFonts w:ascii="宋体" w:hAnsi="宋体" w:hint="eastAsia"/>
                <w:sz w:val="24"/>
                <w:szCs w:val="24"/>
              </w:rPr>
              <w:t>是</w:t>
            </w:r>
          </w:p>
        </w:tc>
        <w:tc>
          <w:tcPr>
            <w:tcW w:w="2744" w:type="dxa"/>
          </w:tcPr>
          <w:p w:rsidR="00E86940" w:rsidRPr="0043226A" w:rsidRDefault="007D7BA8" w:rsidP="00DA70F2">
            <w:pPr>
              <w:rPr>
                <w:rFonts w:ascii="宋体" w:hAnsi="宋体"/>
                <w:sz w:val="24"/>
                <w:szCs w:val="24"/>
              </w:rPr>
            </w:pPr>
            <w:r>
              <w:rPr>
                <w:rFonts w:ascii="宋体" w:hAnsi="宋体" w:hint="eastAsia"/>
                <w:sz w:val="24"/>
                <w:szCs w:val="24"/>
              </w:rPr>
              <w:t>一个税控多个</w:t>
            </w:r>
            <w:proofErr w:type="gramStart"/>
            <w:r>
              <w:rPr>
                <w:rFonts w:ascii="宋体" w:hAnsi="宋体" w:hint="eastAsia"/>
                <w:sz w:val="24"/>
                <w:szCs w:val="24"/>
              </w:rPr>
              <w:t>核心板序</w:t>
            </w:r>
            <w:proofErr w:type="gramEnd"/>
          </w:p>
        </w:tc>
      </w:tr>
      <w:tr w:rsidR="00860501" w:rsidRPr="00E1451A" w:rsidTr="00127D87">
        <w:tc>
          <w:tcPr>
            <w:tcW w:w="675" w:type="dxa"/>
          </w:tcPr>
          <w:p w:rsidR="00860501" w:rsidRPr="00E1451A" w:rsidRDefault="00860501" w:rsidP="00A3248B">
            <w:pPr>
              <w:numPr>
                <w:ilvl w:val="0"/>
                <w:numId w:val="11"/>
              </w:numPr>
              <w:jc w:val="center"/>
              <w:rPr>
                <w:rFonts w:ascii="宋体" w:hAnsi="宋体"/>
                <w:sz w:val="24"/>
                <w:szCs w:val="24"/>
              </w:rPr>
            </w:pPr>
          </w:p>
        </w:tc>
        <w:tc>
          <w:tcPr>
            <w:tcW w:w="1560" w:type="dxa"/>
          </w:tcPr>
          <w:p w:rsidR="00860501" w:rsidRPr="0043226A" w:rsidRDefault="00860501" w:rsidP="00DA70F2">
            <w:pPr>
              <w:rPr>
                <w:rFonts w:ascii="宋体" w:hAnsi="宋体"/>
                <w:sz w:val="24"/>
                <w:szCs w:val="24"/>
              </w:rPr>
            </w:pPr>
            <w:r w:rsidRPr="00860501">
              <w:rPr>
                <w:rFonts w:ascii="宋体" w:hAnsi="宋体" w:hint="eastAsia"/>
                <w:sz w:val="24"/>
                <w:szCs w:val="24"/>
              </w:rPr>
              <w:t>jqbh</w:t>
            </w:r>
          </w:p>
        </w:tc>
        <w:tc>
          <w:tcPr>
            <w:tcW w:w="2409" w:type="dxa"/>
          </w:tcPr>
          <w:p w:rsidR="00860501" w:rsidRPr="0043226A" w:rsidRDefault="00860501" w:rsidP="00DA70F2">
            <w:pPr>
              <w:rPr>
                <w:rFonts w:ascii="宋体" w:hAnsi="宋体"/>
                <w:sz w:val="24"/>
                <w:szCs w:val="24"/>
              </w:rPr>
            </w:pPr>
            <w:r w:rsidRPr="0051626D">
              <w:rPr>
                <w:rFonts w:ascii="宋体" w:hAnsi="宋体" w:hint="eastAsia"/>
                <w:szCs w:val="21"/>
              </w:rPr>
              <w:t>税控服务器编号</w:t>
            </w:r>
          </w:p>
        </w:tc>
        <w:tc>
          <w:tcPr>
            <w:tcW w:w="709" w:type="dxa"/>
          </w:tcPr>
          <w:p w:rsidR="00860501" w:rsidRPr="0043226A" w:rsidRDefault="001D423C" w:rsidP="00DA70F2">
            <w:pPr>
              <w:rPr>
                <w:rFonts w:ascii="宋体" w:hAnsi="宋体"/>
                <w:sz w:val="24"/>
                <w:szCs w:val="24"/>
              </w:rPr>
            </w:pPr>
            <w:r>
              <w:rPr>
                <w:rFonts w:ascii="宋体" w:hAnsi="宋体" w:hint="eastAsia"/>
                <w:sz w:val="24"/>
                <w:szCs w:val="24"/>
              </w:rPr>
              <w:t>16</w:t>
            </w:r>
          </w:p>
        </w:tc>
        <w:tc>
          <w:tcPr>
            <w:tcW w:w="425" w:type="dxa"/>
          </w:tcPr>
          <w:p w:rsidR="00860501" w:rsidRPr="0043226A" w:rsidRDefault="001D423C" w:rsidP="00DA70F2">
            <w:pPr>
              <w:rPr>
                <w:rFonts w:ascii="宋体" w:hAnsi="宋体"/>
                <w:sz w:val="24"/>
                <w:szCs w:val="24"/>
              </w:rPr>
            </w:pPr>
            <w:r>
              <w:rPr>
                <w:rFonts w:ascii="宋体" w:hAnsi="宋体" w:hint="eastAsia"/>
                <w:sz w:val="24"/>
                <w:szCs w:val="24"/>
              </w:rPr>
              <w:t>否</w:t>
            </w:r>
          </w:p>
        </w:tc>
        <w:tc>
          <w:tcPr>
            <w:tcW w:w="2744" w:type="dxa"/>
          </w:tcPr>
          <w:p w:rsidR="00860501" w:rsidRPr="0043226A" w:rsidRDefault="00860501" w:rsidP="00DA70F2">
            <w:pPr>
              <w:rPr>
                <w:rFonts w:ascii="宋体" w:hAnsi="宋体"/>
                <w:sz w:val="24"/>
                <w:szCs w:val="24"/>
              </w:rPr>
            </w:pP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dqfpdm</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当前未开发票代码</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20</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dqfphm</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当前未开发票号码</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12</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zsyfs</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总剩余份数</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12</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fpdm</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发票代码</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10</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qshm</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发票起始号码</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8</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zzhm</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发票终止号码</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8</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fpfs</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发票份数</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8</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syfs</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剩余份数</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8</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lgrq</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领购日期</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8</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r>
              <w:rPr>
                <w:rFonts w:ascii="宋体" w:hAnsi="宋体" w:hint="eastAsia"/>
                <w:sz w:val="24"/>
                <w:szCs w:val="24"/>
              </w:rPr>
              <w:t>格式</w:t>
            </w:r>
            <w:r w:rsidRPr="0043226A">
              <w:rPr>
                <w:rFonts w:ascii="宋体" w:hAnsi="宋体" w:hint="eastAsia"/>
                <w:sz w:val="24"/>
                <w:szCs w:val="24"/>
              </w:rPr>
              <w:t>YYYYMMDD</w:t>
            </w:r>
          </w:p>
        </w:tc>
      </w:tr>
      <w:tr w:rsidR="00D73C73" w:rsidRPr="00E1451A" w:rsidTr="00127D87">
        <w:tc>
          <w:tcPr>
            <w:tcW w:w="675" w:type="dxa"/>
          </w:tcPr>
          <w:p w:rsidR="00D73C73" w:rsidRPr="00E1451A" w:rsidRDefault="00D73C73" w:rsidP="00A3248B">
            <w:pPr>
              <w:numPr>
                <w:ilvl w:val="0"/>
                <w:numId w:val="11"/>
              </w:numPr>
              <w:jc w:val="center"/>
              <w:rPr>
                <w:rFonts w:ascii="宋体" w:hAnsi="宋体"/>
                <w:sz w:val="24"/>
                <w:szCs w:val="24"/>
              </w:rPr>
            </w:pPr>
          </w:p>
        </w:tc>
        <w:tc>
          <w:tcPr>
            <w:tcW w:w="1560" w:type="dxa"/>
          </w:tcPr>
          <w:p w:rsidR="00D73C73" w:rsidRPr="0043226A" w:rsidRDefault="00D73C73" w:rsidP="00DA70F2">
            <w:pPr>
              <w:rPr>
                <w:rFonts w:ascii="宋体" w:hAnsi="宋体"/>
                <w:sz w:val="24"/>
                <w:szCs w:val="24"/>
              </w:rPr>
            </w:pPr>
            <w:r w:rsidRPr="0043226A">
              <w:rPr>
                <w:rFonts w:ascii="宋体" w:hAnsi="宋体" w:hint="eastAsia"/>
                <w:sz w:val="24"/>
                <w:szCs w:val="24"/>
              </w:rPr>
              <w:t>lgry</w:t>
            </w:r>
          </w:p>
        </w:tc>
        <w:tc>
          <w:tcPr>
            <w:tcW w:w="2409" w:type="dxa"/>
          </w:tcPr>
          <w:p w:rsidR="00D73C73" w:rsidRPr="0043226A" w:rsidRDefault="00D73C73" w:rsidP="00DA70F2">
            <w:pPr>
              <w:rPr>
                <w:rFonts w:ascii="宋体" w:hAnsi="宋体"/>
                <w:sz w:val="24"/>
                <w:szCs w:val="24"/>
              </w:rPr>
            </w:pPr>
            <w:r w:rsidRPr="0043226A">
              <w:rPr>
                <w:rFonts w:ascii="宋体" w:hAnsi="宋体" w:hint="eastAsia"/>
                <w:sz w:val="24"/>
                <w:szCs w:val="24"/>
              </w:rPr>
              <w:t>领购人员</w:t>
            </w:r>
          </w:p>
        </w:tc>
        <w:tc>
          <w:tcPr>
            <w:tcW w:w="709" w:type="dxa"/>
          </w:tcPr>
          <w:p w:rsidR="00D73C73" w:rsidRPr="0043226A" w:rsidRDefault="00D73C73" w:rsidP="00DA70F2">
            <w:pPr>
              <w:rPr>
                <w:rFonts w:ascii="宋体" w:hAnsi="宋体"/>
                <w:sz w:val="24"/>
                <w:szCs w:val="24"/>
              </w:rPr>
            </w:pPr>
            <w:r w:rsidRPr="0043226A">
              <w:rPr>
                <w:rFonts w:ascii="宋体" w:hAnsi="宋体" w:hint="eastAsia"/>
                <w:sz w:val="24"/>
                <w:szCs w:val="24"/>
              </w:rPr>
              <w:t>20</w:t>
            </w:r>
          </w:p>
        </w:tc>
        <w:tc>
          <w:tcPr>
            <w:tcW w:w="425" w:type="dxa"/>
          </w:tcPr>
          <w:p w:rsidR="00D73C73" w:rsidRPr="0043226A" w:rsidRDefault="00D73C73" w:rsidP="00DA70F2">
            <w:pPr>
              <w:rPr>
                <w:rFonts w:ascii="宋体" w:hAnsi="宋体"/>
                <w:sz w:val="24"/>
                <w:szCs w:val="24"/>
              </w:rPr>
            </w:pPr>
            <w:r w:rsidRPr="0043226A">
              <w:rPr>
                <w:rFonts w:ascii="宋体" w:hAnsi="宋体" w:hint="eastAsia"/>
                <w:sz w:val="24"/>
                <w:szCs w:val="24"/>
              </w:rPr>
              <w:t>否</w:t>
            </w:r>
          </w:p>
        </w:tc>
        <w:tc>
          <w:tcPr>
            <w:tcW w:w="2744" w:type="dxa"/>
          </w:tcPr>
          <w:p w:rsidR="00D73C73" w:rsidRPr="0043226A" w:rsidRDefault="00D73C73" w:rsidP="00DA70F2">
            <w:pPr>
              <w:rPr>
                <w:rFonts w:ascii="宋体" w:hAnsi="宋体"/>
                <w:sz w:val="24"/>
                <w:szCs w:val="24"/>
              </w:rPr>
            </w:pPr>
          </w:p>
        </w:tc>
      </w:tr>
    </w:tbl>
    <w:p w:rsidR="0093104C" w:rsidRDefault="003A6A02">
      <w:r>
        <w:rPr>
          <w:rFonts w:hint="eastAsia"/>
        </w:rPr>
        <w:t>特殊说明：如果一个税号多个核心板，如果其中的一个核心板没有成功，总体返回失败</w:t>
      </w:r>
      <w:r w:rsidR="0047080A">
        <w:rPr>
          <w:rFonts w:hint="eastAsia"/>
        </w:rPr>
        <w:t>，失败代码为</w:t>
      </w:r>
      <w:r w:rsidR="0047080A">
        <w:rPr>
          <w:rFonts w:hint="eastAsia"/>
        </w:rPr>
        <w:t>99</w:t>
      </w:r>
      <w:r>
        <w:rPr>
          <w:rFonts w:hint="eastAsia"/>
        </w:rPr>
        <w:t>。</w:t>
      </w:r>
    </w:p>
    <w:p w:rsidR="0085789B" w:rsidRPr="002652A6" w:rsidRDefault="0085789B" w:rsidP="0085789B">
      <w:pPr>
        <w:pStyle w:val="2"/>
        <w:rPr>
          <w:sz w:val="28"/>
        </w:rPr>
      </w:pPr>
      <w:bookmarkStart w:id="45" w:name="_Toc15310128"/>
      <w:bookmarkStart w:id="46" w:name="_Toc421870246"/>
      <w:r w:rsidRPr="002652A6">
        <w:rPr>
          <w:rFonts w:hint="eastAsia"/>
          <w:sz w:val="28"/>
        </w:rPr>
        <w:t>发票领购信息分发</w:t>
      </w:r>
      <w:bookmarkEnd w:id="45"/>
    </w:p>
    <w:p w:rsidR="0085789B" w:rsidRPr="002652A6" w:rsidRDefault="0085789B" w:rsidP="0085789B">
      <w:pPr>
        <w:pStyle w:val="af4"/>
        <w:keepNext/>
        <w:keepLines/>
        <w:numPr>
          <w:ilvl w:val="2"/>
          <w:numId w:val="2"/>
        </w:numPr>
        <w:spacing w:before="280" w:after="290" w:line="376" w:lineRule="auto"/>
        <w:ind w:firstLineChars="0"/>
        <w:outlineLvl w:val="3"/>
        <w:rPr>
          <w:rFonts w:ascii="Arial" w:eastAsia="黑体" w:hAnsi="Arial"/>
          <w:b/>
          <w:bCs/>
          <w:vanish/>
          <w:sz w:val="28"/>
          <w:szCs w:val="28"/>
        </w:rPr>
      </w:pPr>
      <w:bookmarkStart w:id="47" w:name="_Toc421870235"/>
    </w:p>
    <w:p w:rsidR="0085789B" w:rsidRPr="002652A6" w:rsidRDefault="0085789B" w:rsidP="0085789B">
      <w:pPr>
        <w:pStyle w:val="3"/>
        <w:ind w:left="0"/>
      </w:pPr>
      <w:r w:rsidRPr="002652A6">
        <w:rPr>
          <w:rFonts w:hint="eastAsia"/>
        </w:rPr>
        <w:t>接口说明</w:t>
      </w:r>
      <w:bookmarkEnd w:id="47"/>
    </w:p>
    <w:p w:rsidR="0085789B" w:rsidRPr="004D1D61" w:rsidRDefault="0085789B" w:rsidP="0085789B">
      <w:pPr>
        <w:spacing w:line="360" w:lineRule="auto"/>
        <w:ind w:firstLine="420"/>
        <w:rPr>
          <w:sz w:val="24"/>
          <w:szCs w:val="21"/>
        </w:rPr>
      </w:pPr>
      <w:r w:rsidRPr="004D1D61">
        <w:rPr>
          <w:rFonts w:hint="eastAsia"/>
          <w:sz w:val="24"/>
          <w:szCs w:val="21"/>
        </w:rPr>
        <w:t>通过</w:t>
      </w:r>
      <w:r>
        <w:rPr>
          <w:rFonts w:hint="eastAsia"/>
          <w:sz w:val="24"/>
          <w:szCs w:val="21"/>
        </w:rPr>
        <w:t>发票领购信息分发接口实现税控服务器的发票领购信息</w:t>
      </w:r>
      <w:proofErr w:type="gramStart"/>
      <w:r>
        <w:rPr>
          <w:rFonts w:hint="eastAsia"/>
          <w:sz w:val="24"/>
          <w:szCs w:val="21"/>
        </w:rPr>
        <w:t>电子号段由</w:t>
      </w:r>
      <w:proofErr w:type="gramEnd"/>
      <w:r>
        <w:rPr>
          <w:rFonts w:hint="eastAsia"/>
          <w:sz w:val="24"/>
          <w:szCs w:val="21"/>
        </w:rPr>
        <w:t>发票库存</w:t>
      </w:r>
      <w:r w:rsidRPr="004D1D61">
        <w:rPr>
          <w:rFonts w:hint="eastAsia"/>
          <w:sz w:val="24"/>
          <w:szCs w:val="21"/>
        </w:rPr>
        <w:t>到</w:t>
      </w:r>
      <w:r>
        <w:rPr>
          <w:rFonts w:hint="eastAsia"/>
          <w:sz w:val="24"/>
          <w:szCs w:val="21"/>
        </w:rPr>
        <w:t>开票终端</w:t>
      </w:r>
      <w:r w:rsidRPr="004D1D61">
        <w:rPr>
          <w:rFonts w:hint="eastAsia"/>
          <w:sz w:val="24"/>
          <w:szCs w:val="21"/>
        </w:rPr>
        <w:t>的分发。</w:t>
      </w:r>
      <w:r>
        <w:rPr>
          <w:rFonts w:hint="eastAsia"/>
          <w:sz w:val="24"/>
          <w:szCs w:val="21"/>
        </w:rPr>
        <w:t>只有分发到开票终端的电子</w:t>
      </w:r>
      <w:proofErr w:type="gramStart"/>
      <w:r>
        <w:rPr>
          <w:rFonts w:hint="eastAsia"/>
          <w:sz w:val="24"/>
          <w:szCs w:val="21"/>
        </w:rPr>
        <w:t>号段才</w:t>
      </w:r>
      <w:proofErr w:type="gramEnd"/>
      <w:r>
        <w:rPr>
          <w:rFonts w:hint="eastAsia"/>
          <w:sz w:val="24"/>
          <w:szCs w:val="21"/>
        </w:rPr>
        <w:t>可以进行发票开具。</w:t>
      </w:r>
    </w:p>
    <w:p w:rsidR="0085789B" w:rsidRPr="002652A6" w:rsidRDefault="0085789B" w:rsidP="0085789B">
      <w:pPr>
        <w:pStyle w:val="3"/>
        <w:ind w:left="0"/>
      </w:pPr>
      <w:bookmarkStart w:id="48" w:name="_Toc421870236"/>
      <w:r w:rsidRPr="002652A6">
        <w:rPr>
          <w:rFonts w:hint="eastAsia"/>
        </w:rPr>
        <w:lastRenderedPageBreak/>
        <w:t>请求数据</w:t>
      </w:r>
      <w:bookmarkEnd w:id="48"/>
    </w:p>
    <w:p w:rsidR="0085789B" w:rsidRPr="004D1D61" w:rsidRDefault="0085789B" w:rsidP="0085789B">
      <w:pPr>
        <w:spacing w:line="360" w:lineRule="auto"/>
        <w:rPr>
          <w:b/>
          <w:sz w:val="24"/>
          <w:szCs w:val="21"/>
        </w:rPr>
      </w:pPr>
      <w:r w:rsidRPr="004D1D61">
        <w:rPr>
          <w:rFonts w:hint="eastAsia"/>
          <w:b/>
          <w:sz w:val="24"/>
          <w:szCs w:val="21"/>
        </w:rPr>
        <w:t>请求报文：</w:t>
      </w:r>
    </w:p>
    <w:p w:rsidR="0085789B" w:rsidRDefault="0085789B" w:rsidP="0085789B">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85789B" w:rsidRDefault="0085789B" w:rsidP="0085789B">
      <w:pPr>
        <w:pStyle w:val="ab"/>
        <w:spacing w:line="240" w:lineRule="auto"/>
        <w:ind w:firstLineChars="150" w:firstLine="315"/>
        <w:rPr>
          <w:rFonts w:ascii="Courier" w:hAnsi="Courier"/>
          <w:sz w:val="21"/>
          <w:szCs w:val="21"/>
        </w:rPr>
      </w:pPr>
      <w:r>
        <w:rPr>
          <w:rFonts w:ascii="Courier" w:hAnsi="Courier" w:hint="eastAsia"/>
          <w:sz w:val="21"/>
          <w:szCs w:val="21"/>
        </w:rPr>
        <w:t>&lt;business id="10006" comment="</w:t>
      </w:r>
      <w:r>
        <w:rPr>
          <w:rFonts w:ascii="Courier" w:hAnsi="Courier" w:hint="eastAsia"/>
          <w:sz w:val="21"/>
          <w:szCs w:val="21"/>
        </w:rPr>
        <w:t>发票领购信息分发</w:t>
      </w:r>
      <w:r>
        <w:rPr>
          <w:rFonts w:ascii="Courier" w:hAnsi="Courier" w:hint="eastAsia"/>
          <w:sz w:val="21"/>
          <w:szCs w:val="21"/>
        </w:rPr>
        <w:t>"&gt;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w:t>
      </w:r>
      <w:r>
        <w:rPr>
          <w:rFonts w:ascii="Courier" w:hAnsi="Courier"/>
          <w:sz w:val="21"/>
          <w:szCs w:val="21"/>
        </w:rPr>
        <w:t>"</w:t>
      </w:r>
      <w:r>
        <w:rPr>
          <w:rFonts w:ascii="Courier" w:hAnsi="Courier" w:hint="eastAsia"/>
          <w:sz w:val="21"/>
          <w:szCs w:val="21"/>
        </w:rPr>
        <w:t>1</w:t>
      </w:r>
      <w:r>
        <w:rPr>
          <w:rFonts w:ascii="Courier" w:hAnsi="Courier"/>
          <w:sz w:val="21"/>
          <w:szCs w:val="21"/>
        </w:rPr>
        <w:t>"</w:t>
      </w:r>
      <w:r>
        <w:rPr>
          <w:rFonts w:ascii="Courier" w:hAnsi="Courier" w:hint="eastAsia"/>
          <w:sz w:val="21"/>
          <w:szCs w:val="21"/>
        </w:rPr>
        <w:t>&gt;</w:t>
      </w:r>
    </w:p>
    <w:p w:rsidR="0085789B" w:rsidRPr="00F7296B" w:rsidRDefault="0085789B" w:rsidP="0085789B">
      <w:pPr>
        <w:pStyle w:val="ab"/>
        <w:spacing w:line="240" w:lineRule="auto"/>
        <w:ind w:leftChars="54" w:firstLineChars="250" w:firstLine="525"/>
        <w:rPr>
          <w:rFonts w:ascii="Courier" w:hAnsi="Courier"/>
          <w:color w:val="000000" w:themeColor="text1"/>
          <w:sz w:val="21"/>
          <w:szCs w:val="21"/>
        </w:rPr>
      </w:pPr>
      <w:r w:rsidRPr="00F7296B">
        <w:rPr>
          <w:rFonts w:ascii="Courier" w:hAnsi="Courier" w:hint="eastAsia"/>
          <w:color w:val="000000" w:themeColor="text1"/>
          <w:sz w:val="21"/>
          <w:szCs w:val="21"/>
        </w:rPr>
        <w:t>&lt;kpzdbs&gt;</w:t>
      </w:r>
      <w:r w:rsidRPr="00F7296B">
        <w:rPr>
          <w:rFonts w:ascii="Courier" w:hAnsi="Courier" w:hint="eastAsia"/>
          <w:color w:val="000000" w:themeColor="text1"/>
          <w:sz w:val="21"/>
          <w:szCs w:val="21"/>
        </w:rPr>
        <w:t>开票终端标识</w:t>
      </w:r>
      <w:r w:rsidRPr="00F7296B">
        <w:rPr>
          <w:rFonts w:ascii="Courier" w:hAnsi="Courier" w:hint="eastAsia"/>
          <w:color w:val="000000" w:themeColor="text1"/>
          <w:sz w:val="21"/>
          <w:szCs w:val="21"/>
        </w:rPr>
        <w:t>&lt;/kpzdbs&gt;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&lt;/fplxdm&gt;&lt;fpdm&gt;</w:t>
      </w:r>
      <w:r>
        <w:rPr>
          <w:rFonts w:ascii="Courier" w:hAnsi="Courier" w:hint="eastAsia"/>
          <w:sz w:val="21"/>
          <w:szCs w:val="21"/>
        </w:rPr>
        <w:t>发票代码</w:t>
      </w:r>
      <w:r>
        <w:rPr>
          <w:rFonts w:ascii="Courier" w:hAnsi="Courier" w:hint="eastAsia"/>
          <w:sz w:val="21"/>
          <w:szCs w:val="21"/>
        </w:rPr>
        <w:t>&lt;/fpdm&gt;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&lt;qshm&gt;</w:t>
      </w:r>
      <w:r>
        <w:rPr>
          <w:rFonts w:ascii="Courier" w:hAnsi="Courier" w:hint="eastAsia"/>
          <w:sz w:val="21"/>
          <w:szCs w:val="21"/>
        </w:rPr>
        <w:t>起始号码</w:t>
      </w:r>
      <w:r>
        <w:rPr>
          <w:rFonts w:ascii="Courier" w:hAnsi="Courier" w:hint="eastAsia"/>
          <w:sz w:val="21"/>
          <w:szCs w:val="21"/>
        </w:rPr>
        <w:t>&lt;/qshm&gt;</w:t>
      </w:r>
      <w:r w:rsidR="001F7801">
        <w:rPr>
          <w:rFonts w:ascii="Courier" w:hAnsi="Courier" w:hint="eastAsia"/>
          <w:sz w:val="21"/>
          <w:szCs w:val="21"/>
        </w:rPr>
        <w:t xml:space="preserve">     </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&lt;fpfs&gt;</w:t>
      </w:r>
      <w:r>
        <w:rPr>
          <w:rFonts w:ascii="Courier" w:hAnsi="Courier" w:hint="eastAsia"/>
          <w:sz w:val="21"/>
          <w:szCs w:val="21"/>
        </w:rPr>
        <w:t>发票份数</w:t>
      </w:r>
      <w:r>
        <w:rPr>
          <w:rFonts w:ascii="Courier" w:hAnsi="Courier" w:hint="eastAsia"/>
          <w:sz w:val="21"/>
          <w:szCs w:val="21"/>
        </w:rPr>
        <w:t>&lt;/fpfs&gt;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&lt;/body&gt;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&lt;/business&gt;</w:t>
      </w:r>
    </w:p>
    <w:p w:rsidR="0085789B" w:rsidRDefault="0085789B" w:rsidP="0085789B">
      <w:pPr>
        <w:spacing w:line="360" w:lineRule="auto"/>
        <w:rPr>
          <w:b/>
          <w:sz w:val="24"/>
          <w:szCs w:val="21"/>
        </w:rPr>
      </w:pPr>
      <w:r w:rsidRPr="004D1D61">
        <w:rPr>
          <w:rFonts w:hint="eastAsia"/>
          <w:b/>
          <w:sz w:val="24"/>
          <w:szCs w:val="21"/>
        </w:rPr>
        <w:t>参数说明：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3118"/>
      </w:tblGrid>
      <w:tr w:rsidR="0085789B" w:rsidRPr="00E1451A" w:rsidTr="00220D52">
        <w:trPr>
          <w:trHeight w:val="454"/>
        </w:trPr>
        <w:tc>
          <w:tcPr>
            <w:tcW w:w="675" w:type="dxa"/>
            <w:shd w:val="clear" w:color="auto" w:fill="D9D9D9"/>
            <w:vAlign w:val="center"/>
          </w:tcPr>
          <w:p w:rsidR="0085789B" w:rsidRPr="00E1451A" w:rsidRDefault="0085789B" w:rsidP="00B4334D">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必须</w:t>
            </w:r>
          </w:p>
        </w:tc>
        <w:tc>
          <w:tcPr>
            <w:tcW w:w="3118"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说明</w:t>
            </w:r>
          </w:p>
        </w:tc>
      </w:tr>
      <w:tr w:rsidR="0085789B" w:rsidRPr="00E1451A" w:rsidTr="00220D52">
        <w:tc>
          <w:tcPr>
            <w:tcW w:w="675" w:type="dxa"/>
          </w:tcPr>
          <w:p w:rsidR="0085789B" w:rsidRPr="00E1451A" w:rsidRDefault="0085789B" w:rsidP="00A3248B">
            <w:pPr>
              <w:numPr>
                <w:ilvl w:val="0"/>
                <w:numId w:val="12"/>
              </w:numPr>
              <w:jc w:val="center"/>
              <w:rPr>
                <w:rFonts w:ascii="宋体" w:hAnsi="宋体"/>
                <w:sz w:val="24"/>
                <w:szCs w:val="24"/>
              </w:rPr>
            </w:pPr>
          </w:p>
        </w:tc>
        <w:tc>
          <w:tcPr>
            <w:tcW w:w="1560" w:type="dxa"/>
          </w:tcPr>
          <w:p w:rsidR="0085789B" w:rsidRPr="0043226A" w:rsidRDefault="0085789B" w:rsidP="00B4334D">
            <w:pPr>
              <w:rPr>
                <w:rFonts w:ascii="宋体" w:hAnsi="宋体"/>
                <w:sz w:val="24"/>
                <w:szCs w:val="24"/>
              </w:rPr>
            </w:pPr>
            <w:r w:rsidRPr="0043226A">
              <w:rPr>
                <w:rFonts w:ascii="宋体" w:hAnsi="宋体" w:hint="eastAsia"/>
                <w:sz w:val="24"/>
                <w:szCs w:val="24"/>
              </w:rPr>
              <w:t>id</w:t>
            </w:r>
          </w:p>
        </w:tc>
        <w:tc>
          <w:tcPr>
            <w:tcW w:w="1984" w:type="dxa"/>
          </w:tcPr>
          <w:p w:rsidR="0085789B" w:rsidRPr="0043226A" w:rsidRDefault="0085789B" w:rsidP="00B4334D">
            <w:pPr>
              <w:rPr>
                <w:rFonts w:ascii="宋体" w:hAnsi="宋体"/>
                <w:sz w:val="24"/>
                <w:szCs w:val="24"/>
              </w:rPr>
            </w:pPr>
            <w:r w:rsidRPr="0043226A">
              <w:rPr>
                <w:rFonts w:ascii="宋体" w:hAnsi="宋体" w:hint="eastAsia"/>
                <w:sz w:val="24"/>
                <w:szCs w:val="24"/>
              </w:rPr>
              <w:t>交易编号</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5</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是</w:t>
            </w:r>
          </w:p>
        </w:tc>
        <w:tc>
          <w:tcPr>
            <w:tcW w:w="3118" w:type="dxa"/>
          </w:tcPr>
          <w:p w:rsidR="0085789B" w:rsidRPr="0043226A" w:rsidRDefault="0085789B" w:rsidP="00B4334D">
            <w:pPr>
              <w:rPr>
                <w:rFonts w:ascii="宋体" w:hAnsi="宋体"/>
                <w:sz w:val="24"/>
                <w:szCs w:val="24"/>
              </w:rPr>
            </w:pPr>
            <w:r w:rsidRPr="0043226A">
              <w:rPr>
                <w:rFonts w:ascii="宋体" w:hAnsi="宋体" w:hint="eastAsia"/>
                <w:sz w:val="24"/>
                <w:szCs w:val="24"/>
              </w:rPr>
              <w:t>10006</w:t>
            </w:r>
          </w:p>
        </w:tc>
      </w:tr>
      <w:tr w:rsidR="0085789B" w:rsidRPr="00E1451A" w:rsidTr="00220D52">
        <w:tc>
          <w:tcPr>
            <w:tcW w:w="675" w:type="dxa"/>
          </w:tcPr>
          <w:p w:rsidR="0085789B" w:rsidRPr="00E1451A" w:rsidRDefault="0085789B" w:rsidP="00A3248B">
            <w:pPr>
              <w:numPr>
                <w:ilvl w:val="0"/>
                <w:numId w:val="12"/>
              </w:numPr>
              <w:jc w:val="center"/>
              <w:rPr>
                <w:rFonts w:ascii="宋体" w:hAnsi="宋体"/>
                <w:sz w:val="24"/>
                <w:szCs w:val="24"/>
              </w:rPr>
            </w:pPr>
          </w:p>
        </w:tc>
        <w:tc>
          <w:tcPr>
            <w:tcW w:w="1560" w:type="dxa"/>
          </w:tcPr>
          <w:p w:rsidR="0085789B" w:rsidRPr="0043226A" w:rsidRDefault="0085789B" w:rsidP="00B4334D">
            <w:pPr>
              <w:rPr>
                <w:rFonts w:ascii="宋体" w:hAnsi="宋体"/>
                <w:sz w:val="24"/>
                <w:szCs w:val="24"/>
              </w:rPr>
            </w:pPr>
            <w:r w:rsidRPr="0043226A">
              <w:rPr>
                <w:rFonts w:ascii="宋体" w:hAnsi="宋体" w:hint="eastAsia"/>
                <w:sz w:val="24"/>
                <w:szCs w:val="24"/>
              </w:rPr>
              <w:t>comment</w:t>
            </w:r>
          </w:p>
        </w:tc>
        <w:tc>
          <w:tcPr>
            <w:tcW w:w="1984" w:type="dxa"/>
          </w:tcPr>
          <w:p w:rsidR="0085789B" w:rsidRPr="0043226A" w:rsidRDefault="0085789B" w:rsidP="00B4334D">
            <w:pPr>
              <w:rPr>
                <w:rFonts w:ascii="宋体" w:hAnsi="宋体"/>
                <w:sz w:val="24"/>
                <w:szCs w:val="24"/>
              </w:rPr>
            </w:pPr>
            <w:r w:rsidRPr="0043226A">
              <w:rPr>
                <w:rFonts w:ascii="宋体" w:hAnsi="宋体" w:hint="eastAsia"/>
                <w:sz w:val="24"/>
                <w:szCs w:val="24"/>
              </w:rPr>
              <w:t>交易描述</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30</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是</w:t>
            </w:r>
          </w:p>
        </w:tc>
        <w:tc>
          <w:tcPr>
            <w:tcW w:w="3118" w:type="dxa"/>
          </w:tcPr>
          <w:p w:rsidR="0085789B" w:rsidRPr="0043226A" w:rsidRDefault="0085789B" w:rsidP="00B4334D">
            <w:pPr>
              <w:rPr>
                <w:rFonts w:ascii="宋体" w:hAnsi="宋体"/>
                <w:sz w:val="24"/>
                <w:szCs w:val="24"/>
              </w:rPr>
            </w:pPr>
            <w:r w:rsidRPr="0043226A">
              <w:rPr>
                <w:rFonts w:ascii="宋体" w:hAnsi="宋体" w:hint="eastAsia"/>
                <w:sz w:val="24"/>
                <w:szCs w:val="24"/>
              </w:rPr>
              <w:t>发票领购信息分发</w:t>
            </w:r>
          </w:p>
        </w:tc>
      </w:tr>
      <w:tr w:rsidR="0085789B" w:rsidRPr="00E1451A" w:rsidTr="00220D52">
        <w:tc>
          <w:tcPr>
            <w:tcW w:w="675" w:type="dxa"/>
          </w:tcPr>
          <w:p w:rsidR="0085789B" w:rsidRPr="00E1451A" w:rsidRDefault="0085789B" w:rsidP="00A3248B">
            <w:pPr>
              <w:numPr>
                <w:ilvl w:val="0"/>
                <w:numId w:val="12"/>
              </w:numPr>
              <w:jc w:val="center"/>
              <w:rPr>
                <w:rFonts w:ascii="宋体" w:hAnsi="宋体"/>
                <w:sz w:val="24"/>
                <w:szCs w:val="24"/>
              </w:rPr>
            </w:pPr>
          </w:p>
        </w:tc>
        <w:tc>
          <w:tcPr>
            <w:tcW w:w="1560" w:type="dxa"/>
          </w:tcPr>
          <w:p w:rsidR="0085789B" w:rsidRPr="0043226A" w:rsidRDefault="0085789B" w:rsidP="00B4334D">
            <w:pPr>
              <w:rPr>
                <w:rFonts w:ascii="宋体" w:hAnsi="宋体"/>
                <w:sz w:val="24"/>
                <w:szCs w:val="24"/>
              </w:rPr>
            </w:pPr>
            <w:r w:rsidRPr="0043226A">
              <w:rPr>
                <w:rFonts w:ascii="宋体" w:hAnsi="宋体" w:hint="eastAsia"/>
                <w:sz w:val="24"/>
                <w:szCs w:val="24"/>
              </w:rPr>
              <w:t>yylxdm</w:t>
            </w:r>
          </w:p>
        </w:tc>
        <w:tc>
          <w:tcPr>
            <w:tcW w:w="1984" w:type="dxa"/>
          </w:tcPr>
          <w:p w:rsidR="0085789B" w:rsidRPr="0043226A" w:rsidRDefault="0085789B" w:rsidP="00B4334D">
            <w:pPr>
              <w:rPr>
                <w:rFonts w:ascii="宋体" w:hAnsi="宋体"/>
                <w:sz w:val="24"/>
                <w:szCs w:val="24"/>
              </w:rPr>
            </w:pPr>
            <w:r w:rsidRPr="0043226A">
              <w:rPr>
                <w:rFonts w:ascii="宋体" w:hAnsi="宋体" w:hint="eastAsia"/>
                <w:sz w:val="24"/>
                <w:szCs w:val="24"/>
              </w:rPr>
              <w:t>应用类型代码</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1</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是</w:t>
            </w:r>
          </w:p>
        </w:tc>
        <w:tc>
          <w:tcPr>
            <w:tcW w:w="3118" w:type="dxa"/>
          </w:tcPr>
          <w:p w:rsidR="0085789B" w:rsidRPr="0043226A" w:rsidRDefault="0085789B" w:rsidP="00B4334D">
            <w:pPr>
              <w:rPr>
                <w:rFonts w:ascii="宋体" w:hAnsi="宋体"/>
                <w:sz w:val="24"/>
                <w:szCs w:val="24"/>
              </w:rPr>
            </w:pPr>
            <w:r w:rsidRPr="0043226A">
              <w:rPr>
                <w:rFonts w:ascii="宋体" w:hAnsi="宋体" w:hint="eastAsia"/>
                <w:sz w:val="24"/>
                <w:szCs w:val="24"/>
              </w:rPr>
              <w:t>固定为“1”表示国税</w:t>
            </w:r>
          </w:p>
        </w:tc>
      </w:tr>
      <w:tr w:rsidR="0085789B" w:rsidRPr="00E1451A" w:rsidTr="00220D52">
        <w:tc>
          <w:tcPr>
            <w:tcW w:w="675" w:type="dxa"/>
          </w:tcPr>
          <w:p w:rsidR="0085789B" w:rsidRPr="00E1451A" w:rsidRDefault="0085789B" w:rsidP="00A3248B">
            <w:pPr>
              <w:numPr>
                <w:ilvl w:val="0"/>
                <w:numId w:val="12"/>
              </w:numPr>
              <w:jc w:val="center"/>
              <w:rPr>
                <w:rFonts w:ascii="宋体" w:hAnsi="宋体"/>
                <w:sz w:val="24"/>
                <w:szCs w:val="24"/>
              </w:rPr>
            </w:pPr>
          </w:p>
        </w:tc>
        <w:tc>
          <w:tcPr>
            <w:tcW w:w="1560" w:type="dxa"/>
          </w:tcPr>
          <w:p w:rsidR="0085789B" w:rsidRPr="0043226A" w:rsidRDefault="0085789B" w:rsidP="00B4334D">
            <w:pPr>
              <w:rPr>
                <w:rFonts w:ascii="宋体" w:hAnsi="宋体"/>
                <w:sz w:val="24"/>
                <w:szCs w:val="24"/>
              </w:rPr>
            </w:pPr>
            <w:r w:rsidRPr="0043226A">
              <w:rPr>
                <w:rFonts w:ascii="宋体" w:hAnsi="宋体" w:hint="eastAsia"/>
                <w:sz w:val="24"/>
                <w:szCs w:val="24"/>
              </w:rPr>
              <w:t>kpzdbs</w:t>
            </w:r>
          </w:p>
        </w:tc>
        <w:tc>
          <w:tcPr>
            <w:tcW w:w="1984" w:type="dxa"/>
          </w:tcPr>
          <w:p w:rsidR="0085789B" w:rsidRPr="0043226A" w:rsidRDefault="0085789B" w:rsidP="00B4334D">
            <w:pPr>
              <w:rPr>
                <w:rFonts w:ascii="宋体" w:hAnsi="宋体"/>
                <w:sz w:val="24"/>
                <w:szCs w:val="24"/>
              </w:rPr>
            </w:pPr>
            <w:r w:rsidRPr="0043226A">
              <w:rPr>
                <w:rFonts w:ascii="宋体" w:hAnsi="宋体" w:hint="eastAsia"/>
                <w:sz w:val="24"/>
                <w:szCs w:val="24"/>
              </w:rPr>
              <w:t>开票终端标识</w:t>
            </w:r>
          </w:p>
        </w:tc>
        <w:tc>
          <w:tcPr>
            <w:tcW w:w="709" w:type="dxa"/>
          </w:tcPr>
          <w:p w:rsidR="0085789B" w:rsidRPr="0043226A" w:rsidRDefault="00222815" w:rsidP="00B4334D">
            <w:pPr>
              <w:rPr>
                <w:rFonts w:ascii="宋体" w:hAnsi="宋体"/>
                <w:sz w:val="24"/>
                <w:szCs w:val="24"/>
              </w:rPr>
            </w:pPr>
            <w:r>
              <w:rPr>
                <w:rFonts w:ascii="宋体" w:hAnsi="宋体" w:hint="eastAsia"/>
                <w:sz w:val="24"/>
                <w:szCs w:val="24"/>
              </w:rPr>
              <w:t>30</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是</w:t>
            </w:r>
          </w:p>
        </w:tc>
        <w:tc>
          <w:tcPr>
            <w:tcW w:w="3118" w:type="dxa"/>
          </w:tcPr>
          <w:p w:rsidR="0085789B" w:rsidRPr="00935F17" w:rsidRDefault="0085789B" w:rsidP="00B62AFF">
            <w:pPr>
              <w:rPr>
                <w:rFonts w:ascii="宋体" w:hAnsi="宋体"/>
                <w:color w:val="FF0000"/>
                <w:sz w:val="24"/>
                <w:szCs w:val="24"/>
              </w:rPr>
            </w:pPr>
          </w:p>
        </w:tc>
      </w:tr>
      <w:tr w:rsidR="0085789B" w:rsidRPr="00E1451A" w:rsidTr="00220D52">
        <w:tc>
          <w:tcPr>
            <w:tcW w:w="675" w:type="dxa"/>
          </w:tcPr>
          <w:p w:rsidR="0085789B" w:rsidRPr="00E1451A" w:rsidRDefault="0085789B" w:rsidP="00A3248B">
            <w:pPr>
              <w:numPr>
                <w:ilvl w:val="0"/>
                <w:numId w:val="12"/>
              </w:numPr>
              <w:jc w:val="center"/>
              <w:rPr>
                <w:rFonts w:ascii="宋体" w:hAnsi="宋体"/>
                <w:sz w:val="24"/>
                <w:szCs w:val="24"/>
              </w:rPr>
            </w:pPr>
          </w:p>
        </w:tc>
        <w:tc>
          <w:tcPr>
            <w:tcW w:w="1560" w:type="dxa"/>
          </w:tcPr>
          <w:p w:rsidR="0085789B" w:rsidRPr="0043226A" w:rsidRDefault="0085789B" w:rsidP="00B4334D">
            <w:pPr>
              <w:rPr>
                <w:rFonts w:ascii="宋体" w:hAnsi="宋体"/>
                <w:sz w:val="24"/>
                <w:szCs w:val="24"/>
              </w:rPr>
            </w:pPr>
            <w:r w:rsidRPr="0043226A">
              <w:rPr>
                <w:rFonts w:ascii="宋体" w:hAnsi="宋体" w:hint="eastAsia"/>
                <w:sz w:val="24"/>
                <w:szCs w:val="24"/>
              </w:rPr>
              <w:t>fplxdm</w:t>
            </w:r>
          </w:p>
        </w:tc>
        <w:tc>
          <w:tcPr>
            <w:tcW w:w="1984" w:type="dxa"/>
          </w:tcPr>
          <w:p w:rsidR="0085789B" w:rsidRPr="0043226A" w:rsidRDefault="0085789B" w:rsidP="00B4334D">
            <w:pPr>
              <w:rPr>
                <w:rFonts w:ascii="宋体" w:hAnsi="宋体"/>
                <w:sz w:val="24"/>
                <w:szCs w:val="24"/>
              </w:rPr>
            </w:pPr>
            <w:r w:rsidRPr="0043226A">
              <w:rPr>
                <w:rFonts w:ascii="宋体" w:hAnsi="宋体" w:hint="eastAsia"/>
                <w:sz w:val="24"/>
                <w:szCs w:val="24"/>
              </w:rPr>
              <w:t>发票类型代码</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3</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是</w:t>
            </w:r>
          </w:p>
        </w:tc>
        <w:tc>
          <w:tcPr>
            <w:tcW w:w="3118" w:type="dxa"/>
          </w:tcPr>
          <w:p w:rsidR="007130C4" w:rsidRPr="000B29A6" w:rsidRDefault="007130C4" w:rsidP="007130C4">
            <w:pPr>
              <w:rPr>
                <w:rFonts w:ascii="宋体" w:hAnsi="宋体"/>
                <w:sz w:val="24"/>
                <w:szCs w:val="24"/>
              </w:rPr>
            </w:pPr>
            <w:r w:rsidRPr="000B29A6">
              <w:rPr>
                <w:rFonts w:ascii="宋体" w:hAnsi="宋体" w:hint="eastAsia"/>
                <w:sz w:val="24"/>
                <w:szCs w:val="24"/>
              </w:rPr>
              <w:t>“004”增值税专用发票</w:t>
            </w:r>
          </w:p>
          <w:p w:rsidR="007130C4" w:rsidRDefault="007130C4" w:rsidP="007130C4">
            <w:pPr>
              <w:rPr>
                <w:rFonts w:ascii="宋体" w:hAnsi="宋体"/>
                <w:sz w:val="24"/>
                <w:szCs w:val="24"/>
              </w:rPr>
            </w:pPr>
            <w:r w:rsidRPr="000B29A6">
              <w:rPr>
                <w:rFonts w:ascii="宋体" w:hAnsi="宋体" w:hint="eastAsia"/>
                <w:sz w:val="24"/>
                <w:szCs w:val="24"/>
              </w:rPr>
              <w:t>“007”增值税普通发票</w:t>
            </w:r>
          </w:p>
          <w:p w:rsidR="007130C4" w:rsidRPr="00B23F62" w:rsidRDefault="007130C4" w:rsidP="007130C4">
            <w:pPr>
              <w:rPr>
                <w:rFonts w:ascii="宋体" w:hAnsi="宋体"/>
                <w:sz w:val="24"/>
                <w:szCs w:val="24"/>
              </w:rPr>
            </w:pPr>
            <w:r>
              <w:rPr>
                <w:rFonts w:ascii="宋体" w:hAnsi="宋体"/>
                <w:sz w:val="24"/>
                <w:szCs w:val="24"/>
              </w:rPr>
              <w:t>“</w:t>
            </w:r>
            <w:r>
              <w:rPr>
                <w:rFonts w:ascii="宋体" w:hAnsi="宋体" w:hint="eastAsia"/>
                <w:sz w:val="24"/>
                <w:szCs w:val="24"/>
              </w:rPr>
              <w:t>025</w:t>
            </w:r>
            <w:r>
              <w:rPr>
                <w:rFonts w:ascii="宋体" w:hAnsi="宋体"/>
                <w:sz w:val="24"/>
                <w:szCs w:val="24"/>
              </w:rPr>
              <w:t>”</w:t>
            </w:r>
            <w:r w:rsidRPr="00B23F62">
              <w:rPr>
                <w:rFonts w:ascii="宋体" w:hAnsi="宋体" w:hint="eastAsia"/>
                <w:sz w:val="24"/>
                <w:szCs w:val="24"/>
              </w:rPr>
              <w:t>卷式发票</w:t>
            </w:r>
          </w:p>
          <w:p w:rsidR="007130C4" w:rsidRDefault="007130C4" w:rsidP="007130C4">
            <w:pPr>
              <w:rPr>
                <w:rFonts w:ascii="宋体" w:hAnsi="宋体"/>
                <w:sz w:val="24"/>
                <w:szCs w:val="24"/>
              </w:rPr>
            </w:pPr>
            <w:r w:rsidRPr="00B23F62">
              <w:rPr>
                <w:rFonts w:ascii="宋体" w:hAnsi="宋体" w:hint="eastAsia"/>
                <w:sz w:val="24"/>
                <w:szCs w:val="24"/>
              </w:rPr>
              <w:t>“026”电子发票</w:t>
            </w:r>
          </w:p>
          <w:p w:rsidR="00275148" w:rsidRDefault="007130C4" w:rsidP="001B5130">
            <w:pPr>
              <w:rPr>
                <w:rFonts w:ascii="宋体" w:hAnsi="宋体"/>
                <w:sz w:val="24"/>
                <w:szCs w:val="24"/>
              </w:rPr>
            </w:pPr>
            <w:r>
              <w:rPr>
                <w:rFonts w:ascii="宋体" w:hAnsi="宋体" w:hint="eastAsia"/>
                <w:sz w:val="24"/>
                <w:szCs w:val="24"/>
              </w:rPr>
              <w:t>“005”机动车发票</w:t>
            </w:r>
          </w:p>
          <w:p w:rsidR="00220D52" w:rsidRPr="0043226A" w:rsidRDefault="00220D52" w:rsidP="001B5130">
            <w:pPr>
              <w:rPr>
                <w:rFonts w:ascii="宋体" w:hAnsi="宋体"/>
                <w:sz w:val="24"/>
                <w:szCs w:val="24"/>
              </w:rPr>
            </w:pPr>
            <w:r>
              <w:rPr>
                <w:rFonts w:ascii="宋体" w:hAnsi="宋体" w:hint="eastAsia"/>
                <w:sz w:val="24"/>
                <w:szCs w:val="24"/>
              </w:rPr>
              <w:t>“006”二手车销售统一发票</w:t>
            </w:r>
          </w:p>
        </w:tc>
      </w:tr>
      <w:tr w:rsidR="0085789B" w:rsidRPr="00E1451A" w:rsidTr="00220D52">
        <w:tc>
          <w:tcPr>
            <w:tcW w:w="675" w:type="dxa"/>
          </w:tcPr>
          <w:p w:rsidR="0085789B" w:rsidRPr="00E1451A" w:rsidRDefault="0085789B" w:rsidP="00A3248B">
            <w:pPr>
              <w:numPr>
                <w:ilvl w:val="0"/>
                <w:numId w:val="12"/>
              </w:numPr>
              <w:jc w:val="center"/>
              <w:rPr>
                <w:rFonts w:ascii="宋体" w:hAnsi="宋体"/>
                <w:sz w:val="24"/>
                <w:szCs w:val="24"/>
              </w:rPr>
            </w:pPr>
          </w:p>
        </w:tc>
        <w:tc>
          <w:tcPr>
            <w:tcW w:w="1560" w:type="dxa"/>
          </w:tcPr>
          <w:p w:rsidR="0085789B" w:rsidRPr="0043226A" w:rsidRDefault="0085789B" w:rsidP="00B4334D">
            <w:pPr>
              <w:rPr>
                <w:rFonts w:ascii="宋体" w:hAnsi="宋体"/>
                <w:sz w:val="24"/>
                <w:szCs w:val="24"/>
              </w:rPr>
            </w:pPr>
            <w:r w:rsidRPr="0043226A">
              <w:rPr>
                <w:rFonts w:ascii="宋体" w:hAnsi="宋体" w:hint="eastAsia"/>
                <w:sz w:val="24"/>
                <w:szCs w:val="24"/>
              </w:rPr>
              <w:t>fpdm</w:t>
            </w:r>
          </w:p>
        </w:tc>
        <w:tc>
          <w:tcPr>
            <w:tcW w:w="1984" w:type="dxa"/>
          </w:tcPr>
          <w:p w:rsidR="0085789B" w:rsidRPr="0043226A" w:rsidRDefault="0085789B" w:rsidP="00B4334D">
            <w:pPr>
              <w:rPr>
                <w:rFonts w:ascii="宋体" w:hAnsi="宋体"/>
                <w:sz w:val="24"/>
                <w:szCs w:val="24"/>
              </w:rPr>
            </w:pPr>
            <w:r w:rsidRPr="0043226A">
              <w:rPr>
                <w:rFonts w:ascii="宋体" w:hAnsi="宋体" w:hint="eastAsia"/>
                <w:sz w:val="24"/>
                <w:szCs w:val="24"/>
              </w:rPr>
              <w:t>发票代码</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10</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是</w:t>
            </w:r>
          </w:p>
        </w:tc>
        <w:tc>
          <w:tcPr>
            <w:tcW w:w="3118" w:type="dxa"/>
          </w:tcPr>
          <w:p w:rsidR="0085789B" w:rsidRPr="0043226A" w:rsidRDefault="0085789B" w:rsidP="00B4334D">
            <w:pPr>
              <w:rPr>
                <w:rFonts w:ascii="宋体" w:hAnsi="宋体"/>
                <w:sz w:val="24"/>
                <w:szCs w:val="24"/>
              </w:rPr>
            </w:pPr>
          </w:p>
        </w:tc>
      </w:tr>
      <w:tr w:rsidR="0085789B" w:rsidRPr="00E1451A" w:rsidTr="00220D52">
        <w:tc>
          <w:tcPr>
            <w:tcW w:w="675" w:type="dxa"/>
          </w:tcPr>
          <w:p w:rsidR="0085789B" w:rsidRPr="00E1451A" w:rsidRDefault="0085789B" w:rsidP="00A3248B">
            <w:pPr>
              <w:numPr>
                <w:ilvl w:val="0"/>
                <w:numId w:val="12"/>
              </w:numPr>
              <w:jc w:val="center"/>
              <w:rPr>
                <w:rFonts w:ascii="宋体" w:hAnsi="宋体"/>
                <w:sz w:val="24"/>
                <w:szCs w:val="24"/>
              </w:rPr>
            </w:pPr>
          </w:p>
        </w:tc>
        <w:tc>
          <w:tcPr>
            <w:tcW w:w="1560" w:type="dxa"/>
          </w:tcPr>
          <w:p w:rsidR="0085789B" w:rsidRPr="0043226A" w:rsidRDefault="0085789B" w:rsidP="00B4334D">
            <w:pPr>
              <w:rPr>
                <w:rFonts w:ascii="宋体" w:hAnsi="宋体"/>
                <w:sz w:val="24"/>
                <w:szCs w:val="24"/>
              </w:rPr>
            </w:pPr>
            <w:r w:rsidRPr="0043226A">
              <w:rPr>
                <w:rFonts w:ascii="宋体" w:hAnsi="宋体" w:hint="eastAsia"/>
                <w:sz w:val="24"/>
                <w:szCs w:val="24"/>
              </w:rPr>
              <w:t>qshm</w:t>
            </w:r>
          </w:p>
        </w:tc>
        <w:tc>
          <w:tcPr>
            <w:tcW w:w="1984" w:type="dxa"/>
          </w:tcPr>
          <w:p w:rsidR="0085789B" w:rsidRPr="0043226A" w:rsidRDefault="0085789B" w:rsidP="00B4334D">
            <w:pPr>
              <w:rPr>
                <w:rFonts w:ascii="宋体" w:hAnsi="宋体"/>
                <w:sz w:val="24"/>
                <w:szCs w:val="24"/>
              </w:rPr>
            </w:pPr>
            <w:r w:rsidRPr="0043226A">
              <w:rPr>
                <w:rFonts w:ascii="宋体" w:hAnsi="宋体" w:hint="eastAsia"/>
                <w:sz w:val="24"/>
                <w:szCs w:val="24"/>
              </w:rPr>
              <w:t>起始号码</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8</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是</w:t>
            </w:r>
          </w:p>
        </w:tc>
        <w:tc>
          <w:tcPr>
            <w:tcW w:w="3118" w:type="dxa"/>
          </w:tcPr>
          <w:p w:rsidR="0085789B" w:rsidRPr="0043226A" w:rsidRDefault="0085789B" w:rsidP="00B4334D">
            <w:pPr>
              <w:rPr>
                <w:rFonts w:ascii="宋体" w:hAnsi="宋体"/>
                <w:sz w:val="24"/>
                <w:szCs w:val="24"/>
              </w:rPr>
            </w:pPr>
          </w:p>
        </w:tc>
      </w:tr>
      <w:tr w:rsidR="0085789B" w:rsidRPr="00E1451A" w:rsidTr="00220D52">
        <w:tc>
          <w:tcPr>
            <w:tcW w:w="675" w:type="dxa"/>
          </w:tcPr>
          <w:p w:rsidR="0085789B" w:rsidRPr="00E1451A" w:rsidRDefault="0085789B" w:rsidP="00A3248B">
            <w:pPr>
              <w:numPr>
                <w:ilvl w:val="0"/>
                <w:numId w:val="12"/>
              </w:numPr>
              <w:jc w:val="center"/>
              <w:rPr>
                <w:rFonts w:ascii="宋体" w:hAnsi="宋体"/>
                <w:sz w:val="24"/>
                <w:szCs w:val="24"/>
              </w:rPr>
            </w:pPr>
          </w:p>
        </w:tc>
        <w:tc>
          <w:tcPr>
            <w:tcW w:w="1560" w:type="dxa"/>
          </w:tcPr>
          <w:p w:rsidR="0085789B" w:rsidRPr="0043226A" w:rsidRDefault="0085789B" w:rsidP="00B4334D">
            <w:pPr>
              <w:rPr>
                <w:rFonts w:ascii="宋体" w:hAnsi="宋体"/>
                <w:sz w:val="24"/>
                <w:szCs w:val="24"/>
              </w:rPr>
            </w:pPr>
            <w:r w:rsidRPr="0043226A">
              <w:rPr>
                <w:rFonts w:ascii="宋体" w:hAnsi="宋体" w:hint="eastAsia"/>
                <w:sz w:val="24"/>
                <w:szCs w:val="24"/>
              </w:rPr>
              <w:t>fpfs</w:t>
            </w:r>
          </w:p>
        </w:tc>
        <w:tc>
          <w:tcPr>
            <w:tcW w:w="1984" w:type="dxa"/>
          </w:tcPr>
          <w:p w:rsidR="0085789B" w:rsidRPr="0043226A" w:rsidRDefault="0085789B" w:rsidP="00B4334D">
            <w:pPr>
              <w:rPr>
                <w:rFonts w:ascii="宋体" w:hAnsi="宋体"/>
                <w:sz w:val="24"/>
                <w:szCs w:val="24"/>
              </w:rPr>
            </w:pPr>
            <w:r w:rsidRPr="0043226A">
              <w:rPr>
                <w:rFonts w:ascii="宋体" w:hAnsi="宋体" w:hint="eastAsia"/>
                <w:sz w:val="24"/>
                <w:szCs w:val="24"/>
              </w:rPr>
              <w:t>发票份数</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8</w:t>
            </w:r>
          </w:p>
        </w:tc>
        <w:tc>
          <w:tcPr>
            <w:tcW w:w="709" w:type="dxa"/>
          </w:tcPr>
          <w:p w:rsidR="0085789B" w:rsidRPr="0043226A" w:rsidRDefault="0085789B" w:rsidP="00B4334D">
            <w:pPr>
              <w:rPr>
                <w:rFonts w:ascii="宋体" w:hAnsi="宋体"/>
                <w:sz w:val="24"/>
                <w:szCs w:val="24"/>
              </w:rPr>
            </w:pPr>
            <w:r w:rsidRPr="0043226A">
              <w:rPr>
                <w:rFonts w:ascii="宋体" w:hAnsi="宋体" w:hint="eastAsia"/>
                <w:sz w:val="24"/>
                <w:szCs w:val="24"/>
              </w:rPr>
              <w:t>是</w:t>
            </w:r>
          </w:p>
        </w:tc>
        <w:tc>
          <w:tcPr>
            <w:tcW w:w="3118" w:type="dxa"/>
          </w:tcPr>
          <w:p w:rsidR="0085789B" w:rsidRPr="0043226A" w:rsidRDefault="0085789B" w:rsidP="00B4334D">
            <w:pPr>
              <w:rPr>
                <w:rFonts w:ascii="宋体" w:hAnsi="宋体"/>
                <w:sz w:val="24"/>
                <w:szCs w:val="24"/>
              </w:rPr>
            </w:pPr>
          </w:p>
        </w:tc>
      </w:tr>
    </w:tbl>
    <w:p w:rsidR="0085789B" w:rsidRPr="002652A6" w:rsidRDefault="0085789B" w:rsidP="0085789B">
      <w:pPr>
        <w:pStyle w:val="3"/>
        <w:ind w:left="0"/>
      </w:pPr>
      <w:bookmarkStart w:id="49" w:name="_Toc421870237"/>
      <w:r w:rsidRPr="002652A6">
        <w:rPr>
          <w:rFonts w:hint="eastAsia"/>
        </w:rPr>
        <w:t>返回数据</w:t>
      </w:r>
      <w:bookmarkEnd w:id="49"/>
    </w:p>
    <w:p w:rsidR="0085789B" w:rsidRPr="004D1D61" w:rsidRDefault="0085789B" w:rsidP="0085789B">
      <w:pPr>
        <w:spacing w:line="360" w:lineRule="auto"/>
        <w:rPr>
          <w:b/>
          <w:sz w:val="24"/>
          <w:szCs w:val="21"/>
        </w:rPr>
      </w:pPr>
      <w:r w:rsidRPr="004D1D61">
        <w:rPr>
          <w:rFonts w:hint="eastAsia"/>
          <w:b/>
          <w:sz w:val="24"/>
          <w:szCs w:val="21"/>
        </w:rPr>
        <w:t>响应报文：</w:t>
      </w:r>
    </w:p>
    <w:p w:rsidR="0085789B" w:rsidRDefault="0085789B" w:rsidP="0085789B">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85789B" w:rsidRDefault="0085789B" w:rsidP="0085789B">
      <w:pPr>
        <w:pStyle w:val="ab"/>
        <w:spacing w:line="240" w:lineRule="auto"/>
        <w:ind w:firstLineChars="150" w:firstLine="315"/>
        <w:rPr>
          <w:rFonts w:ascii="Courier" w:hAnsi="Courier"/>
          <w:sz w:val="21"/>
          <w:szCs w:val="21"/>
        </w:rPr>
      </w:pPr>
      <w:r>
        <w:rPr>
          <w:rFonts w:ascii="Courier" w:hAnsi="Courier" w:hint="eastAsia"/>
          <w:sz w:val="21"/>
          <w:szCs w:val="21"/>
        </w:rPr>
        <w:t>&lt;business id="10006" comment="</w:t>
      </w:r>
      <w:r>
        <w:rPr>
          <w:rFonts w:ascii="Courier" w:hAnsi="Courier" w:hint="eastAsia"/>
          <w:sz w:val="21"/>
          <w:szCs w:val="21"/>
        </w:rPr>
        <w:t>发票领购信息分发</w:t>
      </w:r>
      <w:r>
        <w:rPr>
          <w:rFonts w:ascii="Courier" w:hAnsi="Courier" w:hint="eastAsia"/>
          <w:sz w:val="21"/>
          <w:szCs w:val="21"/>
        </w:rPr>
        <w:t>"&gt;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w:t>
      </w:r>
      <w:r>
        <w:rPr>
          <w:rFonts w:ascii="Courier" w:hAnsi="Courier"/>
          <w:sz w:val="21"/>
          <w:szCs w:val="21"/>
        </w:rPr>
        <w:t>"</w:t>
      </w:r>
      <w:r>
        <w:rPr>
          <w:rFonts w:ascii="Courier" w:hAnsi="Courier" w:hint="eastAsia"/>
          <w:sz w:val="21"/>
          <w:szCs w:val="21"/>
        </w:rPr>
        <w:t>1</w:t>
      </w:r>
      <w:r>
        <w:rPr>
          <w:rFonts w:ascii="Courier" w:hAnsi="Courier"/>
          <w:sz w:val="21"/>
          <w:szCs w:val="21"/>
        </w:rPr>
        <w:t>"</w:t>
      </w:r>
      <w:r>
        <w:rPr>
          <w:rFonts w:ascii="Courier" w:hAnsi="Courier" w:hint="eastAsia"/>
          <w:sz w:val="21"/>
          <w:szCs w:val="21"/>
        </w:rPr>
        <w:t>&gt;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&lt;/body&gt;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&lt;/business&gt;</w:t>
      </w:r>
    </w:p>
    <w:p w:rsidR="0085789B" w:rsidRDefault="0085789B" w:rsidP="0085789B">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85789B" w:rsidRPr="00E1451A" w:rsidTr="00B4334D">
        <w:trPr>
          <w:trHeight w:val="454"/>
        </w:trPr>
        <w:tc>
          <w:tcPr>
            <w:tcW w:w="675" w:type="dxa"/>
            <w:shd w:val="clear" w:color="auto" w:fill="D9D9D9"/>
            <w:vAlign w:val="center"/>
          </w:tcPr>
          <w:p w:rsidR="0085789B" w:rsidRPr="00E1451A" w:rsidRDefault="0085789B" w:rsidP="00B4334D">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说明</w:t>
            </w:r>
          </w:p>
        </w:tc>
      </w:tr>
      <w:tr w:rsidR="0085789B" w:rsidRPr="00E1451A" w:rsidTr="00B4334D">
        <w:tc>
          <w:tcPr>
            <w:tcW w:w="675" w:type="dxa"/>
          </w:tcPr>
          <w:p w:rsidR="0085789B" w:rsidRPr="00E1451A" w:rsidRDefault="0085789B" w:rsidP="00A3248B">
            <w:pPr>
              <w:numPr>
                <w:ilvl w:val="0"/>
                <w:numId w:val="13"/>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hint="eastAsia"/>
                <w:sz w:val="24"/>
                <w:szCs w:val="21"/>
              </w:rPr>
              <w:t>id</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交易编号</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5</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r w:rsidRPr="004D1D61">
              <w:rPr>
                <w:rFonts w:ascii="宋体" w:hAnsi="宋体" w:hint="eastAsia"/>
                <w:sz w:val="24"/>
                <w:szCs w:val="21"/>
              </w:rPr>
              <w:t>10006</w:t>
            </w:r>
          </w:p>
        </w:tc>
      </w:tr>
      <w:tr w:rsidR="0085789B" w:rsidRPr="00E1451A" w:rsidTr="00B4334D">
        <w:tc>
          <w:tcPr>
            <w:tcW w:w="675" w:type="dxa"/>
          </w:tcPr>
          <w:p w:rsidR="0085789B" w:rsidRPr="00E1451A" w:rsidRDefault="0085789B" w:rsidP="00A3248B">
            <w:pPr>
              <w:numPr>
                <w:ilvl w:val="0"/>
                <w:numId w:val="13"/>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hint="eastAsia"/>
                <w:sz w:val="24"/>
                <w:szCs w:val="21"/>
              </w:rPr>
              <w:t>comment</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交易描述</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30</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r w:rsidRPr="004D1D61">
              <w:rPr>
                <w:rFonts w:ascii="Courier" w:hAnsi="Courier" w:hint="eastAsia"/>
                <w:sz w:val="24"/>
                <w:szCs w:val="21"/>
              </w:rPr>
              <w:t>发票领购信息分发</w:t>
            </w:r>
          </w:p>
        </w:tc>
      </w:tr>
      <w:tr w:rsidR="0085789B" w:rsidRPr="00E1451A" w:rsidTr="00B4334D">
        <w:tc>
          <w:tcPr>
            <w:tcW w:w="675" w:type="dxa"/>
          </w:tcPr>
          <w:p w:rsidR="0085789B" w:rsidRPr="00E1451A" w:rsidRDefault="0085789B" w:rsidP="00A3248B">
            <w:pPr>
              <w:numPr>
                <w:ilvl w:val="0"/>
                <w:numId w:val="13"/>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hint="eastAsia"/>
                <w:sz w:val="24"/>
                <w:szCs w:val="21"/>
              </w:rPr>
              <w:t>yylxdm</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应用类型代码</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1</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r w:rsidRPr="0043226A">
              <w:rPr>
                <w:rFonts w:ascii="宋体" w:hAnsi="宋体" w:hint="eastAsia"/>
                <w:sz w:val="24"/>
                <w:szCs w:val="24"/>
              </w:rPr>
              <w:t>固定为“1”表示国税</w:t>
            </w:r>
          </w:p>
        </w:tc>
      </w:tr>
      <w:tr w:rsidR="0085789B" w:rsidRPr="00E1451A" w:rsidTr="00B4334D">
        <w:tc>
          <w:tcPr>
            <w:tcW w:w="675" w:type="dxa"/>
          </w:tcPr>
          <w:p w:rsidR="0085789B" w:rsidRPr="00E1451A" w:rsidRDefault="0085789B" w:rsidP="00A3248B">
            <w:pPr>
              <w:numPr>
                <w:ilvl w:val="0"/>
                <w:numId w:val="13"/>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sz w:val="24"/>
                <w:szCs w:val="21"/>
              </w:rPr>
              <w:t>returncode</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返回代码</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8</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r w:rsidRPr="004D1D61">
              <w:rPr>
                <w:rFonts w:ascii="宋体" w:hAnsi="宋体" w:hint="eastAsia"/>
                <w:sz w:val="24"/>
                <w:szCs w:val="21"/>
              </w:rPr>
              <w:t>0成功，其它失败</w:t>
            </w:r>
          </w:p>
        </w:tc>
      </w:tr>
      <w:tr w:rsidR="0085789B" w:rsidRPr="00E1451A" w:rsidTr="00B4334D">
        <w:tc>
          <w:tcPr>
            <w:tcW w:w="675" w:type="dxa"/>
          </w:tcPr>
          <w:p w:rsidR="0085789B" w:rsidRPr="00E1451A" w:rsidRDefault="0085789B" w:rsidP="00A3248B">
            <w:pPr>
              <w:numPr>
                <w:ilvl w:val="0"/>
                <w:numId w:val="13"/>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hint="eastAsia"/>
                <w:sz w:val="24"/>
                <w:szCs w:val="21"/>
              </w:rPr>
              <w:t>returnmsg</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返回信息</w:t>
            </w:r>
          </w:p>
        </w:tc>
        <w:tc>
          <w:tcPr>
            <w:tcW w:w="709" w:type="dxa"/>
          </w:tcPr>
          <w:p w:rsidR="0085789B" w:rsidRPr="004D1D61" w:rsidRDefault="0085789B" w:rsidP="00B4334D">
            <w:pPr>
              <w:rPr>
                <w:rFonts w:ascii="宋体" w:hAnsi="宋体"/>
                <w:sz w:val="24"/>
                <w:szCs w:val="21"/>
              </w:rPr>
            </w:pPr>
            <w:r>
              <w:rPr>
                <w:rFonts w:ascii="宋体" w:hAnsi="宋体" w:hint="eastAsia"/>
                <w:sz w:val="24"/>
                <w:szCs w:val="21"/>
              </w:rPr>
              <w:t>160</w:t>
            </w:r>
          </w:p>
        </w:tc>
        <w:tc>
          <w:tcPr>
            <w:tcW w:w="709" w:type="dxa"/>
          </w:tcPr>
          <w:p w:rsidR="0085789B" w:rsidRPr="004D1D61" w:rsidRDefault="0085789B" w:rsidP="00B4334D">
            <w:pPr>
              <w:rPr>
                <w:rFonts w:ascii="宋体" w:hAnsi="宋体"/>
                <w:sz w:val="24"/>
                <w:szCs w:val="21"/>
              </w:rPr>
            </w:pPr>
            <w:r>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p>
        </w:tc>
      </w:tr>
    </w:tbl>
    <w:p w:rsidR="0085789B" w:rsidRDefault="0085789B" w:rsidP="0085789B"/>
    <w:p w:rsidR="0085789B" w:rsidRPr="002652A6" w:rsidRDefault="0085789B" w:rsidP="0085789B">
      <w:pPr>
        <w:pStyle w:val="2"/>
        <w:rPr>
          <w:sz w:val="28"/>
        </w:rPr>
      </w:pPr>
      <w:bookmarkStart w:id="50" w:name="_Toc15310129"/>
      <w:r w:rsidRPr="00AE6034">
        <w:rPr>
          <w:rFonts w:hint="eastAsia"/>
        </w:rPr>
        <w:t>发票</w:t>
      </w:r>
      <w:r w:rsidRPr="002652A6">
        <w:rPr>
          <w:rFonts w:hint="eastAsia"/>
          <w:sz w:val="28"/>
        </w:rPr>
        <w:t>领购信息退回</w:t>
      </w:r>
      <w:bookmarkEnd w:id="50"/>
    </w:p>
    <w:p w:rsidR="0085789B" w:rsidRPr="002652A6" w:rsidRDefault="0085789B" w:rsidP="0085789B">
      <w:pPr>
        <w:pStyle w:val="af4"/>
        <w:keepNext/>
        <w:keepLines/>
        <w:numPr>
          <w:ilvl w:val="2"/>
          <w:numId w:val="2"/>
        </w:numPr>
        <w:spacing w:before="280" w:after="290" w:line="376" w:lineRule="auto"/>
        <w:ind w:firstLineChars="0"/>
        <w:outlineLvl w:val="3"/>
        <w:rPr>
          <w:rFonts w:ascii="Arial" w:eastAsia="黑体" w:hAnsi="Arial"/>
          <w:b/>
          <w:bCs/>
          <w:vanish/>
          <w:sz w:val="28"/>
          <w:szCs w:val="28"/>
        </w:rPr>
      </w:pPr>
      <w:bookmarkStart w:id="51" w:name="_Toc421870239"/>
    </w:p>
    <w:p w:rsidR="0085789B" w:rsidRPr="002652A6" w:rsidRDefault="0085789B" w:rsidP="0085789B">
      <w:pPr>
        <w:pStyle w:val="3"/>
        <w:ind w:left="0"/>
      </w:pPr>
      <w:r w:rsidRPr="002652A6">
        <w:rPr>
          <w:rFonts w:hint="eastAsia"/>
        </w:rPr>
        <w:t>接口说明</w:t>
      </w:r>
      <w:bookmarkEnd w:id="51"/>
    </w:p>
    <w:p w:rsidR="0085789B" w:rsidRPr="004D1D61" w:rsidRDefault="0085789B" w:rsidP="0085789B">
      <w:pPr>
        <w:spacing w:line="360" w:lineRule="auto"/>
        <w:ind w:firstLine="420"/>
        <w:rPr>
          <w:sz w:val="24"/>
          <w:szCs w:val="21"/>
        </w:rPr>
      </w:pPr>
      <w:r>
        <w:rPr>
          <w:rFonts w:hint="eastAsia"/>
          <w:sz w:val="24"/>
          <w:szCs w:val="21"/>
        </w:rPr>
        <w:t>通过发票领购信息退回接口实现税控服务器的发票领购信息由开票终端</w:t>
      </w:r>
      <w:r w:rsidRPr="004D1D61">
        <w:rPr>
          <w:rFonts w:hint="eastAsia"/>
          <w:sz w:val="24"/>
          <w:szCs w:val="21"/>
        </w:rPr>
        <w:t>退回到发票</w:t>
      </w:r>
      <w:r>
        <w:rPr>
          <w:rFonts w:hint="eastAsia"/>
          <w:sz w:val="24"/>
          <w:szCs w:val="21"/>
        </w:rPr>
        <w:t>库存</w:t>
      </w:r>
      <w:r w:rsidRPr="004D1D61">
        <w:rPr>
          <w:rFonts w:hint="eastAsia"/>
          <w:sz w:val="24"/>
          <w:szCs w:val="21"/>
        </w:rPr>
        <w:t>，要求退回整段发票领购信息剩余全部未开发票。</w:t>
      </w:r>
    </w:p>
    <w:p w:rsidR="0085789B" w:rsidRPr="002652A6" w:rsidRDefault="0085789B" w:rsidP="0085789B">
      <w:pPr>
        <w:pStyle w:val="3"/>
        <w:ind w:left="0"/>
      </w:pPr>
      <w:bookmarkStart w:id="52" w:name="_Toc421870240"/>
      <w:r w:rsidRPr="002652A6">
        <w:rPr>
          <w:rFonts w:hint="eastAsia"/>
        </w:rPr>
        <w:t>请求数据</w:t>
      </w:r>
      <w:bookmarkEnd w:id="52"/>
    </w:p>
    <w:p w:rsidR="0085789B" w:rsidRPr="004D1D61" w:rsidRDefault="0085789B" w:rsidP="0085789B">
      <w:pPr>
        <w:spacing w:line="360" w:lineRule="auto"/>
        <w:rPr>
          <w:b/>
          <w:sz w:val="24"/>
          <w:szCs w:val="21"/>
        </w:rPr>
      </w:pPr>
      <w:r w:rsidRPr="004D1D61">
        <w:rPr>
          <w:rFonts w:hint="eastAsia"/>
          <w:b/>
          <w:sz w:val="24"/>
          <w:szCs w:val="21"/>
        </w:rPr>
        <w:t>请求报文：</w:t>
      </w:r>
    </w:p>
    <w:p w:rsidR="0085789B" w:rsidRDefault="0085789B" w:rsidP="0085789B">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85789B" w:rsidRDefault="0085789B" w:rsidP="0085789B">
      <w:pPr>
        <w:pStyle w:val="ab"/>
        <w:spacing w:line="240" w:lineRule="auto"/>
        <w:ind w:firstLineChars="150" w:firstLine="315"/>
        <w:rPr>
          <w:rFonts w:ascii="Courier" w:hAnsi="Courier"/>
          <w:sz w:val="21"/>
          <w:szCs w:val="21"/>
        </w:rPr>
      </w:pPr>
      <w:r>
        <w:rPr>
          <w:rFonts w:ascii="Courier" w:hAnsi="Courier" w:hint="eastAsia"/>
          <w:sz w:val="21"/>
          <w:szCs w:val="21"/>
        </w:rPr>
        <w:t>&lt;business id="10007" comment="</w:t>
      </w:r>
      <w:r>
        <w:rPr>
          <w:rFonts w:ascii="Courier" w:hAnsi="Courier" w:hint="eastAsia"/>
          <w:sz w:val="21"/>
          <w:szCs w:val="21"/>
        </w:rPr>
        <w:t>发票领购信息退回</w:t>
      </w:r>
      <w:r>
        <w:rPr>
          <w:rFonts w:ascii="Courier" w:hAnsi="Courier" w:hint="eastAsia"/>
          <w:sz w:val="21"/>
          <w:szCs w:val="21"/>
        </w:rPr>
        <w:t>"&gt;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&lt;fpdm&gt;</w:t>
      </w:r>
      <w:r>
        <w:rPr>
          <w:rFonts w:ascii="Courier" w:hAnsi="Courier" w:hint="eastAsia"/>
          <w:sz w:val="21"/>
          <w:szCs w:val="21"/>
        </w:rPr>
        <w:t>发票代码</w:t>
      </w:r>
      <w:r>
        <w:rPr>
          <w:rFonts w:ascii="Courier" w:hAnsi="Courier" w:hint="eastAsia"/>
          <w:sz w:val="21"/>
          <w:szCs w:val="21"/>
        </w:rPr>
        <w:t>&lt;/fpdm&gt;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&lt;qshm&gt;</w:t>
      </w:r>
      <w:r>
        <w:rPr>
          <w:rFonts w:ascii="Courier" w:hAnsi="Courier" w:hint="eastAsia"/>
          <w:sz w:val="21"/>
          <w:szCs w:val="21"/>
        </w:rPr>
        <w:t>起始号码</w:t>
      </w:r>
      <w:r>
        <w:rPr>
          <w:rFonts w:ascii="Courier" w:hAnsi="Courier" w:hint="eastAsia"/>
          <w:sz w:val="21"/>
          <w:szCs w:val="21"/>
        </w:rPr>
        <w:t>&lt;/qshm&gt;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&lt;zzhm&gt;</w:t>
      </w:r>
      <w:r>
        <w:rPr>
          <w:rFonts w:ascii="Courier" w:hAnsi="Courier" w:hint="eastAsia"/>
          <w:sz w:val="21"/>
          <w:szCs w:val="21"/>
        </w:rPr>
        <w:t>终止号码</w:t>
      </w:r>
      <w:r>
        <w:rPr>
          <w:rFonts w:ascii="Courier" w:hAnsi="Courier" w:hint="eastAsia"/>
          <w:sz w:val="21"/>
          <w:szCs w:val="21"/>
        </w:rPr>
        <w:t>&lt;/zzhm&gt;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&lt;/body&gt;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&lt;/business&gt;</w:t>
      </w:r>
    </w:p>
    <w:p w:rsidR="0085789B" w:rsidRDefault="0085789B" w:rsidP="0085789B">
      <w:pPr>
        <w:spacing w:line="360" w:lineRule="auto"/>
        <w:rPr>
          <w:b/>
          <w:sz w:val="24"/>
          <w:szCs w:val="21"/>
        </w:rPr>
      </w:pPr>
      <w:r w:rsidRPr="004D1D61">
        <w:rPr>
          <w:rFonts w:hint="eastAsia"/>
          <w:b/>
          <w:sz w:val="24"/>
          <w:szCs w:val="21"/>
        </w:rPr>
        <w:t>参数说明：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3118"/>
      </w:tblGrid>
      <w:tr w:rsidR="0085789B" w:rsidRPr="00E1451A" w:rsidTr="00220D52">
        <w:trPr>
          <w:trHeight w:val="454"/>
        </w:trPr>
        <w:tc>
          <w:tcPr>
            <w:tcW w:w="675" w:type="dxa"/>
            <w:shd w:val="clear" w:color="auto" w:fill="D9D9D9"/>
            <w:vAlign w:val="center"/>
          </w:tcPr>
          <w:p w:rsidR="0085789B" w:rsidRPr="00E1451A" w:rsidRDefault="0085789B" w:rsidP="00B4334D">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必须</w:t>
            </w:r>
          </w:p>
        </w:tc>
        <w:tc>
          <w:tcPr>
            <w:tcW w:w="3118"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说明</w:t>
            </w:r>
          </w:p>
        </w:tc>
      </w:tr>
      <w:tr w:rsidR="0085789B" w:rsidRPr="00E1451A" w:rsidTr="00220D52">
        <w:tc>
          <w:tcPr>
            <w:tcW w:w="675" w:type="dxa"/>
          </w:tcPr>
          <w:p w:rsidR="0085789B" w:rsidRPr="00E1451A" w:rsidRDefault="0085789B" w:rsidP="00A3248B">
            <w:pPr>
              <w:numPr>
                <w:ilvl w:val="0"/>
                <w:numId w:val="14"/>
              </w:numPr>
              <w:jc w:val="center"/>
              <w:rPr>
                <w:rFonts w:ascii="宋体" w:hAnsi="宋体"/>
                <w:sz w:val="24"/>
                <w:szCs w:val="24"/>
              </w:rPr>
            </w:pPr>
          </w:p>
        </w:tc>
        <w:tc>
          <w:tcPr>
            <w:tcW w:w="1560" w:type="dxa"/>
          </w:tcPr>
          <w:p w:rsidR="0085789B" w:rsidRPr="004D1D61" w:rsidRDefault="0085789B" w:rsidP="00B4334D">
            <w:pPr>
              <w:rPr>
                <w:rFonts w:ascii="宋体" w:hAnsi="宋体"/>
                <w:sz w:val="24"/>
                <w:szCs w:val="24"/>
              </w:rPr>
            </w:pPr>
            <w:r w:rsidRPr="004D1D61">
              <w:rPr>
                <w:rFonts w:ascii="宋体" w:hAnsi="宋体" w:hint="eastAsia"/>
                <w:sz w:val="24"/>
                <w:szCs w:val="24"/>
              </w:rPr>
              <w:t>id</w:t>
            </w:r>
          </w:p>
        </w:tc>
        <w:tc>
          <w:tcPr>
            <w:tcW w:w="1984" w:type="dxa"/>
          </w:tcPr>
          <w:p w:rsidR="0085789B" w:rsidRPr="004D1D61" w:rsidRDefault="0085789B" w:rsidP="00B4334D">
            <w:pPr>
              <w:rPr>
                <w:rFonts w:ascii="宋体" w:hAnsi="宋体"/>
                <w:sz w:val="24"/>
                <w:szCs w:val="24"/>
              </w:rPr>
            </w:pPr>
            <w:r w:rsidRPr="004D1D61">
              <w:rPr>
                <w:rFonts w:ascii="宋体" w:hAnsi="宋体" w:hint="eastAsia"/>
                <w:sz w:val="24"/>
                <w:szCs w:val="24"/>
              </w:rPr>
              <w:t>交易编号</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5</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是</w:t>
            </w:r>
          </w:p>
        </w:tc>
        <w:tc>
          <w:tcPr>
            <w:tcW w:w="3118" w:type="dxa"/>
          </w:tcPr>
          <w:p w:rsidR="0085789B" w:rsidRPr="004D1D61" w:rsidRDefault="0085789B" w:rsidP="00B4334D">
            <w:pPr>
              <w:rPr>
                <w:rFonts w:ascii="宋体" w:hAnsi="宋体"/>
                <w:sz w:val="24"/>
                <w:szCs w:val="24"/>
              </w:rPr>
            </w:pPr>
            <w:r w:rsidRPr="004D1D61">
              <w:rPr>
                <w:rFonts w:ascii="宋体" w:hAnsi="宋体" w:hint="eastAsia"/>
                <w:sz w:val="24"/>
                <w:szCs w:val="24"/>
              </w:rPr>
              <w:t>10007</w:t>
            </w:r>
          </w:p>
        </w:tc>
      </w:tr>
      <w:tr w:rsidR="0085789B" w:rsidRPr="00E1451A" w:rsidTr="00220D52">
        <w:tc>
          <w:tcPr>
            <w:tcW w:w="675" w:type="dxa"/>
          </w:tcPr>
          <w:p w:rsidR="0085789B" w:rsidRPr="00E1451A" w:rsidRDefault="0085789B" w:rsidP="00A3248B">
            <w:pPr>
              <w:numPr>
                <w:ilvl w:val="0"/>
                <w:numId w:val="14"/>
              </w:numPr>
              <w:jc w:val="center"/>
              <w:rPr>
                <w:rFonts w:ascii="宋体" w:hAnsi="宋体"/>
                <w:sz w:val="24"/>
                <w:szCs w:val="24"/>
              </w:rPr>
            </w:pPr>
          </w:p>
        </w:tc>
        <w:tc>
          <w:tcPr>
            <w:tcW w:w="1560" w:type="dxa"/>
          </w:tcPr>
          <w:p w:rsidR="0085789B" w:rsidRPr="004D1D61" w:rsidRDefault="0085789B" w:rsidP="00B4334D">
            <w:pPr>
              <w:rPr>
                <w:rFonts w:ascii="宋体" w:hAnsi="宋体"/>
                <w:sz w:val="24"/>
                <w:szCs w:val="24"/>
              </w:rPr>
            </w:pPr>
            <w:r w:rsidRPr="004D1D61">
              <w:rPr>
                <w:rFonts w:ascii="宋体" w:hAnsi="宋体" w:hint="eastAsia"/>
                <w:sz w:val="24"/>
                <w:szCs w:val="24"/>
              </w:rPr>
              <w:t>comment</w:t>
            </w:r>
          </w:p>
        </w:tc>
        <w:tc>
          <w:tcPr>
            <w:tcW w:w="1984" w:type="dxa"/>
          </w:tcPr>
          <w:p w:rsidR="0085789B" w:rsidRPr="004D1D61" w:rsidRDefault="0085789B" w:rsidP="00B4334D">
            <w:pPr>
              <w:rPr>
                <w:rFonts w:ascii="宋体" w:hAnsi="宋体"/>
                <w:sz w:val="24"/>
                <w:szCs w:val="24"/>
              </w:rPr>
            </w:pPr>
            <w:r w:rsidRPr="004D1D61">
              <w:rPr>
                <w:rFonts w:ascii="宋体" w:hAnsi="宋体" w:hint="eastAsia"/>
                <w:sz w:val="24"/>
                <w:szCs w:val="24"/>
              </w:rPr>
              <w:t>交易描述</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30</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是</w:t>
            </w:r>
          </w:p>
        </w:tc>
        <w:tc>
          <w:tcPr>
            <w:tcW w:w="3118" w:type="dxa"/>
          </w:tcPr>
          <w:p w:rsidR="0085789B" w:rsidRPr="004D1D61" w:rsidRDefault="0085789B" w:rsidP="00B4334D">
            <w:pPr>
              <w:rPr>
                <w:rFonts w:ascii="宋体" w:hAnsi="宋体"/>
                <w:sz w:val="24"/>
                <w:szCs w:val="24"/>
              </w:rPr>
            </w:pPr>
            <w:r w:rsidRPr="004D1D61">
              <w:rPr>
                <w:rFonts w:ascii="Courier" w:hAnsi="Courier" w:hint="eastAsia"/>
                <w:sz w:val="24"/>
                <w:szCs w:val="24"/>
              </w:rPr>
              <w:t>发票领购信息退回</w:t>
            </w:r>
          </w:p>
        </w:tc>
      </w:tr>
      <w:tr w:rsidR="0085789B" w:rsidRPr="00E1451A" w:rsidTr="00220D52">
        <w:tc>
          <w:tcPr>
            <w:tcW w:w="675" w:type="dxa"/>
          </w:tcPr>
          <w:p w:rsidR="0085789B" w:rsidRPr="00E1451A" w:rsidRDefault="0085789B" w:rsidP="00A3248B">
            <w:pPr>
              <w:numPr>
                <w:ilvl w:val="0"/>
                <w:numId w:val="14"/>
              </w:numPr>
              <w:jc w:val="center"/>
              <w:rPr>
                <w:rFonts w:ascii="宋体" w:hAnsi="宋体"/>
                <w:sz w:val="24"/>
                <w:szCs w:val="24"/>
              </w:rPr>
            </w:pPr>
          </w:p>
        </w:tc>
        <w:tc>
          <w:tcPr>
            <w:tcW w:w="1560" w:type="dxa"/>
          </w:tcPr>
          <w:p w:rsidR="0085789B" w:rsidRPr="004D1D61" w:rsidRDefault="0085789B" w:rsidP="00B4334D">
            <w:pPr>
              <w:rPr>
                <w:rFonts w:ascii="宋体" w:hAnsi="宋体"/>
                <w:sz w:val="24"/>
                <w:szCs w:val="24"/>
              </w:rPr>
            </w:pPr>
            <w:r w:rsidRPr="004D1D61">
              <w:rPr>
                <w:rFonts w:ascii="宋体" w:hAnsi="宋体" w:hint="eastAsia"/>
                <w:sz w:val="24"/>
                <w:szCs w:val="24"/>
              </w:rPr>
              <w:t>yylxdm</w:t>
            </w:r>
          </w:p>
        </w:tc>
        <w:tc>
          <w:tcPr>
            <w:tcW w:w="1984" w:type="dxa"/>
          </w:tcPr>
          <w:p w:rsidR="0085789B" w:rsidRPr="004D1D61" w:rsidRDefault="0085789B" w:rsidP="00B4334D">
            <w:pPr>
              <w:rPr>
                <w:rFonts w:ascii="宋体" w:hAnsi="宋体"/>
                <w:sz w:val="24"/>
                <w:szCs w:val="24"/>
              </w:rPr>
            </w:pPr>
            <w:r w:rsidRPr="004D1D61">
              <w:rPr>
                <w:rFonts w:ascii="宋体" w:hAnsi="宋体" w:hint="eastAsia"/>
                <w:sz w:val="24"/>
                <w:szCs w:val="24"/>
              </w:rPr>
              <w:t>应用类型代码</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1</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是</w:t>
            </w:r>
          </w:p>
        </w:tc>
        <w:tc>
          <w:tcPr>
            <w:tcW w:w="3118" w:type="dxa"/>
          </w:tcPr>
          <w:p w:rsidR="0085789B" w:rsidRPr="004D1D61" w:rsidRDefault="0085789B" w:rsidP="00B4334D">
            <w:pPr>
              <w:rPr>
                <w:rFonts w:ascii="宋体" w:hAnsi="宋体"/>
                <w:sz w:val="24"/>
                <w:szCs w:val="24"/>
              </w:rPr>
            </w:pPr>
            <w:r w:rsidRPr="0043226A">
              <w:rPr>
                <w:rFonts w:ascii="宋体" w:hAnsi="宋体" w:hint="eastAsia"/>
                <w:sz w:val="24"/>
                <w:szCs w:val="24"/>
              </w:rPr>
              <w:t>固定为“1”表示国税</w:t>
            </w:r>
          </w:p>
        </w:tc>
      </w:tr>
      <w:tr w:rsidR="0085789B" w:rsidRPr="00E1451A" w:rsidTr="00220D52">
        <w:tc>
          <w:tcPr>
            <w:tcW w:w="675" w:type="dxa"/>
          </w:tcPr>
          <w:p w:rsidR="0085789B" w:rsidRPr="00E1451A" w:rsidRDefault="0085789B" w:rsidP="00A3248B">
            <w:pPr>
              <w:numPr>
                <w:ilvl w:val="0"/>
                <w:numId w:val="14"/>
              </w:numPr>
              <w:jc w:val="center"/>
              <w:rPr>
                <w:rFonts w:ascii="宋体" w:hAnsi="宋体"/>
                <w:sz w:val="24"/>
                <w:szCs w:val="24"/>
              </w:rPr>
            </w:pPr>
          </w:p>
        </w:tc>
        <w:tc>
          <w:tcPr>
            <w:tcW w:w="1560" w:type="dxa"/>
          </w:tcPr>
          <w:p w:rsidR="0085789B" w:rsidRPr="004D1D61" w:rsidRDefault="0085789B" w:rsidP="00B4334D">
            <w:pPr>
              <w:rPr>
                <w:rFonts w:ascii="宋体" w:hAnsi="宋体"/>
                <w:sz w:val="24"/>
                <w:szCs w:val="24"/>
              </w:rPr>
            </w:pPr>
            <w:r w:rsidRPr="004D1D61">
              <w:rPr>
                <w:rFonts w:ascii="宋体" w:hAnsi="宋体" w:hint="eastAsia"/>
                <w:sz w:val="24"/>
                <w:szCs w:val="24"/>
              </w:rPr>
              <w:t>kpzdbs</w:t>
            </w:r>
          </w:p>
        </w:tc>
        <w:tc>
          <w:tcPr>
            <w:tcW w:w="1984" w:type="dxa"/>
          </w:tcPr>
          <w:p w:rsidR="0085789B" w:rsidRPr="004D1D61" w:rsidRDefault="0085789B" w:rsidP="00B4334D">
            <w:pPr>
              <w:rPr>
                <w:rFonts w:ascii="宋体" w:hAnsi="宋体"/>
                <w:sz w:val="24"/>
                <w:szCs w:val="24"/>
              </w:rPr>
            </w:pPr>
            <w:r w:rsidRPr="004D1D61">
              <w:rPr>
                <w:rFonts w:ascii="宋体" w:hAnsi="宋体" w:hint="eastAsia"/>
                <w:sz w:val="24"/>
                <w:szCs w:val="24"/>
              </w:rPr>
              <w:t>开票终端标识</w:t>
            </w:r>
          </w:p>
        </w:tc>
        <w:tc>
          <w:tcPr>
            <w:tcW w:w="709" w:type="dxa"/>
          </w:tcPr>
          <w:p w:rsidR="0085789B" w:rsidRPr="004D1D61" w:rsidRDefault="003342EE" w:rsidP="00B4334D">
            <w:pPr>
              <w:rPr>
                <w:rFonts w:ascii="宋体" w:hAnsi="宋体"/>
                <w:sz w:val="24"/>
                <w:szCs w:val="24"/>
              </w:rPr>
            </w:pPr>
            <w:r>
              <w:rPr>
                <w:rFonts w:ascii="宋体" w:hAnsi="宋体" w:hint="eastAsia"/>
                <w:sz w:val="24"/>
                <w:szCs w:val="24"/>
              </w:rPr>
              <w:t>30</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是</w:t>
            </w:r>
          </w:p>
        </w:tc>
        <w:tc>
          <w:tcPr>
            <w:tcW w:w="3118" w:type="dxa"/>
          </w:tcPr>
          <w:p w:rsidR="0085789B" w:rsidRPr="004D1D61" w:rsidRDefault="0085789B" w:rsidP="00B4334D">
            <w:pPr>
              <w:rPr>
                <w:rFonts w:ascii="宋体" w:hAnsi="宋体"/>
                <w:sz w:val="24"/>
                <w:szCs w:val="24"/>
              </w:rPr>
            </w:pPr>
            <w:r w:rsidRPr="004D1D61">
              <w:rPr>
                <w:rFonts w:ascii="宋体" w:hAnsi="宋体" w:hint="eastAsia"/>
                <w:sz w:val="24"/>
                <w:szCs w:val="24"/>
              </w:rPr>
              <w:t>开票终端唯一性标识</w:t>
            </w:r>
          </w:p>
        </w:tc>
      </w:tr>
      <w:tr w:rsidR="0085789B" w:rsidRPr="00E1451A" w:rsidTr="00220D52">
        <w:tc>
          <w:tcPr>
            <w:tcW w:w="675" w:type="dxa"/>
          </w:tcPr>
          <w:p w:rsidR="0085789B" w:rsidRPr="00E1451A" w:rsidRDefault="0085789B" w:rsidP="00A3248B">
            <w:pPr>
              <w:numPr>
                <w:ilvl w:val="0"/>
                <w:numId w:val="14"/>
              </w:numPr>
              <w:jc w:val="center"/>
              <w:rPr>
                <w:rFonts w:ascii="宋体" w:hAnsi="宋体"/>
                <w:sz w:val="24"/>
                <w:szCs w:val="24"/>
              </w:rPr>
            </w:pPr>
          </w:p>
        </w:tc>
        <w:tc>
          <w:tcPr>
            <w:tcW w:w="1560" w:type="dxa"/>
          </w:tcPr>
          <w:p w:rsidR="0085789B" w:rsidRPr="004D1D61" w:rsidRDefault="0085789B" w:rsidP="00B4334D">
            <w:pPr>
              <w:rPr>
                <w:rFonts w:ascii="宋体" w:hAnsi="宋体"/>
                <w:sz w:val="24"/>
                <w:szCs w:val="24"/>
              </w:rPr>
            </w:pPr>
            <w:r w:rsidRPr="004D1D61">
              <w:rPr>
                <w:rFonts w:ascii="宋体" w:hAnsi="宋体" w:hint="eastAsia"/>
                <w:sz w:val="24"/>
                <w:szCs w:val="24"/>
              </w:rPr>
              <w:t>fplxdm</w:t>
            </w:r>
          </w:p>
        </w:tc>
        <w:tc>
          <w:tcPr>
            <w:tcW w:w="1984" w:type="dxa"/>
          </w:tcPr>
          <w:p w:rsidR="0085789B" w:rsidRPr="004D1D61" w:rsidRDefault="0085789B" w:rsidP="00B4334D">
            <w:pPr>
              <w:rPr>
                <w:rFonts w:ascii="宋体" w:hAnsi="宋体"/>
                <w:sz w:val="24"/>
                <w:szCs w:val="24"/>
              </w:rPr>
            </w:pPr>
            <w:r w:rsidRPr="004D1D61">
              <w:rPr>
                <w:rFonts w:ascii="宋体" w:hAnsi="宋体" w:hint="eastAsia"/>
                <w:sz w:val="24"/>
                <w:szCs w:val="24"/>
              </w:rPr>
              <w:t>发票类型代码</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3</w:t>
            </w:r>
          </w:p>
        </w:tc>
        <w:tc>
          <w:tcPr>
            <w:tcW w:w="709" w:type="dxa"/>
          </w:tcPr>
          <w:p w:rsidR="0085789B" w:rsidRPr="004D1D61" w:rsidRDefault="0085789B" w:rsidP="00B4334D">
            <w:pPr>
              <w:rPr>
                <w:rFonts w:ascii="宋体" w:hAnsi="宋体"/>
                <w:sz w:val="24"/>
                <w:szCs w:val="24"/>
              </w:rPr>
            </w:pPr>
            <w:r>
              <w:rPr>
                <w:rFonts w:ascii="宋体" w:hAnsi="宋体" w:hint="eastAsia"/>
                <w:sz w:val="24"/>
                <w:szCs w:val="24"/>
              </w:rPr>
              <w:t>是</w:t>
            </w:r>
          </w:p>
        </w:tc>
        <w:tc>
          <w:tcPr>
            <w:tcW w:w="3118" w:type="dxa"/>
          </w:tcPr>
          <w:p w:rsidR="007130C4" w:rsidRPr="000B29A6" w:rsidRDefault="007130C4" w:rsidP="007130C4">
            <w:pPr>
              <w:rPr>
                <w:rFonts w:ascii="宋体" w:hAnsi="宋体"/>
                <w:sz w:val="24"/>
                <w:szCs w:val="24"/>
              </w:rPr>
            </w:pPr>
            <w:r w:rsidRPr="000B29A6">
              <w:rPr>
                <w:rFonts w:ascii="宋体" w:hAnsi="宋体" w:hint="eastAsia"/>
                <w:sz w:val="24"/>
                <w:szCs w:val="24"/>
              </w:rPr>
              <w:t>“004”增值税专用发票</w:t>
            </w:r>
          </w:p>
          <w:p w:rsidR="007130C4" w:rsidRDefault="007130C4" w:rsidP="007130C4">
            <w:pPr>
              <w:rPr>
                <w:rFonts w:ascii="宋体" w:hAnsi="宋体"/>
                <w:sz w:val="24"/>
                <w:szCs w:val="24"/>
              </w:rPr>
            </w:pPr>
            <w:r w:rsidRPr="000B29A6">
              <w:rPr>
                <w:rFonts w:ascii="宋体" w:hAnsi="宋体" w:hint="eastAsia"/>
                <w:sz w:val="24"/>
                <w:szCs w:val="24"/>
              </w:rPr>
              <w:t>“007”增值税普通发票</w:t>
            </w:r>
          </w:p>
          <w:p w:rsidR="007130C4" w:rsidRPr="00B23F62" w:rsidRDefault="007130C4" w:rsidP="007130C4">
            <w:pPr>
              <w:rPr>
                <w:rFonts w:ascii="宋体" w:hAnsi="宋体"/>
                <w:sz w:val="24"/>
                <w:szCs w:val="24"/>
              </w:rPr>
            </w:pPr>
            <w:r>
              <w:rPr>
                <w:rFonts w:ascii="宋体" w:hAnsi="宋体"/>
                <w:sz w:val="24"/>
                <w:szCs w:val="24"/>
              </w:rPr>
              <w:t>“</w:t>
            </w:r>
            <w:r>
              <w:rPr>
                <w:rFonts w:ascii="宋体" w:hAnsi="宋体" w:hint="eastAsia"/>
                <w:sz w:val="24"/>
                <w:szCs w:val="24"/>
              </w:rPr>
              <w:t>025</w:t>
            </w:r>
            <w:r>
              <w:rPr>
                <w:rFonts w:ascii="宋体" w:hAnsi="宋体"/>
                <w:sz w:val="24"/>
                <w:szCs w:val="24"/>
              </w:rPr>
              <w:t>”</w:t>
            </w:r>
            <w:r w:rsidRPr="00B23F62">
              <w:rPr>
                <w:rFonts w:ascii="宋体" w:hAnsi="宋体" w:hint="eastAsia"/>
                <w:sz w:val="24"/>
                <w:szCs w:val="24"/>
              </w:rPr>
              <w:t>卷式发票</w:t>
            </w:r>
          </w:p>
          <w:p w:rsidR="007130C4" w:rsidRDefault="007130C4" w:rsidP="007130C4">
            <w:pPr>
              <w:rPr>
                <w:rFonts w:ascii="宋体" w:hAnsi="宋体"/>
                <w:sz w:val="24"/>
                <w:szCs w:val="24"/>
              </w:rPr>
            </w:pPr>
            <w:r w:rsidRPr="00B23F62">
              <w:rPr>
                <w:rFonts w:ascii="宋体" w:hAnsi="宋体" w:hint="eastAsia"/>
                <w:sz w:val="24"/>
                <w:szCs w:val="24"/>
              </w:rPr>
              <w:t>“026”电子发票</w:t>
            </w:r>
          </w:p>
          <w:p w:rsidR="0085789B" w:rsidRDefault="007130C4" w:rsidP="007130C4">
            <w:pPr>
              <w:rPr>
                <w:rFonts w:ascii="宋体" w:hAnsi="宋体"/>
                <w:sz w:val="24"/>
                <w:szCs w:val="24"/>
              </w:rPr>
            </w:pPr>
            <w:r>
              <w:rPr>
                <w:rFonts w:ascii="宋体" w:hAnsi="宋体" w:hint="eastAsia"/>
                <w:sz w:val="24"/>
                <w:szCs w:val="24"/>
              </w:rPr>
              <w:t>“005”机动车发票</w:t>
            </w:r>
          </w:p>
          <w:p w:rsidR="00220D52" w:rsidRPr="0043226A" w:rsidRDefault="00220D52" w:rsidP="007130C4">
            <w:pPr>
              <w:rPr>
                <w:rFonts w:ascii="宋体" w:hAnsi="宋体"/>
                <w:sz w:val="24"/>
                <w:szCs w:val="24"/>
              </w:rPr>
            </w:pPr>
            <w:r>
              <w:rPr>
                <w:rFonts w:ascii="宋体" w:hAnsi="宋体" w:hint="eastAsia"/>
                <w:sz w:val="24"/>
                <w:szCs w:val="24"/>
              </w:rPr>
              <w:t>“006”二手车销售统一发票</w:t>
            </w:r>
          </w:p>
        </w:tc>
      </w:tr>
      <w:tr w:rsidR="0085789B" w:rsidRPr="00E1451A" w:rsidTr="00220D52">
        <w:tc>
          <w:tcPr>
            <w:tcW w:w="675" w:type="dxa"/>
          </w:tcPr>
          <w:p w:rsidR="0085789B" w:rsidRPr="00E1451A" w:rsidRDefault="0085789B" w:rsidP="00A3248B">
            <w:pPr>
              <w:numPr>
                <w:ilvl w:val="0"/>
                <w:numId w:val="14"/>
              </w:numPr>
              <w:jc w:val="center"/>
              <w:rPr>
                <w:rFonts w:ascii="宋体" w:hAnsi="宋体"/>
                <w:sz w:val="24"/>
                <w:szCs w:val="24"/>
              </w:rPr>
            </w:pPr>
          </w:p>
        </w:tc>
        <w:tc>
          <w:tcPr>
            <w:tcW w:w="1560" w:type="dxa"/>
          </w:tcPr>
          <w:p w:rsidR="0085789B" w:rsidRPr="004D1D61" w:rsidRDefault="0085789B" w:rsidP="00B4334D">
            <w:pPr>
              <w:rPr>
                <w:rFonts w:ascii="宋体" w:hAnsi="宋体"/>
                <w:sz w:val="24"/>
                <w:szCs w:val="24"/>
              </w:rPr>
            </w:pPr>
            <w:r w:rsidRPr="004D1D61">
              <w:rPr>
                <w:rFonts w:ascii="宋体" w:hAnsi="宋体" w:hint="eastAsia"/>
                <w:sz w:val="24"/>
                <w:szCs w:val="24"/>
              </w:rPr>
              <w:t>fpdm</w:t>
            </w:r>
          </w:p>
        </w:tc>
        <w:tc>
          <w:tcPr>
            <w:tcW w:w="1984" w:type="dxa"/>
          </w:tcPr>
          <w:p w:rsidR="0085789B" w:rsidRPr="004D1D61" w:rsidRDefault="0085789B" w:rsidP="00B4334D">
            <w:pPr>
              <w:rPr>
                <w:rFonts w:ascii="宋体" w:hAnsi="宋体"/>
                <w:sz w:val="24"/>
                <w:szCs w:val="24"/>
              </w:rPr>
            </w:pPr>
            <w:r w:rsidRPr="004D1D61">
              <w:rPr>
                <w:rFonts w:ascii="Courier" w:hAnsi="Courier" w:hint="eastAsia"/>
                <w:sz w:val="24"/>
                <w:szCs w:val="24"/>
              </w:rPr>
              <w:t>发票代码</w:t>
            </w:r>
          </w:p>
        </w:tc>
        <w:tc>
          <w:tcPr>
            <w:tcW w:w="709" w:type="dxa"/>
          </w:tcPr>
          <w:p w:rsidR="0085789B" w:rsidRPr="004D1D61" w:rsidRDefault="0085789B" w:rsidP="00B4334D">
            <w:pPr>
              <w:rPr>
                <w:rFonts w:ascii="宋体" w:hAnsi="宋体"/>
                <w:sz w:val="24"/>
                <w:szCs w:val="24"/>
              </w:rPr>
            </w:pPr>
            <w:r>
              <w:rPr>
                <w:rFonts w:ascii="宋体" w:hAnsi="宋体" w:hint="eastAsia"/>
                <w:sz w:val="24"/>
                <w:szCs w:val="24"/>
              </w:rPr>
              <w:t>10</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是</w:t>
            </w:r>
          </w:p>
        </w:tc>
        <w:tc>
          <w:tcPr>
            <w:tcW w:w="3118" w:type="dxa"/>
          </w:tcPr>
          <w:p w:rsidR="0085789B" w:rsidRPr="004D1D61" w:rsidRDefault="0085789B" w:rsidP="00B4334D">
            <w:pPr>
              <w:rPr>
                <w:rFonts w:ascii="Courier" w:hAnsi="Courier"/>
                <w:sz w:val="24"/>
                <w:szCs w:val="24"/>
              </w:rPr>
            </w:pPr>
          </w:p>
        </w:tc>
      </w:tr>
      <w:tr w:rsidR="0085789B" w:rsidRPr="00E1451A" w:rsidTr="00220D52">
        <w:tc>
          <w:tcPr>
            <w:tcW w:w="675" w:type="dxa"/>
          </w:tcPr>
          <w:p w:rsidR="0085789B" w:rsidRPr="00E1451A" w:rsidRDefault="0085789B" w:rsidP="00A3248B">
            <w:pPr>
              <w:numPr>
                <w:ilvl w:val="0"/>
                <w:numId w:val="14"/>
              </w:numPr>
              <w:jc w:val="center"/>
              <w:rPr>
                <w:rFonts w:ascii="宋体" w:hAnsi="宋体"/>
                <w:sz w:val="24"/>
                <w:szCs w:val="24"/>
              </w:rPr>
            </w:pPr>
          </w:p>
        </w:tc>
        <w:tc>
          <w:tcPr>
            <w:tcW w:w="1560" w:type="dxa"/>
          </w:tcPr>
          <w:p w:rsidR="0085789B" w:rsidRPr="004D1D61" w:rsidRDefault="0085789B" w:rsidP="00B4334D">
            <w:pPr>
              <w:rPr>
                <w:rFonts w:ascii="宋体" w:hAnsi="宋体"/>
                <w:sz w:val="24"/>
                <w:szCs w:val="24"/>
              </w:rPr>
            </w:pPr>
            <w:r w:rsidRPr="004D1D61">
              <w:rPr>
                <w:rFonts w:ascii="宋体" w:hAnsi="宋体" w:hint="eastAsia"/>
                <w:sz w:val="24"/>
                <w:szCs w:val="24"/>
              </w:rPr>
              <w:t>qshm</w:t>
            </w:r>
          </w:p>
        </w:tc>
        <w:tc>
          <w:tcPr>
            <w:tcW w:w="1984" w:type="dxa"/>
          </w:tcPr>
          <w:p w:rsidR="0085789B" w:rsidRPr="004D1D61" w:rsidRDefault="0085789B" w:rsidP="00B4334D">
            <w:pPr>
              <w:rPr>
                <w:rFonts w:ascii="宋体" w:hAnsi="宋体"/>
                <w:sz w:val="24"/>
                <w:szCs w:val="24"/>
              </w:rPr>
            </w:pPr>
            <w:r w:rsidRPr="004D1D61">
              <w:rPr>
                <w:rFonts w:ascii="Courier" w:hAnsi="Courier" w:hint="eastAsia"/>
                <w:sz w:val="24"/>
                <w:szCs w:val="24"/>
              </w:rPr>
              <w:t>起始号码</w:t>
            </w:r>
          </w:p>
        </w:tc>
        <w:tc>
          <w:tcPr>
            <w:tcW w:w="709" w:type="dxa"/>
          </w:tcPr>
          <w:p w:rsidR="0085789B" w:rsidRPr="004D1D61" w:rsidRDefault="0085789B" w:rsidP="00B4334D">
            <w:pPr>
              <w:rPr>
                <w:rFonts w:ascii="宋体" w:hAnsi="宋体"/>
                <w:sz w:val="24"/>
                <w:szCs w:val="24"/>
              </w:rPr>
            </w:pPr>
            <w:r>
              <w:rPr>
                <w:rFonts w:ascii="宋体" w:hAnsi="宋体" w:hint="eastAsia"/>
                <w:sz w:val="24"/>
                <w:szCs w:val="24"/>
              </w:rPr>
              <w:t>8</w:t>
            </w:r>
          </w:p>
        </w:tc>
        <w:tc>
          <w:tcPr>
            <w:tcW w:w="709" w:type="dxa"/>
          </w:tcPr>
          <w:p w:rsidR="0085789B" w:rsidRPr="004D1D61" w:rsidRDefault="0085789B" w:rsidP="00B4334D">
            <w:pPr>
              <w:rPr>
                <w:rFonts w:ascii="宋体" w:hAnsi="宋体"/>
                <w:sz w:val="24"/>
                <w:szCs w:val="24"/>
              </w:rPr>
            </w:pPr>
            <w:r w:rsidRPr="004D1D61">
              <w:rPr>
                <w:rFonts w:ascii="宋体" w:hAnsi="宋体" w:hint="eastAsia"/>
                <w:sz w:val="24"/>
                <w:szCs w:val="24"/>
              </w:rPr>
              <w:t>是</w:t>
            </w:r>
          </w:p>
        </w:tc>
        <w:tc>
          <w:tcPr>
            <w:tcW w:w="3118" w:type="dxa"/>
          </w:tcPr>
          <w:p w:rsidR="0085789B" w:rsidRPr="004D1D61" w:rsidRDefault="0085789B" w:rsidP="00B4334D">
            <w:pPr>
              <w:rPr>
                <w:rFonts w:ascii="Courier" w:hAnsi="Courier"/>
                <w:sz w:val="24"/>
                <w:szCs w:val="24"/>
              </w:rPr>
            </w:pPr>
            <w:proofErr w:type="gramStart"/>
            <w:r>
              <w:rPr>
                <w:rFonts w:ascii="Courier" w:hAnsi="Courier" w:hint="eastAsia"/>
                <w:sz w:val="24"/>
                <w:szCs w:val="24"/>
              </w:rPr>
              <w:t>剩余号段的</w:t>
            </w:r>
            <w:proofErr w:type="gramEnd"/>
            <w:r>
              <w:rPr>
                <w:rFonts w:ascii="Courier" w:hAnsi="Courier" w:hint="eastAsia"/>
                <w:sz w:val="24"/>
                <w:szCs w:val="24"/>
              </w:rPr>
              <w:t>起始号码</w:t>
            </w:r>
          </w:p>
        </w:tc>
      </w:tr>
      <w:tr w:rsidR="0085789B" w:rsidRPr="00E1451A" w:rsidTr="00220D52">
        <w:tc>
          <w:tcPr>
            <w:tcW w:w="675" w:type="dxa"/>
          </w:tcPr>
          <w:p w:rsidR="0085789B" w:rsidRPr="00E1451A" w:rsidRDefault="0085789B" w:rsidP="00A3248B">
            <w:pPr>
              <w:numPr>
                <w:ilvl w:val="0"/>
                <w:numId w:val="14"/>
              </w:numPr>
              <w:jc w:val="center"/>
              <w:rPr>
                <w:rFonts w:ascii="宋体" w:hAnsi="宋体"/>
                <w:sz w:val="24"/>
                <w:szCs w:val="24"/>
              </w:rPr>
            </w:pPr>
          </w:p>
        </w:tc>
        <w:tc>
          <w:tcPr>
            <w:tcW w:w="1560" w:type="dxa"/>
          </w:tcPr>
          <w:p w:rsidR="0085789B" w:rsidRPr="004D1D61" w:rsidRDefault="0085789B" w:rsidP="00B4334D">
            <w:pPr>
              <w:rPr>
                <w:rFonts w:ascii="宋体" w:hAnsi="宋体"/>
                <w:sz w:val="24"/>
                <w:szCs w:val="24"/>
              </w:rPr>
            </w:pPr>
            <w:r>
              <w:rPr>
                <w:rFonts w:ascii="宋体" w:hAnsi="宋体" w:hint="eastAsia"/>
                <w:sz w:val="24"/>
                <w:szCs w:val="24"/>
              </w:rPr>
              <w:t>zzhm</w:t>
            </w:r>
          </w:p>
        </w:tc>
        <w:tc>
          <w:tcPr>
            <w:tcW w:w="1984" w:type="dxa"/>
          </w:tcPr>
          <w:p w:rsidR="0085789B" w:rsidRPr="004D1D61" w:rsidRDefault="0085789B" w:rsidP="00B4334D">
            <w:pPr>
              <w:rPr>
                <w:rFonts w:ascii="Courier" w:hAnsi="Courier"/>
                <w:sz w:val="24"/>
                <w:szCs w:val="24"/>
              </w:rPr>
            </w:pPr>
            <w:r>
              <w:rPr>
                <w:rFonts w:ascii="Courier" w:hAnsi="Courier" w:hint="eastAsia"/>
                <w:sz w:val="24"/>
                <w:szCs w:val="24"/>
              </w:rPr>
              <w:t>终止号码</w:t>
            </w:r>
          </w:p>
        </w:tc>
        <w:tc>
          <w:tcPr>
            <w:tcW w:w="709" w:type="dxa"/>
          </w:tcPr>
          <w:p w:rsidR="0085789B" w:rsidRPr="004D1D61" w:rsidRDefault="0085789B" w:rsidP="00B4334D">
            <w:pPr>
              <w:rPr>
                <w:rFonts w:ascii="宋体" w:hAnsi="宋体"/>
                <w:sz w:val="24"/>
                <w:szCs w:val="24"/>
              </w:rPr>
            </w:pPr>
            <w:r>
              <w:rPr>
                <w:rFonts w:ascii="宋体" w:hAnsi="宋体" w:hint="eastAsia"/>
                <w:sz w:val="24"/>
                <w:szCs w:val="24"/>
              </w:rPr>
              <w:t>8</w:t>
            </w:r>
          </w:p>
        </w:tc>
        <w:tc>
          <w:tcPr>
            <w:tcW w:w="709" w:type="dxa"/>
          </w:tcPr>
          <w:p w:rsidR="0085789B" w:rsidRPr="004D1D61" w:rsidRDefault="0085789B" w:rsidP="00B4334D">
            <w:pPr>
              <w:rPr>
                <w:rFonts w:ascii="宋体" w:hAnsi="宋体"/>
                <w:sz w:val="24"/>
                <w:szCs w:val="24"/>
              </w:rPr>
            </w:pPr>
            <w:r>
              <w:rPr>
                <w:rFonts w:ascii="宋体" w:hAnsi="宋体" w:hint="eastAsia"/>
                <w:sz w:val="24"/>
                <w:szCs w:val="24"/>
              </w:rPr>
              <w:t>是</w:t>
            </w:r>
          </w:p>
        </w:tc>
        <w:tc>
          <w:tcPr>
            <w:tcW w:w="3118" w:type="dxa"/>
          </w:tcPr>
          <w:p w:rsidR="0085789B" w:rsidRPr="004D1D61" w:rsidRDefault="0085789B" w:rsidP="00B4334D">
            <w:pPr>
              <w:rPr>
                <w:rFonts w:ascii="Courier" w:hAnsi="Courier"/>
                <w:sz w:val="24"/>
                <w:szCs w:val="24"/>
              </w:rPr>
            </w:pPr>
            <w:proofErr w:type="gramStart"/>
            <w:r>
              <w:rPr>
                <w:rFonts w:ascii="Courier" w:hAnsi="Courier" w:hint="eastAsia"/>
                <w:sz w:val="24"/>
                <w:szCs w:val="24"/>
              </w:rPr>
              <w:t>剩余号段的</w:t>
            </w:r>
            <w:proofErr w:type="gramEnd"/>
            <w:r>
              <w:rPr>
                <w:rFonts w:ascii="Courier" w:hAnsi="Courier" w:hint="eastAsia"/>
                <w:sz w:val="24"/>
                <w:szCs w:val="24"/>
              </w:rPr>
              <w:t>终止号码</w:t>
            </w:r>
          </w:p>
        </w:tc>
      </w:tr>
    </w:tbl>
    <w:p w:rsidR="0085789B" w:rsidRPr="002652A6" w:rsidRDefault="0085789B" w:rsidP="0085789B">
      <w:pPr>
        <w:pStyle w:val="3"/>
        <w:ind w:left="0"/>
      </w:pPr>
      <w:bookmarkStart w:id="53" w:name="_Toc421870241"/>
      <w:r w:rsidRPr="002652A6">
        <w:rPr>
          <w:rFonts w:hint="eastAsia"/>
        </w:rPr>
        <w:t>返回数据</w:t>
      </w:r>
      <w:bookmarkEnd w:id="53"/>
    </w:p>
    <w:p w:rsidR="0085789B" w:rsidRPr="004D1D61" w:rsidRDefault="0085789B" w:rsidP="0085789B">
      <w:pPr>
        <w:spacing w:line="360" w:lineRule="auto"/>
        <w:rPr>
          <w:b/>
          <w:sz w:val="24"/>
          <w:szCs w:val="21"/>
        </w:rPr>
      </w:pPr>
      <w:r w:rsidRPr="004D1D61">
        <w:rPr>
          <w:rFonts w:hint="eastAsia"/>
          <w:b/>
          <w:sz w:val="24"/>
          <w:szCs w:val="21"/>
        </w:rPr>
        <w:t>响应报文：</w:t>
      </w:r>
    </w:p>
    <w:p w:rsidR="0085789B" w:rsidRDefault="0085789B" w:rsidP="0085789B">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85789B" w:rsidRDefault="0085789B" w:rsidP="0085789B">
      <w:pPr>
        <w:pStyle w:val="ab"/>
        <w:spacing w:line="240" w:lineRule="auto"/>
        <w:ind w:firstLineChars="150" w:firstLine="315"/>
        <w:rPr>
          <w:rFonts w:ascii="Courier" w:hAnsi="Courier"/>
          <w:sz w:val="21"/>
          <w:szCs w:val="21"/>
        </w:rPr>
      </w:pPr>
      <w:r>
        <w:rPr>
          <w:rFonts w:ascii="Courier" w:hAnsi="Courier" w:hint="eastAsia"/>
          <w:sz w:val="21"/>
          <w:szCs w:val="21"/>
        </w:rPr>
        <w:t>&lt;business id="10007" comment="</w:t>
      </w:r>
      <w:r>
        <w:rPr>
          <w:rFonts w:ascii="Courier" w:hAnsi="Courier" w:hint="eastAsia"/>
          <w:sz w:val="21"/>
          <w:szCs w:val="21"/>
        </w:rPr>
        <w:t>发票领购信息退回</w:t>
      </w:r>
      <w:r>
        <w:rPr>
          <w:rFonts w:ascii="Courier" w:hAnsi="Courier" w:hint="eastAsia"/>
          <w:sz w:val="21"/>
          <w:szCs w:val="21"/>
        </w:rPr>
        <w:t>"&gt;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85789B" w:rsidRDefault="0085789B" w:rsidP="0085789B">
      <w:pPr>
        <w:pStyle w:val="ab"/>
        <w:spacing w:line="240" w:lineRule="auto"/>
        <w:ind w:leftChars="54" w:firstLineChars="250" w:firstLine="52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&lt;/body&gt;</w:t>
      </w:r>
    </w:p>
    <w:p w:rsidR="0085789B" w:rsidRDefault="0085789B" w:rsidP="0085789B">
      <w:pPr>
        <w:pStyle w:val="ab"/>
        <w:spacing w:line="240" w:lineRule="auto"/>
        <w:ind w:firstLineChars="150" w:firstLine="315"/>
        <w:rPr>
          <w:rFonts w:ascii="Courier" w:hAnsi="Courier"/>
          <w:sz w:val="21"/>
          <w:szCs w:val="21"/>
        </w:rPr>
      </w:pPr>
      <w:r>
        <w:rPr>
          <w:rFonts w:ascii="Courier" w:hAnsi="Courier"/>
          <w:sz w:val="21"/>
          <w:szCs w:val="21"/>
        </w:rPr>
        <w:t>&lt;/business&gt;</w:t>
      </w:r>
    </w:p>
    <w:p w:rsidR="0085789B" w:rsidRDefault="0085789B" w:rsidP="0085789B">
      <w:pPr>
        <w:spacing w:line="360" w:lineRule="auto"/>
        <w:rPr>
          <w:b/>
          <w:sz w:val="24"/>
          <w:szCs w:val="21"/>
        </w:rPr>
      </w:pPr>
      <w:r w:rsidRPr="004D1D61">
        <w:rPr>
          <w:rFonts w:hint="eastAsia"/>
          <w:b/>
          <w:sz w:val="24"/>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85789B" w:rsidRPr="00E1451A" w:rsidTr="00B4334D">
        <w:trPr>
          <w:trHeight w:val="454"/>
        </w:trPr>
        <w:tc>
          <w:tcPr>
            <w:tcW w:w="675" w:type="dxa"/>
            <w:shd w:val="clear" w:color="auto" w:fill="D9D9D9"/>
            <w:vAlign w:val="center"/>
          </w:tcPr>
          <w:p w:rsidR="0085789B" w:rsidRPr="00E1451A" w:rsidRDefault="0085789B" w:rsidP="00B4334D">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85789B" w:rsidRPr="00E1451A" w:rsidRDefault="0085789B" w:rsidP="00B4334D">
            <w:pPr>
              <w:rPr>
                <w:rFonts w:ascii="宋体" w:hAnsi="宋体"/>
                <w:sz w:val="24"/>
                <w:szCs w:val="24"/>
              </w:rPr>
            </w:pPr>
            <w:r w:rsidRPr="00E1451A">
              <w:rPr>
                <w:rFonts w:ascii="宋体" w:hAnsi="宋体"/>
                <w:sz w:val="24"/>
                <w:szCs w:val="24"/>
              </w:rPr>
              <w:t>说明</w:t>
            </w:r>
          </w:p>
        </w:tc>
      </w:tr>
      <w:tr w:rsidR="0085789B" w:rsidRPr="00E1451A" w:rsidTr="00B4334D">
        <w:tc>
          <w:tcPr>
            <w:tcW w:w="675" w:type="dxa"/>
          </w:tcPr>
          <w:p w:rsidR="0085789B" w:rsidRPr="00E1451A" w:rsidRDefault="0085789B" w:rsidP="00A3248B">
            <w:pPr>
              <w:numPr>
                <w:ilvl w:val="0"/>
                <w:numId w:val="15"/>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hint="eastAsia"/>
                <w:sz w:val="24"/>
                <w:szCs w:val="21"/>
              </w:rPr>
              <w:t>id</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交易编号</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5</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r w:rsidRPr="004D1D61">
              <w:rPr>
                <w:rFonts w:ascii="宋体" w:hAnsi="宋体" w:hint="eastAsia"/>
                <w:sz w:val="24"/>
                <w:szCs w:val="21"/>
              </w:rPr>
              <w:t>10007</w:t>
            </w:r>
          </w:p>
        </w:tc>
      </w:tr>
      <w:tr w:rsidR="0085789B" w:rsidRPr="00E1451A" w:rsidTr="00B4334D">
        <w:tc>
          <w:tcPr>
            <w:tcW w:w="675" w:type="dxa"/>
          </w:tcPr>
          <w:p w:rsidR="0085789B" w:rsidRPr="00E1451A" w:rsidRDefault="0085789B" w:rsidP="00A3248B">
            <w:pPr>
              <w:numPr>
                <w:ilvl w:val="0"/>
                <w:numId w:val="15"/>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hint="eastAsia"/>
                <w:sz w:val="24"/>
                <w:szCs w:val="21"/>
              </w:rPr>
              <w:t>comment</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交易描述</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30</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r w:rsidRPr="004D1D61">
              <w:rPr>
                <w:rFonts w:ascii="Courier" w:hAnsi="Courier" w:hint="eastAsia"/>
                <w:sz w:val="24"/>
                <w:szCs w:val="21"/>
              </w:rPr>
              <w:t>发票领购信息退回</w:t>
            </w:r>
          </w:p>
        </w:tc>
      </w:tr>
      <w:tr w:rsidR="0085789B" w:rsidRPr="00E1451A" w:rsidTr="00B4334D">
        <w:tc>
          <w:tcPr>
            <w:tcW w:w="675" w:type="dxa"/>
          </w:tcPr>
          <w:p w:rsidR="0085789B" w:rsidRPr="00E1451A" w:rsidRDefault="0085789B" w:rsidP="00A3248B">
            <w:pPr>
              <w:numPr>
                <w:ilvl w:val="0"/>
                <w:numId w:val="15"/>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hint="eastAsia"/>
                <w:sz w:val="24"/>
                <w:szCs w:val="21"/>
              </w:rPr>
              <w:t>yylxdm</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应用类型代码</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1</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r w:rsidRPr="0043226A">
              <w:rPr>
                <w:rFonts w:ascii="宋体" w:hAnsi="宋体" w:hint="eastAsia"/>
                <w:sz w:val="24"/>
                <w:szCs w:val="24"/>
              </w:rPr>
              <w:t>固定为“1”表示国税</w:t>
            </w:r>
          </w:p>
        </w:tc>
      </w:tr>
      <w:tr w:rsidR="0085789B" w:rsidRPr="00E1451A" w:rsidTr="00B4334D">
        <w:tc>
          <w:tcPr>
            <w:tcW w:w="675" w:type="dxa"/>
          </w:tcPr>
          <w:p w:rsidR="0085789B" w:rsidRPr="00E1451A" w:rsidRDefault="0085789B" w:rsidP="00A3248B">
            <w:pPr>
              <w:numPr>
                <w:ilvl w:val="0"/>
                <w:numId w:val="15"/>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sz w:val="24"/>
                <w:szCs w:val="21"/>
              </w:rPr>
              <w:t>returncode</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返回代码</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8</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r w:rsidRPr="004D1D61">
              <w:rPr>
                <w:rFonts w:ascii="宋体" w:hAnsi="宋体" w:hint="eastAsia"/>
                <w:sz w:val="24"/>
                <w:szCs w:val="21"/>
              </w:rPr>
              <w:t>0成功，其它失败</w:t>
            </w:r>
          </w:p>
        </w:tc>
      </w:tr>
      <w:tr w:rsidR="0085789B" w:rsidRPr="00E1451A" w:rsidTr="00B4334D">
        <w:tc>
          <w:tcPr>
            <w:tcW w:w="675" w:type="dxa"/>
          </w:tcPr>
          <w:p w:rsidR="0085789B" w:rsidRPr="00E1451A" w:rsidRDefault="0085789B" w:rsidP="00A3248B">
            <w:pPr>
              <w:numPr>
                <w:ilvl w:val="0"/>
                <w:numId w:val="15"/>
              </w:numPr>
              <w:jc w:val="center"/>
              <w:rPr>
                <w:rFonts w:ascii="宋体" w:hAnsi="宋体"/>
                <w:sz w:val="24"/>
                <w:szCs w:val="24"/>
              </w:rPr>
            </w:pPr>
          </w:p>
        </w:tc>
        <w:tc>
          <w:tcPr>
            <w:tcW w:w="1560" w:type="dxa"/>
          </w:tcPr>
          <w:p w:rsidR="0085789B" w:rsidRPr="004D1D61" w:rsidRDefault="0085789B" w:rsidP="00B4334D">
            <w:pPr>
              <w:rPr>
                <w:rFonts w:ascii="宋体" w:hAnsi="宋体"/>
                <w:sz w:val="24"/>
                <w:szCs w:val="21"/>
              </w:rPr>
            </w:pPr>
            <w:r w:rsidRPr="004D1D61">
              <w:rPr>
                <w:rFonts w:ascii="宋体" w:hAnsi="宋体" w:hint="eastAsia"/>
                <w:sz w:val="24"/>
                <w:szCs w:val="21"/>
              </w:rPr>
              <w:t>returnmsg</w:t>
            </w:r>
          </w:p>
        </w:tc>
        <w:tc>
          <w:tcPr>
            <w:tcW w:w="1984" w:type="dxa"/>
          </w:tcPr>
          <w:p w:rsidR="0085789B" w:rsidRPr="004D1D61" w:rsidRDefault="0085789B" w:rsidP="00B4334D">
            <w:pPr>
              <w:rPr>
                <w:rFonts w:ascii="宋体" w:hAnsi="宋体"/>
                <w:sz w:val="24"/>
                <w:szCs w:val="21"/>
              </w:rPr>
            </w:pPr>
            <w:r w:rsidRPr="004D1D61">
              <w:rPr>
                <w:rFonts w:ascii="宋体" w:hAnsi="宋体" w:hint="eastAsia"/>
                <w:sz w:val="24"/>
                <w:szCs w:val="21"/>
              </w:rPr>
              <w:t>返回信息</w:t>
            </w:r>
          </w:p>
        </w:tc>
        <w:tc>
          <w:tcPr>
            <w:tcW w:w="709" w:type="dxa"/>
          </w:tcPr>
          <w:p w:rsidR="0085789B" w:rsidRPr="004D1D61" w:rsidRDefault="0085789B" w:rsidP="00B4334D">
            <w:pPr>
              <w:rPr>
                <w:rFonts w:ascii="宋体" w:hAnsi="宋体"/>
                <w:sz w:val="24"/>
                <w:szCs w:val="21"/>
              </w:rPr>
            </w:pPr>
            <w:r>
              <w:rPr>
                <w:rFonts w:ascii="宋体" w:hAnsi="宋体" w:hint="eastAsia"/>
                <w:sz w:val="24"/>
                <w:szCs w:val="21"/>
              </w:rPr>
              <w:t>160</w:t>
            </w:r>
          </w:p>
        </w:tc>
        <w:tc>
          <w:tcPr>
            <w:tcW w:w="709" w:type="dxa"/>
          </w:tcPr>
          <w:p w:rsidR="0085789B" w:rsidRPr="004D1D61" w:rsidRDefault="0085789B" w:rsidP="00B4334D">
            <w:pPr>
              <w:rPr>
                <w:rFonts w:ascii="宋体" w:hAnsi="宋体"/>
                <w:sz w:val="24"/>
                <w:szCs w:val="21"/>
              </w:rPr>
            </w:pPr>
            <w:r w:rsidRPr="004D1D61">
              <w:rPr>
                <w:rFonts w:ascii="宋体" w:hAnsi="宋体" w:hint="eastAsia"/>
                <w:sz w:val="24"/>
                <w:szCs w:val="21"/>
              </w:rPr>
              <w:t>是</w:t>
            </w:r>
          </w:p>
        </w:tc>
        <w:tc>
          <w:tcPr>
            <w:tcW w:w="2885" w:type="dxa"/>
          </w:tcPr>
          <w:p w:rsidR="0085789B" w:rsidRPr="004D1D61" w:rsidRDefault="0085789B" w:rsidP="00B4334D">
            <w:pPr>
              <w:rPr>
                <w:rFonts w:ascii="宋体" w:hAnsi="宋体"/>
                <w:sz w:val="24"/>
                <w:szCs w:val="21"/>
              </w:rPr>
            </w:pPr>
          </w:p>
        </w:tc>
      </w:tr>
    </w:tbl>
    <w:p w:rsidR="0031503D" w:rsidRPr="002652A6" w:rsidRDefault="0031503D" w:rsidP="0031503D">
      <w:pPr>
        <w:pStyle w:val="2"/>
        <w:rPr>
          <w:sz w:val="28"/>
        </w:rPr>
      </w:pPr>
      <w:bookmarkStart w:id="54" w:name="_Toc452023179"/>
      <w:bookmarkStart w:id="55" w:name="_Toc15310130"/>
      <w:bookmarkStart w:id="56" w:name="_Toc421870249"/>
      <w:bookmarkEnd w:id="46"/>
      <w:r w:rsidRPr="00AE6034">
        <w:rPr>
          <w:rFonts w:hint="eastAsia"/>
        </w:rPr>
        <w:t>发票</w:t>
      </w:r>
      <w:r w:rsidRPr="002652A6">
        <w:rPr>
          <w:rFonts w:hint="eastAsia"/>
          <w:sz w:val="28"/>
        </w:rPr>
        <w:t>开具</w:t>
      </w:r>
      <w:bookmarkEnd w:id="54"/>
      <w:bookmarkEnd w:id="55"/>
    </w:p>
    <w:p w:rsidR="0031503D" w:rsidRPr="002652A6" w:rsidRDefault="0031503D" w:rsidP="0031503D">
      <w:pPr>
        <w:pStyle w:val="af4"/>
        <w:keepNext/>
        <w:keepLines/>
        <w:numPr>
          <w:ilvl w:val="2"/>
          <w:numId w:val="2"/>
        </w:numPr>
        <w:spacing w:before="280" w:after="290" w:line="376" w:lineRule="auto"/>
        <w:ind w:firstLineChars="0"/>
        <w:outlineLvl w:val="3"/>
        <w:rPr>
          <w:rFonts w:ascii="Arial" w:eastAsia="黑体" w:hAnsi="Arial"/>
          <w:b/>
          <w:bCs/>
          <w:vanish/>
          <w:sz w:val="28"/>
          <w:szCs w:val="28"/>
        </w:rPr>
      </w:pPr>
      <w:bookmarkStart w:id="57" w:name="_Toc413853813"/>
      <w:bookmarkStart w:id="58" w:name="_Toc413853814"/>
      <w:bookmarkStart w:id="59" w:name="_Toc421870247"/>
      <w:bookmarkEnd w:id="57"/>
      <w:bookmarkEnd w:id="58"/>
    </w:p>
    <w:p w:rsidR="0031503D" w:rsidRPr="002652A6" w:rsidRDefault="0031503D" w:rsidP="0031503D">
      <w:pPr>
        <w:pStyle w:val="3"/>
        <w:ind w:left="0"/>
      </w:pPr>
      <w:r w:rsidRPr="002652A6">
        <w:rPr>
          <w:rFonts w:hint="eastAsia"/>
        </w:rPr>
        <w:t>接口说明</w:t>
      </w:r>
      <w:bookmarkEnd w:id="59"/>
    </w:p>
    <w:p w:rsidR="0031503D" w:rsidRDefault="0031503D" w:rsidP="0031503D">
      <w:pPr>
        <w:spacing w:line="360" w:lineRule="auto"/>
        <w:ind w:firstLineChars="202" w:firstLine="485"/>
        <w:rPr>
          <w:sz w:val="24"/>
          <w:szCs w:val="21"/>
        </w:rPr>
      </w:pPr>
      <w:r w:rsidRPr="004D1D61">
        <w:rPr>
          <w:rFonts w:hint="eastAsia"/>
          <w:sz w:val="24"/>
          <w:szCs w:val="21"/>
        </w:rPr>
        <w:t>发票开具接口实现发票的正数开具和负数开具，开具成功后由税控服务器生成税控码</w:t>
      </w:r>
      <w:r>
        <w:rPr>
          <w:rFonts w:hint="eastAsia"/>
          <w:sz w:val="24"/>
          <w:szCs w:val="21"/>
        </w:rPr>
        <w:t>，并由本地税控钥匙生成发票签名</w:t>
      </w:r>
      <w:r w:rsidRPr="004D1D61">
        <w:rPr>
          <w:rFonts w:hint="eastAsia"/>
          <w:sz w:val="24"/>
          <w:szCs w:val="21"/>
        </w:rPr>
        <w:t>。该接口根据不同的发票类型，参数定义不同，</w:t>
      </w:r>
      <w:r w:rsidR="001524C9" w:rsidRPr="00B6635B">
        <w:rPr>
          <w:rFonts w:hint="eastAsia"/>
          <w:sz w:val="24"/>
          <w:szCs w:val="21"/>
        </w:rPr>
        <w:t>企业使用商品编码</w:t>
      </w:r>
      <w:r w:rsidRPr="00B6635B">
        <w:rPr>
          <w:rFonts w:hint="eastAsia"/>
          <w:sz w:val="24"/>
          <w:szCs w:val="21"/>
        </w:rPr>
        <w:t>内容</w:t>
      </w:r>
      <w:r w:rsidR="001524C9" w:rsidRPr="00B6635B">
        <w:rPr>
          <w:rFonts w:hint="eastAsia"/>
          <w:sz w:val="24"/>
          <w:szCs w:val="21"/>
        </w:rPr>
        <w:t>变化</w:t>
      </w:r>
      <w:r w:rsidR="00BE295D" w:rsidRPr="00B6635B">
        <w:rPr>
          <w:rFonts w:hint="eastAsia"/>
          <w:sz w:val="24"/>
          <w:szCs w:val="21"/>
        </w:rPr>
        <w:t>见</w:t>
      </w:r>
      <w:r w:rsidR="007844EA" w:rsidRPr="00B6635B">
        <w:rPr>
          <w:rFonts w:hint="eastAsia"/>
          <w:sz w:val="24"/>
          <w:szCs w:val="21"/>
        </w:rPr>
        <w:t>&lt;</w:t>
      </w:r>
      <w:r w:rsidRPr="00B6635B">
        <w:rPr>
          <w:rFonts w:hint="eastAsia"/>
          <w:sz w:val="24"/>
          <w:szCs w:val="21"/>
        </w:rPr>
        <w:t>附录</w:t>
      </w:r>
      <w:r w:rsidRPr="00B6635B">
        <w:rPr>
          <w:rFonts w:hint="eastAsia"/>
          <w:sz w:val="24"/>
          <w:szCs w:val="21"/>
        </w:rPr>
        <w:t>1</w:t>
      </w:r>
      <w:r w:rsidR="007844EA" w:rsidRPr="00B6635B">
        <w:rPr>
          <w:rFonts w:hint="eastAsia"/>
          <w:sz w:val="24"/>
          <w:szCs w:val="21"/>
        </w:rPr>
        <w:t>&gt;</w:t>
      </w:r>
      <w:r w:rsidR="00B04176" w:rsidRPr="00B6635B">
        <w:rPr>
          <w:rFonts w:hint="eastAsia"/>
          <w:sz w:val="24"/>
          <w:szCs w:val="21"/>
        </w:rPr>
        <w:t>和</w:t>
      </w:r>
      <w:r w:rsidR="007844EA" w:rsidRPr="00B6635B">
        <w:rPr>
          <w:rFonts w:hint="eastAsia"/>
          <w:sz w:val="24"/>
          <w:szCs w:val="21"/>
        </w:rPr>
        <w:t>&lt;</w:t>
      </w:r>
      <w:r w:rsidR="00B04176" w:rsidRPr="00B6635B">
        <w:rPr>
          <w:rFonts w:hint="eastAsia"/>
          <w:sz w:val="24"/>
          <w:szCs w:val="21"/>
        </w:rPr>
        <w:t>附录</w:t>
      </w:r>
      <w:r w:rsidR="00B04176" w:rsidRPr="00B6635B">
        <w:rPr>
          <w:rFonts w:hint="eastAsia"/>
          <w:sz w:val="24"/>
          <w:szCs w:val="21"/>
        </w:rPr>
        <w:t>4</w:t>
      </w:r>
      <w:r w:rsidR="007844EA" w:rsidRPr="00B6635B">
        <w:rPr>
          <w:rFonts w:hint="eastAsia"/>
          <w:sz w:val="24"/>
          <w:szCs w:val="21"/>
        </w:rPr>
        <w:t>&gt;</w:t>
      </w:r>
      <w:r w:rsidRPr="00B6635B">
        <w:rPr>
          <w:rFonts w:hint="eastAsia"/>
          <w:sz w:val="24"/>
          <w:szCs w:val="21"/>
        </w:rPr>
        <w:t>。</w:t>
      </w:r>
    </w:p>
    <w:p w:rsidR="00A4121F" w:rsidRPr="00FD189B" w:rsidRDefault="00A4121F" w:rsidP="00A4121F">
      <w:pPr>
        <w:pStyle w:val="4"/>
        <w:numPr>
          <w:ilvl w:val="0"/>
          <w:numId w:val="32"/>
        </w:numPr>
        <w:spacing w:line="360" w:lineRule="auto"/>
        <w:rPr>
          <w:b w:val="0"/>
          <w:sz w:val="24"/>
          <w:szCs w:val="24"/>
        </w:rPr>
      </w:pPr>
      <w:r w:rsidRPr="00FD189B">
        <w:rPr>
          <w:rFonts w:hint="eastAsia"/>
          <w:b w:val="0"/>
          <w:sz w:val="24"/>
          <w:szCs w:val="24"/>
        </w:rPr>
        <w:lastRenderedPageBreak/>
        <w:t>机动车销售统一发票（发票类型代码：</w:t>
      </w:r>
      <w:r w:rsidRPr="00FD189B">
        <w:rPr>
          <w:rFonts w:hint="eastAsia"/>
          <w:b w:val="0"/>
          <w:sz w:val="24"/>
          <w:szCs w:val="24"/>
        </w:rPr>
        <w:t>005</w:t>
      </w:r>
      <w:r w:rsidRPr="00FD189B">
        <w:rPr>
          <w:rFonts w:hint="eastAsia"/>
          <w:b w:val="0"/>
          <w:sz w:val="24"/>
          <w:szCs w:val="24"/>
        </w:rPr>
        <w:t>）</w:t>
      </w:r>
    </w:p>
    <w:p w:rsidR="00A4121F" w:rsidRDefault="00A4121F" w:rsidP="00A4121F">
      <w:pPr>
        <w:pStyle w:val="aff"/>
        <w:ind w:firstLineChars="0" w:firstLine="0"/>
      </w:pPr>
      <w:r>
        <w:rPr>
          <w:noProof/>
        </w:rPr>
        <w:drawing>
          <wp:inline distT="0" distB="0" distL="0" distR="0">
            <wp:extent cx="5267325" cy="3848100"/>
            <wp:effectExtent l="57150" t="19050" r="85725" b="95250"/>
            <wp:docPr id="6" name="图片 47" descr="机动车发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机动车发票"/>
                    <pic:cNvPicPr>
                      <a:picLocks noChangeAspect="1" noChangeArrowheads="1"/>
                    </pic:cNvPicPr>
                  </pic:nvPicPr>
                  <pic:blipFill>
                    <a:blip r:embed="rId9" cstate="print"/>
                    <a:srcRect/>
                    <a:stretch>
                      <a:fillRect/>
                    </a:stretch>
                  </pic:blipFill>
                  <pic:spPr bwMode="auto">
                    <a:xfrm>
                      <a:off x="0" y="0"/>
                      <a:ext cx="5267325" cy="3848100"/>
                    </a:xfrm>
                    <a:prstGeom prst="rect">
                      <a:avLst/>
                    </a:prstGeom>
                    <a:noFill/>
                    <a:ln w="9525">
                      <a:solidFill>
                        <a:schemeClr val="accent1"/>
                      </a:solidFill>
                      <a:miter lim="800000"/>
                      <a:headEnd/>
                      <a:tailEnd/>
                    </a:ln>
                    <a:effectLst>
                      <a:outerShdw blurRad="50800" dist="38100" dir="5400000" algn="t" rotWithShape="0">
                        <a:prstClr val="black">
                          <a:alpha val="40000"/>
                        </a:prstClr>
                      </a:outerShdw>
                    </a:effectLst>
                  </pic:spPr>
                </pic:pic>
              </a:graphicData>
            </a:graphic>
          </wp:inline>
        </w:drawing>
      </w:r>
    </w:p>
    <w:p w:rsidR="00332C93" w:rsidRPr="004D1D61" w:rsidRDefault="00332C93" w:rsidP="00332C93">
      <w:pPr>
        <w:spacing w:line="360" w:lineRule="auto"/>
        <w:rPr>
          <w:b/>
          <w:sz w:val="24"/>
          <w:szCs w:val="21"/>
        </w:rPr>
      </w:pPr>
      <w:r w:rsidRPr="004D1D61">
        <w:rPr>
          <w:rFonts w:hint="eastAsia"/>
          <w:b/>
          <w:sz w:val="24"/>
          <w:szCs w:val="21"/>
        </w:rPr>
        <w:t>请求报文：</w:t>
      </w:r>
    </w:p>
    <w:p w:rsidR="00A4121F" w:rsidRDefault="00A4121F" w:rsidP="00A4121F">
      <w:pPr>
        <w:pStyle w:val="ab"/>
        <w:pBdr>
          <w:bottom w:val="single" w:sz="4" w:space="2" w:color="E6E6E6"/>
        </w:pBdr>
        <w:spacing w:line="240" w:lineRule="auto"/>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A4121F" w:rsidRDefault="00A4121F" w:rsidP="00A4121F">
      <w:pPr>
        <w:pStyle w:val="ab"/>
        <w:pBdr>
          <w:bottom w:val="single" w:sz="4" w:space="2" w:color="E6E6E6"/>
        </w:pBdr>
        <w:spacing w:line="240" w:lineRule="auto"/>
        <w:rPr>
          <w:rFonts w:ascii="Courier" w:hAnsi="Courier"/>
          <w:sz w:val="21"/>
          <w:szCs w:val="21"/>
        </w:rPr>
      </w:pPr>
      <w:r>
        <w:rPr>
          <w:rFonts w:ascii="Courier" w:hAnsi="Courier" w:hint="eastAsia"/>
          <w:sz w:val="21"/>
          <w:szCs w:val="21"/>
        </w:rPr>
        <w:t>&lt;business id="10008" comment="</w:t>
      </w:r>
      <w:r>
        <w:rPr>
          <w:rFonts w:ascii="Courier" w:hAnsi="Courier" w:hint="eastAsia"/>
          <w:sz w:val="21"/>
          <w:szCs w:val="21"/>
        </w:rPr>
        <w:t>发票开具</w:t>
      </w:r>
      <w:r>
        <w:rPr>
          <w:rFonts w:ascii="Courier" w:hAnsi="Courier" w:hint="eastAsia"/>
          <w:sz w:val="21"/>
          <w:szCs w:val="21"/>
        </w:rPr>
        <w:t>"&gt;</w:t>
      </w:r>
    </w:p>
    <w:p w:rsidR="00A4121F" w:rsidRDefault="00A4121F" w:rsidP="00A4121F">
      <w:pPr>
        <w:pStyle w:val="ab"/>
        <w:pBdr>
          <w:bottom w:val="single" w:sz="4" w:space="2" w:color="E6E6E6"/>
        </w:pBdr>
        <w:spacing w:line="240" w:lineRule="auto"/>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913BC7" w:rsidRDefault="00913BC7" w:rsidP="00913BC7">
      <w:pPr>
        <w:pStyle w:val="ab"/>
        <w:pBdr>
          <w:bottom w:val="single" w:sz="4" w:space="2" w:color="E6E6E6"/>
        </w:pBdr>
        <w:spacing w:line="240" w:lineRule="auto"/>
        <w:ind w:leftChars="54" w:firstLineChars="300" w:firstLine="630"/>
        <w:rPr>
          <w:rFonts w:ascii="Courier" w:hAnsi="Courier"/>
          <w:sz w:val="21"/>
          <w:szCs w:val="21"/>
        </w:rPr>
      </w:pPr>
      <w:r w:rsidRPr="006814D2">
        <w:rPr>
          <w:rFonts w:ascii="Courier" w:hAnsi="Courier"/>
          <w:sz w:val="21"/>
          <w:szCs w:val="21"/>
        </w:rPr>
        <w:t>&lt;fpqqlsh&gt;</w:t>
      </w:r>
      <w:r>
        <w:rPr>
          <w:rFonts w:ascii="Courier" w:hAnsi="Courier" w:hint="eastAsia"/>
          <w:sz w:val="21"/>
          <w:szCs w:val="21"/>
        </w:rPr>
        <w:t>发票请求流水号</w:t>
      </w:r>
      <w:r w:rsidRPr="006814D2">
        <w:rPr>
          <w:rFonts w:ascii="Courier" w:hAnsi="Courier"/>
          <w:sz w:val="21"/>
          <w:szCs w:val="21"/>
        </w:rPr>
        <w:t>&lt;/fpqqlsh&gt;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Pr>
          <w:rFonts w:ascii="Courier" w:hAnsi="Courier" w:hint="eastAsia"/>
          <w:sz w:val="21"/>
          <w:szCs w:val="21"/>
        </w:rPr>
        <w:t>&lt;kplx&gt;</w:t>
      </w:r>
      <w:r>
        <w:rPr>
          <w:rFonts w:ascii="Courier" w:hAnsi="Courier" w:hint="eastAsia"/>
          <w:sz w:val="21"/>
          <w:szCs w:val="21"/>
        </w:rPr>
        <w:t>开票类型</w:t>
      </w:r>
      <w:r>
        <w:rPr>
          <w:rFonts w:ascii="Courier" w:hAnsi="Courier" w:hint="eastAsia"/>
          <w:sz w:val="21"/>
          <w:szCs w:val="21"/>
        </w:rPr>
        <w:t>&lt;/kplx&gt;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r>
        <w:rPr>
          <w:rFonts w:ascii="Courier" w:hAnsi="Courier" w:hint="eastAsia"/>
          <w:sz w:val="21"/>
          <w:szCs w:val="21"/>
        </w:rPr>
        <w:t>销货单位</w:t>
      </w:r>
      <w:r w:rsidRPr="000D0444">
        <w:rPr>
          <w:rFonts w:ascii="Courier" w:hAnsi="Courier" w:hint="eastAsia"/>
          <w:sz w:val="21"/>
          <w:szCs w:val="21"/>
        </w:rPr>
        <w:t>识别号</w:t>
      </w: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Pr>
          <w:rFonts w:ascii="Courier" w:hAnsi="Courier"/>
          <w:sz w:val="21"/>
          <w:szCs w:val="21"/>
        </w:rPr>
        <w:t>mc</w:t>
      </w:r>
      <w:r w:rsidRPr="000D0444">
        <w:rPr>
          <w:rFonts w:ascii="Courier" w:hAnsi="Courier"/>
          <w:sz w:val="21"/>
          <w:szCs w:val="21"/>
        </w:rPr>
        <w:t>&gt;</w:t>
      </w:r>
      <w:r>
        <w:rPr>
          <w:rFonts w:ascii="Courier" w:hAnsi="Courier" w:hint="eastAsia"/>
          <w:sz w:val="21"/>
          <w:szCs w:val="21"/>
        </w:rPr>
        <w:t>销货单位名称</w:t>
      </w:r>
      <w:r w:rsidRPr="000D0444">
        <w:rPr>
          <w:rFonts w:ascii="Courier" w:hAnsi="Courier"/>
          <w:sz w:val="21"/>
          <w:szCs w:val="21"/>
        </w:rPr>
        <w:t>&lt;/</w:t>
      </w:r>
      <w:r>
        <w:rPr>
          <w:rFonts w:ascii="Courier" w:hAnsi="Courier" w:hint="eastAsia"/>
          <w:sz w:val="21"/>
          <w:szCs w:val="21"/>
        </w:rPr>
        <w:t>xhdwmc</w:t>
      </w:r>
      <w:r w:rsidRPr="000D0444">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Pr>
          <w:rFonts w:ascii="Courier" w:hAnsi="Courier" w:hint="eastAsia"/>
          <w:sz w:val="21"/>
          <w:szCs w:val="21"/>
        </w:rPr>
        <w:t>ghfmc</w:t>
      </w:r>
      <w:r w:rsidRPr="00DB7458">
        <w:rPr>
          <w:rFonts w:ascii="Courier" w:hAnsi="Courier"/>
          <w:sz w:val="21"/>
          <w:szCs w:val="21"/>
        </w:rPr>
        <w:t>&gt;</w:t>
      </w:r>
      <w:r w:rsidRPr="00DB7458">
        <w:rPr>
          <w:rFonts w:ascii="Courier" w:hAnsi="Courier" w:hint="eastAsia"/>
          <w:sz w:val="21"/>
          <w:szCs w:val="21"/>
        </w:rPr>
        <w:t>购</w:t>
      </w:r>
      <w:r>
        <w:rPr>
          <w:rFonts w:ascii="Courier" w:hAnsi="Courier" w:hint="eastAsia"/>
          <w:sz w:val="21"/>
          <w:szCs w:val="21"/>
        </w:rPr>
        <w:t>买方名称</w:t>
      </w:r>
      <w:r w:rsidRPr="00DB7458">
        <w:rPr>
          <w:rFonts w:ascii="Courier" w:hAnsi="Courier"/>
          <w:sz w:val="21"/>
          <w:szCs w:val="21"/>
        </w:rPr>
        <w:t>&lt;/</w:t>
      </w:r>
      <w:r w:rsidRPr="00DB7458">
        <w:rPr>
          <w:rFonts w:ascii="Courier" w:hAnsi="Courier" w:hint="eastAsia"/>
          <w:sz w:val="21"/>
          <w:szCs w:val="21"/>
        </w:rPr>
        <w:t>gh</w:t>
      </w:r>
      <w:r>
        <w:rPr>
          <w:rFonts w:ascii="Courier" w:hAnsi="Courier" w:hint="eastAsia"/>
          <w:sz w:val="21"/>
          <w:szCs w:val="21"/>
        </w:rPr>
        <w:t>fmc</w:t>
      </w:r>
      <w:r w:rsidRPr="00DB7458">
        <w:rPr>
          <w:rFonts w:ascii="Courier" w:hAnsi="Courier"/>
          <w:sz w:val="21"/>
          <w:szCs w:val="21"/>
        </w:rPr>
        <w:t>&gt;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sfzhm</w:t>
      </w:r>
      <w:r w:rsidRPr="00DB7458">
        <w:rPr>
          <w:rFonts w:ascii="Courier" w:hAnsi="Courier"/>
          <w:sz w:val="21"/>
          <w:szCs w:val="21"/>
        </w:rPr>
        <w:t>&gt;</w:t>
      </w:r>
      <w:r w:rsidRPr="00DB7458">
        <w:rPr>
          <w:rFonts w:ascii="Courier" w:hAnsi="Courier" w:hint="eastAsia"/>
          <w:sz w:val="21"/>
          <w:szCs w:val="21"/>
        </w:rPr>
        <w:t>身份证号码</w:t>
      </w:r>
      <w:r w:rsidRPr="00DB7458">
        <w:rPr>
          <w:rFonts w:ascii="Courier" w:hAnsi="Courier" w:hint="eastAsia"/>
          <w:sz w:val="21"/>
          <w:szCs w:val="21"/>
        </w:rPr>
        <w:t>/</w:t>
      </w:r>
      <w:r w:rsidRPr="00DB7458">
        <w:rPr>
          <w:rFonts w:ascii="Courier" w:hAnsi="Courier" w:hint="eastAsia"/>
          <w:sz w:val="21"/>
          <w:szCs w:val="21"/>
        </w:rPr>
        <w:t>组织机构代码</w:t>
      </w:r>
      <w:r w:rsidRPr="00DB7458">
        <w:rPr>
          <w:rFonts w:ascii="Courier" w:hAnsi="Courier"/>
          <w:sz w:val="21"/>
          <w:szCs w:val="21"/>
        </w:rPr>
        <w:t>&lt;/</w:t>
      </w:r>
      <w:r w:rsidRPr="00DB7458">
        <w:rPr>
          <w:rFonts w:ascii="Courier" w:hAnsi="Courier" w:hint="eastAsia"/>
          <w:sz w:val="21"/>
          <w:szCs w:val="21"/>
        </w:rPr>
        <w:t>sfzhm</w:t>
      </w:r>
      <w:r w:rsidRPr="00DB7458">
        <w:rPr>
          <w:rFonts w:ascii="Courier" w:hAnsi="Courier"/>
          <w:sz w:val="21"/>
          <w:szCs w:val="21"/>
        </w:rPr>
        <w:t>&gt;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Pr>
          <w:rFonts w:ascii="Courier" w:hAnsi="Courier" w:hint="eastAsia"/>
          <w:sz w:val="21"/>
          <w:szCs w:val="21"/>
        </w:rPr>
        <w:t>ghfsbh</w:t>
      </w:r>
      <w:r w:rsidRPr="00DB7458">
        <w:rPr>
          <w:rFonts w:ascii="Courier" w:hAnsi="Courier"/>
          <w:sz w:val="21"/>
          <w:szCs w:val="21"/>
        </w:rPr>
        <w:t>&gt;</w:t>
      </w:r>
      <w:r w:rsidRPr="00DB7458">
        <w:rPr>
          <w:rFonts w:ascii="Courier" w:hAnsi="Courier" w:hint="eastAsia"/>
          <w:sz w:val="21"/>
          <w:szCs w:val="21"/>
        </w:rPr>
        <w:t>购</w:t>
      </w:r>
      <w:r>
        <w:rPr>
          <w:rFonts w:ascii="Courier" w:hAnsi="Courier" w:hint="eastAsia"/>
          <w:sz w:val="21"/>
          <w:szCs w:val="21"/>
        </w:rPr>
        <w:t>买方识别号</w:t>
      </w:r>
      <w:r w:rsidRPr="00DB7458">
        <w:rPr>
          <w:rFonts w:ascii="Courier" w:hAnsi="Courier"/>
          <w:sz w:val="21"/>
          <w:szCs w:val="21"/>
        </w:rPr>
        <w:t>&lt;/</w:t>
      </w:r>
      <w:r w:rsidRPr="00DB7458">
        <w:rPr>
          <w:rFonts w:ascii="Courier" w:hAnsi="Courier" w:hint="eastAsia"/>
          <w:sz w:val="21"/>
          <w:szCs w:val="21"/>
        </w:rPr>
        <w:t>gh</w:t>
      </w:r>
      <w:r>
        <w:rPr>
          <w:rFonts w:ascii="Courier" w:hAnsi="Courier" w:hint="eastAsia"/>
          <w:sz w:val="21"/>
          <w:szCs w:val="21"/>
        </w:rPr>
        <w:t>fsbh</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hint="eastAsia"/>
          <w:sz w:val="21"/>
          <w:szCs w:val="21"/>
        </w:rPr>
        <w:t>&lt;</w:t>
      </w:r>
      <w:r w:rsidRPr="00DB7458">
        <w:rPr>
          <w:rFonts w:ascii="Courier" w:hAnsi="Courier"/>
          <w:sz w:val="21"/>
          <w:szCs w:val="21"/>
        </w:rPr>
        <w:t>scqymc</w:t>
      </w:r>
      <w:r w:rsidRPr="00DB7458">
        <w:rPr>
          <w:rFonts w:ascii="Courier" w:hAnsi="Courier" w:hint="eastAsia"/>
          <w:sz w:val="21"/>
          <w:szCs w:val="21"/>
        </w:rPr>
        <w:t>&gt;</w:t>
      </w:r>
      <w:r w:rsidRPr="00DB7458">
        <w:rPr>
          <w:rFonts w:ascii="Courier" w:hAnsi="Courier" w:hint="eastAsia"/>
          <w:sz w:val="21"/>
          <w:szCs w:val="21"/>
        </w:rPr>
        <w:t>生产企业名称</w:t>
      </w:r>
      <w:r w:rsidRPr="00DB7458">
        <w:rPr>
          <w:rFonts w:ascii="Courier" w:hAnsi="Courier" w:hint="eastAsia"/>
          <w:sz w:val="21"/>
          <w:szCs w:val="21"/>
        </w:rPr>
        <w:t>&lt;/</w:t>
      </w:r>
      <w:r w:rsidRPr="00DB7458">
        <w:rPr>
          <w:rFonts w:ascii="Courier" w:hAnsi="Courier"/>
          <w:sz w:val="21"/>
          <w:szCs w:val="21"/>
        </w:rPr>
        <w:t>scqymc</w:t>
      </w:r>
      <w:r w:rsidRPr="00DB7458">
        <w:rPr>
          <w:rFonts w:ascii="Courier" w:hAnsi="Courier" w:hint="eastAsia"/>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cllx</w:t>
      </w:r>
      <w:r w:rsidRPr="00DB7458">
        <w:rPr>
          <w:rFonts w:ascii="Courier" w:hAnsi="Courier"/>
          <w:sz w:val="21"/>
          <w:szCs w:val="21"/>
        </w:rPr>
        <w:t>&gt;</w:t>
      </w:r>
      <w:r w:rsidRPr="00DB7458">
        <w:rPr>
          <w:rFonts w:ascii="Courier" w:hAnsi="Courier" w:hint="eastAsia"/>
          <w:sz w:val="21"/>
          <w:szCs w:val="21"/>
        </w:rPr>
        <w:t>车辆类型</w:t>
      </w:r>
      <w:r w:rsidRPr="00DB7458">
        <w:rPr>
          <w:rFonts w:ascii="Courier" w:hAnsi="Courier"/>
          <w:sz w:val="21"/>
          <w:szCs w:val="21"/>
        </w:rPr>
        <w:t>&lt;/</w:t>
      </w:r>
      <w:r w:rsidRPr="00DB7458">
        <w:rPr>
          <w:rFonts w:ascii="Courier" w:hAnsi="Courier" w:hint="eastAsia"/>
          <w:sz w:val="21"/>
          <w:szCs w:val="21"/>
        </w:rPr>
        <w:t>cllx</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cpxh</w:t>
      </w:r>
      <w:r w:rsidRPr="00DB7458">
        <w:rPr>
          <w:rFonts w:ascii="Courier" w:hAnsi="Courier"/>
          <w:sz w:val="21"/>
          <w:szCs w:val="21"/>
        </w:rPr>
        <w:t>&gt;</w:t>
      </w:r>
      <w:r w:rsidRPr="00DB7458">
        <w:rPr>
          <w:rFonts w:ascii="Courier" w:hAnsi="Courier" w:hint="eastAsia"/>
          <w:sz w:val="21"/>
          <w:szCs w:val="21"/>
        </w:rPr>
        <w:t>厂牌型号</w:t>
      </w:r>
      <w:r w:rsidRPr="00DB7458">
        <w:rPr>
          <w:rFonts w:ascii="Courier" w:hAnsi="Courier"/>
          <w:sz w:val="21"/>
          <w:szCs w:val="21"/>
        </w:rPr>
        <w:t>&lt;/</w:t>
      </w:r>
      <w:r w:rsidRPr="00DB7458">
        <w:rPr>
          <w:rFonts w:ascii="Courier" w:hAnsi="Courier" w:hint="eastAsia"/>
          <w:sz w:val="21"/>
          <w:szCs w:val="21"/>
        </w:rPr>
        <w:t>cpxh</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cd</w:t>
      </w:r>
      <w:r w:rsidRPr="00DB7458">
        <w:rPr>
          <w:rFonts w:ascii="Courier" w:hAnsi="Courier"/>
          <w:sz w:val="21"/>
          <w:szCs w:val="21"/>
        </w:rPr>
        <w:t>&gt;</w:t>
      </w:r>
      <w:r w:rsidRPr="00DB7458">
        <w:rPr>
          <w:rFonts w:ascii="Courier" w:hAnsi="Courier" w:hint="eastAsia"/>
          <w:sz w:val="21"/>
          <w:szCs w:val="21"/>
        </w:rPr>
        <w:t>产地</w:t>
      </w:r>
      <w:r w:rsidRPr="00DB7458">
        <w:rPr>
          <w:rFonts w:ascii="Courier" w:hAnsi="Courier"/>
          <w:sz w:val="21"/>
          <w:szCs w:val="21"/>
        </w:rPr>
        <w:t>&lt;/</w:t>
      </w:r>
      <w:r w:rsidRPr="00DB7458">
        <w:rPr>
          <w:rFonts w:ascii="Courier" w:hAnsi="Courier" w:hint="eastAsia"/>
          <w:sz w:val="21"/>
          <w:szCs w:val="21"/>
        </w:rPr>
        <w:t>cd</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hgzh</w:t>
      </w:r>
      <w:r w:rsidRPr="00DB7458">
        <w:rPr>
          <w:rFonts w:ascii="Courier" w:hAnsi="Courier"/>
          <w:sz w:val="21"/>
          <w:szCs w:val="21"/>
        </w:rPr>
        <w:t>&gt;</w:t>
      </w:r>
      <w:r w:rsidRPr="00DB7458">
        <w:rPr>
          <w:rFonts w:ascii="Courier" w:hAnsi="Courier" w:hint="eastAsia"/>
          <w:sz w:val="21"/>
          <w:szCs w:val="21"/>
        </w:rPr>
        <w:t>合格证号</w:t>
      </w:r>
      <w:r w:rsidRPr="00DB7458">
        <w:rPr>
          <w:rFonts w:ascii="Courier" w:hAnsi="Courier"/>
          <w:sz w:val="21"/>
          <w:szCs w:val="21"/>
        </w:rPr>
        <w:t>&lt;/</w:t>
      </w:r>
      <w:r w:rsidRPr="00DB7458">
        <w:rPr>
          <w:rFonts w:ascii="Courier" w:hAnsi="Courier" w:hint="eastAsia"/>
          <w:sz w:val="21"/>
          <w:szCs w:val="21"/>
        </w:rPr>
        <w:t>hgzh</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jkzmsh</w:t>
      </w:r>
      <w:r w:rsidRPr="00DB7458">
        <w:rPr>
          <w:rFonts w:ascii="Courier" w:hAnsi="Courier"/>
          <w:sz w:val="21"/>
          <w:szCs w:val="21"/>
        </w:rPr>
        <w:t>&gt;</w:t>
      </w:r>
      <w:r w:rsidRPr="00DB7458">
        <w:rPr>
          <w:rFonts w:ascii="Courier" w:hAnsi="Courier" w:hint="eastAsia"/>
          <w:sz w:val="21"/>
          <w:szCs w:val="21"/>
        </w:rPr>
        <w:t>进口证明书号</w:t>
      </w:r>
      <w:r w:rsidRPr="00DB7458">
        <w:rPr>
          <w:rFonts w:ascii="Courier" w:hAnsi="Courier"/>
          <w:sz w:val="21"/>
          <w:szCs w:val="21"/>
        </w:rPr>
        <w:t>&lt;/</w:t>
      </w:r>
      <w:r w:rsidRPr="00DB7458">
        <w:rPr>
          <w:rFonts w:ascii="Courier" w:hAnsi="Courier" w:hint="eastAsia"/>
          <w:sz w:val="21"/>
          <w:szCs w:val="21"/>
        </w:rPr>
        <w:t>jkzmsh</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sjdh</w:t>
      </w:r>
      <w:r w:rsidRPr="00DB7458">
        <w:rPr>
          <w:rFonts w:ascii="Courier" w:hAnsi="Courier"/>
          <w:sz w:val="21"/>
          <w:szCs w:val="21"/>
        </w:rPr>
        <w:t>&gt;</w:t>
      </w:r>
      <w:r w:rsidRPr="00DB7458">
        <w:rPr>
          <w:rFonts w:ascii="Courier" w:hAnsi="Courier" w:hint="eastAsia"/>
          <w:sz w:val="21"/>
          <w:szCs w:val="21"/>
        </w:rPr>
        <w:t>商检单号</w:t>
      </w:r>
      <w:r w:rsidRPr="00DB7458">
        <w:rPr>
          <w:rFonts w:ascii="Courier" w:hAnsi="Courier"/>
          <w:sz w:val="21"/>
          <w:szCs w:val="21"/>
        </w:rPr>
        <w:t>&lt;/</w:t>
      </w:r>
      <w:r w:rsidRPr="00DB7458">
        <w:rPr>
          <w:rFonts w:ascii="Courier" w:hAnsi="Courier" w:hint="eastAsia"/>
          <w:sz w:val="21"/>
          <w:szCs w:val="21"/>
        </w:rPr>
        <w:t>sjdh</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fdjhm</w:t>
      </w:r>
      <w:r w:rsidRPr="00DB7458">
        <w:rPr>
          <w:rFonts w:ascii="Courier" w:hAnsi="Courier"/>
          <w:sz w:val="21"/>
          <w:szCs w:val="21"/>
        </w:rPr>
        <w:t>&gt;</w:t>
      </w:r>
      <w:r w:rsidRPr="00DB7458">
        <w:rPr>
          <w:rFonts w:ascii="Courier" w:hAnsi="Courier" w:hint="eastAsia"/>
          <w:sz w:val="21"/>
          <w:szCs w:val="21"/>
        </w:rPr>
        <w:t>发动机号码</w:t>
      </w:r>
      <w:r w:rsidRPr="00DB7458">
        <w:rPr>
          <w:rFonts w:ascii="Courier" w:hAnsi="Courier"/>
          <w:sz w:val="21"/>
          <w:szCs w:val="21"/>
        </w:rPr>
        <w:t>&lt;/</w:t>
      </w:r>
      <w:r w:rsidRPr="00DB7458">
        <w:rPr>
          <w:rFonts w:ascii="Courier" w:hAnsi="Courier" w:hint="eastAsia"/>
          <w:sz w:val="21"/>
          <w:szCs w:val="21"/>
        </w:rPr>
        <w:t>fdjhm</w:t>
      </w:r>
      <w:r w:rsidRPr="00DB7458">
        <w:rPr>
          <w:rFonts w:ascii="Courier" w:hAnsi="Courier"/>
          <w:sz w:val="21"/>
          <w:szCs w:val="21"/>
        </w:rPr>
        <w:t>&gt;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cjhm</w:t>
      </w:r>
      <w:r w:rsidRPr="00DB7458">
        <w:rPr>
          <w:rFonts w:ascii="Courier" w:hAnsi="Courier"/>
          <w:sz w:val="21"/>
          <w:szCs w:val="21"/>
        </w:rPr>
        <w:t>&gt;</w:t>
      </w:r>
      <w:r w:rsidRPr="00DB7458">
        <w:rPr>
          <w:rFonts w:ascii="Courier" w:hAnsi="Courier" w:hint="eastAsia"/>
          <w:sz w:val="21"/>
          <w:szCs w:val="21"/>
        </w:rPr>
        <w:t>车辆识别代号</w:t>
      </w:r>
      <w:r w:rsidRPr="00DB7458">
        <w:rPr>
          <w:rFonts w:ascii="Courier" w:hAnsi="Courier" w:hint="eastAsia"/>
          <w:sz w:val="21"/>
          <w:szCs w:val="21"/>
        </w:rPr>
        <w:t>/</w:t>
      </w:r>
      <w:r w:rsidRPr="00DB7458">
        <w:rPr>
          <w:rFonts w:ascii="Courier" w:hAnsi="Courier" w:hint="eastAsia"/>
          <w:sz w:val="21"/>
          <w:szCs w:val="21"/>
        </w:rPr>
        <w:t>车架号码</w:t>
      </w:r>
      <w:r w:rsidRPr="00DB7458">
        <w:rPr>
          <w:rFonts w:ascii="Courier" w:hAnsi="Courier"/>
          <w:sz w:val="21"/>
          <w:szCs w:val="21"/>
        </w:rPr>
        <w:t>&lt;/</w:t>
      </w:r>
      <w:r w:rsidRPr="00DB7458">
        <w:rPr>
          <w:rFonts w:ascii="Courier" w:hAnsi="Courier" w:hint="eastAsia"/>
          <w:sz w:val="21"/>
          <w:szCs w:val="21"/>
        </w:rPr>
        <w:t>cjhm</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Pr>
          <w:rFonts w:ascii="Courier" w:hAnsi="Courier" w:hint="eastAsia"/>
          <w:sz w:val="21"/>
          <w:szCs w:val="21"/>
        </w:rPr>
        <w:t>jshj</w:t>
      </w:r>
      <w:r w:rsidRPr="00DB7458">
        <w:rPr>
          <w:rFonts w:ascii="Courier" w:hAnsi="Courier"/>
          <w:sz w:val="21"/>
          <w:szCs w:val="21"/>
        </w:rPr>
        <w:t>&gt;</w:t>
      </w:r>
      <w:r w:rsidRPr="00DB7458">
        <w:rPr>
          <w:rFonts w:ascii="Courier" w:hAnsi="Courier" w:hint="eastAsia"/>
          <w:sz w:val="21"/>
          <w:szCs w:val="21"/>
        </w:rPr>
        <w:t>价税合计</w:t>
      </w:r>
      <w:r w:rsidRPr="00DB7458">
        <w:rPr>
          <w:rFonts w:ascii="Courier" w:hAnsi="Courier"/>
          <w:sz w:val="21"/>
          <w:szCs w:val="21"/>
        </w:rPr>
        <w:t>&lt;/</w:t>
      </w:r>
      <w:r>
        <w:rPr>
          <w:rFonts w:ascii="Courier" w:hAnsi="Courier" w:hint="eastAsia"/>
          <w:sz w:val="21"/>
          <w:szCs w:val="21"/>
        </w:rPr>
        <w:t>jshj</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dh</w:t>
      </w:r>
      <w:r w:rsidRPr="00DB7458">
        <w:rPr>
          <w:rFonts w:ascii="Courier" w:hAnsi="Courier"/>
          <w:sz w:val="21"/>
          <w:szCs w:val="21"/>
        </w:rPr>
        <w:t>&gt;</w:t>
      </w:r>
      <w:r w:rsidRPr="00DB7458">
        <w:rPr>
          <w:rFonts w:ascii="Courier" w:hAnsi="Courier" w:hint="eastAsia"/>
          <w:sz w:val="21"/>
          <w:szCs w:val="21"/>
        </w:rPr>
        <w:t>电话</w:t>
      </w:r>
      <w:r w:rsidRPr="00DB7458">
        <w:rPr>
          <w:rFonts w:ascii="Courier" w:hAnsi="Courier"/>
          <w:sz w:val="21"/>
          <w:szCs w:val="21"/>
        </w:rPr>
        <w:t>&lt;/</w:t>
      </w:r>
      <w:r w:rsidRPr="00DB7458">
        <w:rPr>
          <w:rFonts w:ascii="Courier" w:hAnsi="Courier" w:hint="eastAsia"/>
          <w:sz w:val="21"/>
          <w:szCs w:val="21"/>
        </w:rPr>
        <w:t>dh</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lastRenderedPageBreak/>
        <w:t>&lt;</w:t>
      </w:r>
      <w:r w:rsidRPr="00DB7458">
        <w:rPr>
          <w:rFonts w:ascii="Courier" w:hAnsi="Courier" w:hint="eastAsia"/>
          <w:sz w:val="21"/>
          <w:szCs w:val="21"/>
        </w:rPr>
        <w:t>zh</w:t>
      </w:r>
      <w:r w:rsidRPr="00DB7458">
        <w:rPr>
          <w:rFonts w:ascii="Courier" w:hAnsi="Courier"/>
          <w:sz w:val="21"/>
          <w:szCs w:val="21"/>
        </w:rPr>
        <w:t>&gt;</w:t>
      </w:r>
      <w:proofErr w:type="gramStart"/>
      <w:r w:rsidRPr="00DB7458">
        <w:rPr>
          <w:rFonts w:ascii="Courier" w:hAnsi="Courier" w:hint="eastAsia"/>
          <w:sz w:val="21"/>
          <w:szCs w:val="21"/>
        </w:rPr>
        <w:t>帐号</w:t>
      </w:r>
      <w:proofErr w:type="gramEnd"/>
      <w:r w:rsidRPr="00DB7458">
        <w:rPr>
          <w:rFonts w:ascii="Courier" w:hAnsi="Courier"/>
          <w:sz w:val="21"/>
          <w:szCs w:val="21"/>
        </w:rPr>
        <w:t>&lt;/</w:t>
      </w:r>
      <w:r w:rsidRPr="00DB7458">
        <w:rPr>
          <w:rFonts w:ascii="Courier" w:hAnsi="Courier" w:hint="eastAsia"/>
          <w:sz w:val="21"/>
          <w:szCs w:val="21"/>
        </w:rPr>
        <w:t>zh</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dz</w:t>
      </w:r>
      <w:r w:rsidRPr="00DB7458">
        <w:rPr>
          <w:rFonts w:ascii="Courier" w:hAnsi="Courier"/>
          <w:sz w:val="21"/>
          <w:szCs w:val="21"/>
        </w:rPr>
        <w:t>&gt;</w:t>
      </w:r>
      <w:r w:rsidRPr="00DB7458">
        <w:rPr>
          <w:rFonts w:ascii="Courier" w:hAnsi="Courier" w:hint="eastAsia"/>
          <w:sz w:val="21"/>
          <w:szCs w:val="21"/>
        </w:rPr>
        <w:t>地址</w:t>
      </w:r>
      <w:r w:rsidRPr="00DB7458">
        <w:rPr>
          <w:rFonts w:ascii="Courier" w:hAnsi="Courier"/>
          <w:sz w:val="21"/>
          <w:szCs w:val="21"/>
        </w:rPr>
        <w:t>&lt;/</w:t>
      </w:r>
      <w:r w:rsidRPr="00DB7458">
        <w:rPr>
          <w:rFonts w:ascii="Courier" w:hAnsi="Courier" w:hint="eastAsia"/>
          <w:sz w:val="21"/>
          <w:szCs w:val="21"/>
        </w:rPr>
        <w:t>dz</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khyh</w:t>
      </w:r>
      <w:r w:rsidRPr="00DB7458">
        <w:rPr>
          <w:rFonts w:ascii="Courier" w:hAnsi="Courier"/>
          <w:sz w:val="21"/>
          <w:szCs w:val="21"/>
        </w:rPr>
        <w:t>&gt;</w:t>
      </w:r>
      <w:r w:rsidRPr="00DB7458">
        <w:rPr>
          <w:rFonts w:ascii="Courier" w:hAnsi="Courier" w:hint="eastAsia"/>
          <w:sz w:val="21"/>
          <w:szCs w:val="21"/>
        </w:rPr>
        <w:t>开户银行</w:t>
      </w:r>
      <w:r w:rsidRPr="00DB7458">
        <w:rPr>
          <w:rFonts w:ascii="Courier" w:hAnsi="Courier"/>
          <w:sz w:val="21"/>
          <w:szCs w:val="21"/>
        </w:rPr>
        <w:t>&lt;/</w:t>
      </w:r>
      <w:r w:rsidRPr="00DB7458">
        <w:rPr>
          <w:rFonts w:ascii="Courier" w:hAnsi="Courier" w:hint="eastAsia"/>
          <w:sz w:val="21"/>
          <w:szCs w:val="21"/>
        </w:rPr>
        <w:t>khyh</w:t>
      </w:r>
      <w:r w:rsidRPr="00DB7458">
        <w:rPr>
          <w:rFonts w:ascii="Courier" w:hAnsi="Courier"/>
          <w:sz w:val="21"/>
          <w:szCs w:val="21"/>
        </w:rPr>
        <w:t>&gt;</w:t>
      </w:r>
    </w:p>
    <w:p w:rsidR="00A4121F" w:rsidRPr="007228CD"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zzssl</w:t>
      </w:r>
      <w:r w:rsidRPr="00DB7458">
        <w:rPr>
          <w:rFonts w:ascii="Courier" w:hAnsi="Courier"/>
          <w:sz w:val="21"/>
          <w:szCs w:val="21"/>
        </w:rPr>
        <w:t>&gt;</w:t>
      </w:r>
      <w:r w:rsidRPr="00DB7458">
        <w:rPr>
          <w:rFonts w:ascii="Courier" w:hAnsi="Courier" w:hint="eastAsia"/>
          <w:sz w:val="21"/>
          <w:szCs w:val="21"/>
        </w:rPr>
        <w:t>增值税税率或征收率</w:t>
      </w:r>
      <w:r w:rsidRPr="00DB7458">
        <w:rPr>
          <w:rFonts w:ascii="Courier" w:hAnsi="Courier"/>
          <w:sz w:val="21"/>
          <w:szCs w:val="21"/>
        </w:rPr>
        <w:t>&lt;/</w:t>
      </w:r>
      <w:r w:rsidRPr="00DB7458">
        <w:rPr>
          <w:rFonts w:ascii="Courier" w:hAnsi="Courier" w:hint="eastAsia"/>
          <w:sz w:val="21"/>
          <w:szCs w:val="21"/>
        </w:rPr>
        <w:t>zzssl</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Pr>
          <w:rFonts w:ascii="Courier" w:hAnsi="Courier" w:hint="eastAsia"/>
          <w:sz w:val="21"/>
          <w:szCs w:val="21"/>
        </w:rPr>
        <w:t>&lt;zzsse</w:t>
      </w:r>
      <w:r w:rsidRPr="00DB7458">
        <w:rPr>
          <w:rFonts w:ascii="Courier" w:hAnsi="Courier" w:hint="eastAsia"/>
          <w:sz w:val="21"/>
          <w:szCs w:val="21"/>
        </w:rPr>
        <w:t>&gt;</w:t>
      </w:r>
      <w:r w:rsidRPr="00DB7458">
        <w:rPr>
          <w:rFonts w:ascii="Courier" w:hAnsi="Courier" w:hint="eastAsia"/>
          <w:sz w:val="21"/>
          <w:szCs w:val="21"/>
        </w:rPr>
        <w:t>增值税税额</w:t>
      </w:r>
      <w:r>
        <w:rPr>
          <w:rFonts w:ascii="Courier" w:hAnsi="Courier" w:hint="eastAsia"/>
          <w:sz w:val="21"/>
          <w:szCs w:val="21"/>
        </w:rPr>
        <w:t>&lt;/zzs</w:t>
      </w:r>
      <w:r w:rsidRPr="00DB7458">
        <w:rPr>
          <w:rFonts w:ascii="Courier" w:hAnsi="Courier" w:hint="eastAsia"/>
          <w:sz w:val="21"/>
          <w:szCs w:val="21"/>
        </w:rPr>
        <w:t>se&gt;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bhsj</w:t>
      </w:r>
      <w:r w:rsidRPr="00DB7458">
        <w:rPr>
          <w:rFonts w:ascii="Courier" w:hAnsi="Courier"/>
          <w:sz w:val="21"/>
          <w:szCs w:val="21"/>
        </w:rPr>
        <w:t>&gt;</w:t>
      </w:r>
      <w:r w:rsidRPr="00DB7458">
        <w:rPr>
          <w:rFonts w:ascii="Courier" w:hAnsi="Courier" w:hint="eastAsia"/>
          <w:sz w:val="21"/>
          <w:szCs w:val="21"/>
        </w:rPr>
        <w:t>不含税价</w:t>
      </w:r>
      <w:r w:rsidRPr="00DB7458">
        <w:rPr>
          <w:rFonts w:ascii="Courier" w:hAnsi="Courier"/>
          <w:sz w:val="21"/>
          <w:szCs w:val="21"/>
        </w:rPr>
        <w:t>&lt;/</w:t>
      </w:r>
      <w:r w:rsidRPr="00DB7458">
        <w:rPr>
          <w:rFonts w:ascii="Courier" w:hAnsi="Courier" w:hint="eastAsia"/>
          <w:sz w:val="21"/>
          <w:szCs w:val="21"/>
        </w:rPr>
        <w:t>bhsj</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Pr>
          <w:rFonts w:ascii="Courier" w:hAnsi="Courier" w:hint="eastAsia"/>
          <w:sz w:val="21"/>
          <w:szCs w:val="21"/>
        </w:rPr>
        <w:t>wspzhm</w:t>
      </w:r>
      <w:r w:rsidRPr="00DB7458">
        <w:rPr>
          <w:rFonts w:ascii="Courier" w:hAnsi="Courier"/>
          <w:sz w:val="21"/>
          <w:szCs w:val="21"/>
        </w:rPr>
        <w:t>&gt;</w:t>
      </w:r>
      <w:r>
        <w:rPr>
          <w:rFonts w:ascii="Courier" w:hAnsi="Courier" w:hint="eastAsia"/>
          <w:sz w:val="21"/>
          <w:szCs w:val="21"/>
        </w:rPr>
        <w:t>完税凭证号码</w:t>
      </w:r>
      <w:r w:rsidRPr="00DB7458">
        <w:rPr>
          <w:rFonts w:ascii="Courier" w:hAnsi="Courier"/>
          <w:sz w:val="21"/>
          <w:szCs w:val="21"/>
        </w:rPr>
        <w:t>&lt;/</w:t>
      </w:r>
      <w:r>
        <w:rPr>
          <w:rFonts w:ascii="Courier" w:hAnsi="Courier" w:hint="eastAsia"/>
          <w:sz w:val="21"/>
          <w:szCs w:val="21"/>
        </w:rPr>
        <w:t>wspzhm</w:t>
      </w:r>
      <w:r w:rsidRPr="00DB7458">
        <w:rPr>
          <w:rFonts w:ascii="Courier" w:hAnsi="Courier"/>
          <w:sz w:val="21"/>
          <w:szCs w:val="21"/>
        </w:rPr>
        <w:t>&gt;</w:t>
      </w:r>
    </w:p>
    <w:p w:rsidR="00A4121F" w:rsidRPr="00DB7458"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dw</w:t>
      </w:r>
      <w:r w:rsidRPr="00DB7458">
        <w:rPr>
          <w:rFonts w:ascii="Courier" w:hAnsi="Courier"/>
          <w:sz w:val="21"/>
          <w:szCs w:val="21"/>
        </w:rPr>
        <w:t>&gt;</w:t>
      </w:r>
      <w:r w:rsidRPr="00DB7458">
        <w:rPr>
          <w:rFonts w:ascii="Courier" w:hAnsi="Courier" w:hint="eastAsia"/>
          <w:sz w:val="21"/>
          <w:szCs w:val="21"/>
        </w:rPr>
        <w:t>吨位</w:t>
      </w:r>
      <w:r w:rsidRPr="00DB7458">
        <w:rPr>
          <w:rFonts w:ascii="Courier" w:hAnsi="Courier"/>
          <w:sz w:val="21"/>
          <w:szCs w:val="21"/>
        </w:rPr>
        <w:t>&lt;/</w:t>
      </w:r>
      <w:r w:rsidRPr="00DB7458">
        <w:rPr>
          <w:rFonts w:ascii="Courier" w:hAnsi="Courier" w:hint="eastAsia"/>
          <w:sz w:val="21"/>
          <w:szCs w:val="21"/>
        </w:rPr>
        <w:t>dw</w:t>
      </w:r>
      <w:r w:rsidRPr="00DB7458">
        <w:rPr>
          <w:rFonts w:ascii="Courier" w:hAnsi="Courier"/>
          <w:sz w:val="21"/>
          <w:szCs w:val="21"/>
        </w:rPr>
        <w:t>&gt;</w:t>
      </w:r>
    </w:p>
    <w:p w:rsidR="00A4121F" w:rsidRDefault="00A4121F" w:rsidP="00A4121F">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xcrs</w:t>
      </w:r>
      <w:r w:rsidRPr="00DB7458">
        <w:rPr>
          <w:rFonts w:ascii="Courier" w:hAnsi="Courier"/>
          <w:sz w:val="21"/>
          <w:szCs w:val="21"/>
        </w:rPr>
        <w:t>&gt;</w:t>
      </w:r>
      <w:r w:rsidRPr="00DB7458">
        <w:rPr>
          <w:rFonts w:ascii="Courier" w:hAnsi="Courier" w:hint="eastAsia"/>
          <w:sz w:val="21"/>
          <w:szCs w:val="21"/>
        </w:rPr>
        <w:t>限乘人数</w:t>
      </w:r>
      <w:r w:rsidRPr="00DB7458">
        <w:rPr>
          <w:rFonts w:ascii="Courier" w:hAnsi="Courier"/>
          <w:sz w:val="21"/>
          <w:szCs w:val="21"/>
        </w:rPr>
        <w:t>&lt;/</w:t>
      </w:r>
      <w:r w:rsidRPr="00DB7458">
        <w:rPr>
          <w:rFonts w:ascii="Courier" w:hAnsi="Courier" w:hint="eastAsia"/>
          <w:sz w:val="21"/>
          <w:szCs w:val="21"/>
        </w:rPr>
        <w:t>xcrs</w:t>
      </w:r>
      <w:r w:rsidRPr="00DB7458">
        <w:rPr>
          <w:rFonts w:ascii="Courier" w:hAnsi="Courier"/>
          <w:sz w:val="21"/>
          <w:szCs w:val="21"/>
        </w:rPr>
        <w:t>&gt;</w:t>
      </w:r>
    </w:p>
    <w:p w:rsidR="00726F44" w:rsidRPr="009836DF" w:rsidRDefault="00726F44" w:rsidP="00726F44">
      <w:pPr>
        <w:pStyle w:val="ab"/>
        <w:pBdr>
          <w:bottom w:val="single" w:sz="4" w:space="2" w:color="E6E6E6"/>
        </w:pBdr>
        <w:spacing w:line="240" w:lineRule="auto"/>
        <w:ind w:leftChars="54" w:firstLineChars="300" w:firstLine="630"/>
        <w:rPr>
          <w:rFonts w:ascii="Courier" w:hAnsi="Courier"/>
          <w:color w:val="FF0000"/>
          <w:sz w:val="21"/>
          <w:szCs w:val="21"/>
        </w:rPr>
      </w:pPr>
      <w:r w:rsidRPr="009836DF">
        <w:rPr>
          <w:rFonts w:ascii="Courier" w:hAnsi="Courier"/>
          <w:color w:val="FF0000"/>
          <w:sz w:val="21"/>
          <w:szCs w:val="21"/>
        </w:rPr>
        <w:t>&lt;</w:t>
      </w:r>
      <w:r w:rsidRPr="009836DF">
        <w:rPr>
          <w:rFonts w:ascii="Courier" w:hAnsi="Courier" w:hint="eastAsia"/>
          <w:color w:val="FF0000"/>
          <w:sz w:val="21"/>
          <w:szCs w:val="21"/>
        </w:rPr>
        <w:t>spbm</w:t>
      </w:r>
      <w:r w:rsidRPr="009836DF">
        <w:rPr>
          <w:rFonts w:ascii="Courier" w:hAnsi="Courier"/>
          <w:color w:val="FF0000"/>
          <w:sz w:val="21"/>
          <w:szCs w:val="21"/>
        </w:rPr>
        <w:t>&gt;</w:t>
      </w:r>
      <w:r w:rsidRPr="009836DF">
        <w:rPr>
          <w:rFonts w:ascii="Courier" w:hAnsi="Courier" w:hint="eastAsia"/>
          <w:color w:val="FF0000"/>
          <w:sz w:val="21"/>
          <w:szCs w:val="21"/>
        </w:rPr>
        <w:t>商品编码</w:t>
      </w:r>
      <w:r w:rsidRPr="009836DF">
        <w:rPr>
          <w:rFonts w:ascii="Courier" w:hAnsi="Courier"/>
          <w:color w:val="FF0000"/>
          <w:sz w:val="21"/>
          <w:szCs w:val="21"/>
        </w:rPr>
        <w:t>&lt;/</w:t>
      </w:r>
      <w:r w:rsidRPr="009836DF">
        <w:rPr>
          <w:rFonts w:ascii="Courier" w:hAnsi="Courier" w:hint="eastAsia"/>
          <w:color w:val="FF0000"/>
          <w:sz w:val="21"/>
          <w:szCs w:val="21"/>
        </w:rPr>
        <w:t>spbm</w:t>
      </w:r>
      <w:r w:rsidRPr="009836DF">
        <w:rPr>
          <w:rFonts w:ascii="Courier" w:hAnsi="Courier"/>
          <w:color w:val="FF0000"/>
          <w:sz w:val="21"/>
          <w:szCs w:val="21"/>
        </w:rPr>
        <w:t>&gt;</w:t>
      </w:r>
    </w:p>
    <w:p w:rsidR="00726F44" w:rsidRPr="009836DF" w:rsidRDefault="00726F44" w:rsidP="00726F44">
      <w:pPr>
        <w:pStyle w:val="ab"/>
        <w:pBdr>
          <w:bottom w:val="single" w:sz="4" w:space="2" w:color="E6E6E6"/>
        </w:pBdr>
        <w:spacing w:line="240" w:lineRule="auto"/>
        <w:ind w:leftChars="54" w:firstLineChars="300" w:firstLine="630"/>
        <w:rPr>
          <w:rFonts w:ascii="Courier" w:hAnsi="Courier"/>
          <w:color w:val="FF0000"/>
          <w:sz w:val="21"/>
          <w:szCs w:val="21"/>
        </w:rPr>
      </w:pPr>
      <w:r w:rsidRPr="009836DF">
        <w:rPr>
          <w:rFonts w:ascii="Courier" w:hAnsi="Courier"/>
          <w:color w:val="FF0000"/>
          <w:sz w:val="21"/>
          <w:szCs w:val="21"/>
        </w:rPr>
        <w:t>&lt;</w:t>
      </w:r>
      <w:r w:rsidRPr="009836DF">
        <w:rPr>
          <w:rFonts w:ascii="Courier" w:hAnsi="Courier" w:hint="eastAsia"/>
          <w:color w:val="FF0000"/>
          <w:sz w:val="21"/>
          <w:szCs w:val="21"/>
        </w:rPr>
        <w:t>zxbm</w:t>
      </w:r>
      <w:r w:rsidRPr="009836DF">
        <w:rPr>
          <w:rFonts w:ascii="Courier" w:hAnsi="Courier"/>
          <w:color w:val="FF0000"/>
          <w:sz w:val="21"/>
          <w:szCs w:val="21"/>
        </w:rPr>
        <w:t>&gt;</w:t>
      </w:r>
      <w:r w:rsidRPr="009836DF">
        <w:rPr>
          <w:rFonts w:ascii="Courier" w:hAnsi="Courier" w:hint="eastAsia"/>
          <w:color w:val="FF0000"/>
          <w:sz w:val="21"/>
          <w:szCs w:val="21"/>
        </w:rPr>
        <w:t>纳税人自行编码</w:t>
      </w:r>
      <w:r w:rsidRPr="009836DF">
        <w:rPr>
          <w:rFonts w:ascii="Courier" w:hAnsi="Courier"/>
          <w:color w:val="FF0000"/>
          <w:sz w:val="21"/>
          <w:szCs w:val="21"/>
        </w:rPr>
        <w:t>&lt;/</w:t>
      </w:r>
      <w:r w:rsidRPr="009836DF">
        <w:rPr>
          <w:rFonts w:ascii="Courier" w:hAnsi="Courier" w:hint="eastAsia"/>
          <w:color w:val="FF0000"/>
          <w:sz w:val="21"/>
          <w:szCs w:val="21"/>
        </w:rPr>
        <w:t>zxbm</w:t>
      </w:r>
      <w:r w:rsidRPr="009836DF">
        <w:rPr>
          <w:rFonts w:ascii="Courier" w:hAnsi="Courier"/>
          <w:color w:val="FF0000"/>
          <w:sz w:val="21"/>
          <w:szCs w:val="21"/>
        </w:rPr>
        <w:t>&gt;</w:t>
      </w:r>
    </w:p>
    <w:p w:rsidR="00726F44" w:rsidRPr="009836DF" w:rsidRDefault="00726F44" w:rsidP="00726F44">
      <w:pPr>
        <w:pStyle w:val="ab"/>
        <w:pBdr>
          <w:bottom w:val="single" w:sz="4" w:space="2" w:color="E6E6E6"/>
        </w:pBdr>
        <w:spacing w:line="240" w:lineRule="auto"/>
        <w:ind w:leftChars="54" w:firstLineChars="300" w:firstLine="630"/>
        <w:rPr>
          <w:rFonts w:ascii="Courier" w:hAnsi="Courier"/>
          <w:color w:val="FF0000"/>
          <w:sz w:val="21"/>
          <w:szCs w:val="21"/>
        </w:rPr>
      </w:pPr>
      <w:r w:rsidRPr="009836DF">
        <w:rPr>
          <w:rFonts w:ascii="Courier" w:hAnsi="Courier"/>
          <w:color w:val="FF0000"/>
          <w:sz w:val="21"/>
          <w:szCs w:val="21"/>
        </w:rPr>
        <w:t>&lt;</w:t>
      </w:r>
      <w:r w:rsidRPr="009836DF">
        <w:rPr>
          <w:rFonts w:ascii="Courier" w:hAnsi="Courier" w:hint="eastAsia"/>
          <w:color w:val="FF0000"/>
          <w:sz w:val="21"/>
          <w:szCs w:val="21"/>
        </w:rPr>
        <w:t>yhzcbs</w:t>
      </w:r>
      <w:r w:rsidRPr="009836DF">
        <w:rPr>
          <w:rFonts w:ascii="Courier" w:hAnsi="Courier"/>
          <w:color w:val="FF0000"/>
          <w:sz w:val="21"/>
          <w:szCs w:val="21"/>
        </w:rPr>
        <w:t>&gt;</w:t>
      </w:r>
      <w:r w:rsidRPr="009836DF">
        <w:rPr>
          <w:rFonts w:ascii="Courier" w:hAnsi="Courier" w:hint="eastAsia"/>
          <w:color w:val="FF0000"/>
          <w:sz w:val="21"/>
          <w:szCs w:val="21"/>
        </w:rPr>
        <w:t>优惠政策标识</w:t>
      </w:r>
      <w:r w:rsidRPr="009836DF">
        <w:rPr>
          <w:rFonts w:ascii="Courier" w:hAnsi="Courier"/>
          <w:color w:val="FF0000"/>
          <w:sz w:val="21"/>
          <w:szCs w:val="21"/>
        </w:rPr>
        <w:t>&lt;/</w:t>
      </w:r>
      <w:r w:rsidRPr="009836DF">
        <w:rPr>
          <w:rFonts w:ascii="Courier" w:hAnsi="Courier" w:hint="eastAsia"/>
          <w:color w:val="FF0000"/>
          <w:sz w:val="21"/>
          <w:szCs w:val="21"/>
        </w:rPr>
        <w:t>yhzcbs</w:t>
      </w:r>
      <w:r w:rsidRPr="009836DF">
        <w:rPr>
          <w:rFonts w:ascii="Courier" w:hAnsi="Courier"/>
          <w:color w:val="FF0000"/>
          <w:sz w:val="21"/>
          <w:szCs w:val="21"/>
        </w:rPr>
        <w:t>&gt;</w:t>
      </w:r>
    </w:p>
    <w:p w:rsidR="00726F44" w:rsidRPr="009836DF" w:rsidRDefault="00726F44" w:rsidP="00726F44">
      <w:pPr>
        <w:pStyle w:val="ab"/>
        <w:pBdr>
          <w:bottom w:val="single" w:sz="4" w:space="2" w:color="E6E6E6"/>
        </w:pBdr>
        <w:spacing w:line="240" w:lineRule="auto"/>
        <w:ind w:leftChars="54" w:firstLineChars="300" w:firstLine="630"/>
        <w:rPr>
          <w:rFonts w:ascii="Courier" w:hAnsi="Courier"/>
          <w:color w:val="FF0000"/>
          <w:sz w:val="21"/>
          <w:szCs w:val="21"/>
        </w:rPr>
      </w:pPr>
      <w:r w:rsidRPr="009836DF">
        <w:rPr>
          <w:rFonts w:ascii="Courier" w:hAnsi="Courier"/>
          <w:color w:val="FF0000"/>
          <w:sz w:val="21"/>
          <w:szCs w:val="21"/>
        </w:rPr>
        <w:t>&lt;</w:t>
      </w:r>
      <w:r w:rsidRPr="009836DF">
        <w:rPr>
          <w:rFonts w:ascii="Courier" w:hAnsi="Courier" w:hint="eastAsia"/>
          <w:color w:val="FF0000"/>
          <w:sz w:val="21"/>
          <w:szCs w:val="21"/>
        </w:rPr>
        <w:t>lslbs</w:t>
      </w:r>
      <w:r w:rsidRPr="009836DF">
        <w:rPr>
          <w:rFonts w:ascii="Courier" w:hAnsi="Courier"/>
          <w:color w:val="FF0000"/>
          <w:sz w:val="21"/>
          <w:szCs w:val="21"/>
        </w:rPr>
        <w:t>&gt;</w:t>
      </w:r>
      <w:r w:rsidRPr="009836DF">
        <w:rPr>
          <w:rFonts w:ascii="Courier" w:hAnsi="Courier" w:hint="eastAsia"/>
          <w:color w:val="FF0000"/>
          <w:sz w:val="21"/>
          <w:szCs w:val="21"/>
        </w:rPr>
        <w:t>零税率标识</w:t>
      </w:r>
      <w:r w:rsidRPr="009836DF">
        <w:rPr>
          <w:rFonts w:ascii="Courier" w:hAnsi="Courier"/>
          <w:color w:val="FF0000"/>
          <w:sz w:val="21"/>
          <w:szCs w:val="21"/>
        </w:rPr>
        <w:t>&lt;/</w:t>
      </w:r>
      <w:r w:rsidRPr="009836DF">
        <w:rPr>
          <w:rFonts w:ascii="Courier" w:hAnsi="Courier" w:hint="eastAsia"/>
          <w:color w:val="FF0000"/>
          <w:sz w:val="21"/>
          <w:szCs w:val="21"/>
        </w:rPr>
        <w:t>lslbs</w:t>
      </w:r>
      <w:r w:rsidRPr="009836DF">
        <w:rPr>
          <w:rFonts w:ascii="Courier" w:hAnsi="Courier"/>
          <w:color w:val="FF0000"/>
          <w:sz w:val="21"/>
          <w:szCs w:val="21"/>
        </w:rPr>
        <w:t>&gt;</w:t>
      </w:r>
    </w:p>
    <w:p w:rsidR="00726F44" w:rsidRPr="009836DF" w:rsidRDefault="00726F44" w:rsidP="00726F44">
      <w:pPr>
        <w:pStyle w:val="ab"/>
        <w:pBdr>
          <w:bottom w:val="single" w:sz="4" w:space="2" w:color="E6E6E6"/>
        </w:pBdr>
        <w:spacing w:line="240" w:lineRule="auto"/>
        <w:ind w:leftChars="54" w:firstLineChars="300" w:firstLine="630"/>
        <w:rPr>
          <w:rFonts w:ascii="Courier" w:hAnsi="Courier"/>
          <w:color w:val="FF0000"/>
          <w:sz w:val="21"/>
          <w:szCs w:val="21"/>
        </w:rPr>
      </w:pPr>
      <w:r w:rsidRPr="009836DF">
        <w:rPr>
          <w:rFonts w:ascii="Courier" w:hAnsi="Courier"/>
          <w:color w:val="FF0000"/>
          <w:sz w:val="21"/>
          <w:szCs w:val="21"/>
        </w:rPr>
        <w:t>&lt;</w:t>
      </w:r>
      <w:r w:rsidRPr="009836DF">
        <w:rPr>
          <w:rFonts w:ascii="Courier" w:hAnsi="Courier" w:hint="eastAsia"/>
          <w:color w:val="FF0000"/>
          <w:sz w:val="21"/>
          <w:szCs w:val="21"/>
        </w:rPr>
        <w:t>zzstsgl</w:t>
      </w:r>
      <w:r w:rsidRPr="009836DF">
        <w:rPr>
          <w:rFonts w:ascii="Courier" w:hAnsi="Courier"/>
          <w:color w:val="FF0000"/>
          <w:sz w:val="21"/>
          <w:szCs w:val="21"/>
        </w:rPr>
        <w:t>&gt;</w:t>
      </w:r>
      <w:r w:rsidRPr="009836DF">
        <w:rPr>
          <w:rFonts w:ascii="Courier" w:hAnsi="Courier" w:hint="eastAsia"/>
          <w:color w:val="FF0000"/>
          <w:sz w:val="21"/>
          <w:szCs w:val="21"/>
        </w:rPr>
        <w:t>增值税特殊管理</w:t>
      </w:r>
      <w:r w:rsidRPr="009836DF">
        <w:rPr>
          <w:rFonts w:ascii="Courier" w:hAnsi="Courier"/>
          <w:color w:val="FF0000"/>
          <w:sz w:val="21"/>
          <w:szCs w:val="21"/>
        </w:rPr>
        <w:t>&lt;/</w:t>
      </w:r>
      <w:r w:rsidRPr="009836DF">
        <w:rPr>
          <w:rFonts w:ascii="Courier" w:hAnsi="Courier" w:hint="eastAsia"/>
          <w:color w:val="FF0000"/>
          <w:sz w:val="21"/>
          <w:szCs w:val="21"/>
        </w:rPr>
        <w:t>zzstsgl</w:t>
      </w:r>
      <w:r w:rsidRPr="009836DF">
        <w:rPr>
          <w:rFonts w:ascii="Courier" w:hAnsi="Courier"/>
          <w:color w:val="FF0000"/>
          <w:sz w:val="21"/>
          <w:szCs w:val="21"/>
        </w:rPr>
        <w:t>&gt;</w:t>
      </w:r>
    </w:p>
    <w:p w:rsidR="00A4121F" w:rsidRDefault="00A4121F" w:rsidP="00726F44">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kpr</w:t>
      </w:r>
      <w:r w:rsidRPr="00DB7458">
        <w:rPr>
          <w:rFonts w:ascii="Courier" w:hAnsi="Courier"/>
          <w:sz w:val="21"/>
          <w:szCs w:val="21"/>
        </w:rPr>
        <w:t>&gt;</w:t>
      </w:r>
      <w:r w:rsidRPr="00DB7458">
        <w:rPr>
          <w:rFonts w:ascii="Courier" w:hAnsi="Courier" w:hint="eastAsia"/>
          <w:sz w:val="21"/>
          <w:szCs w:val="21"/>
        </w:rPr>
        <w:t>开票人</w:t>
      </w:r>
      <w:r w:rsidRPr="00DB7458">
        <w:rPr>
          <w:rFonts w:ascii="Courier" w:hAnsi="Courier"/>
          <w:sz w:val="21"/>
          <w:szCs w:val="21"/>
        </w:rPr>
        <w:t>&lt;/</w:t>
      </w:r>
      <w:r w:rsidRPr="00DB7458">
        <w:rPr>
          <w:rFonts w:ascii="Courier" w:hAnsi="Courier" w:hint="eastAsia"/>
          <w:sz w:val="21"/>
          <w:szCs w:val="21"/>
        </w:rPr>
        <w:t>kpr</w:t>
      </w:r>
      <w:r w:rsidRPr="00DB7458">
        <w:rPr>
          <w:rFonts w:ascii="Courier" w:hAnsi="Courier"/>
          <w:sz w:val="21"/>
          <w:szCs w:val="21"/>
        </w:rPr>
        <w:t>&gt;</w:t>
      </w:r>
    </w:p>
    <w:p w:rsidR="00A4121F" w:rsidRPr="00DB7458" w:rsidRDefault="00A4121F" w:rsidP="00726F44">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yfpdm</w:t>
      </w:r>
      <w:r w:rsidRPr="00DB7458">
        <w:rPr>
          <w:rFonts w:ascii="Courier" w:hAnsi="Courier"/>
          <w:sz w:val="21"/>
          <w:szCs w:val="21"/>
        </w:rPr>
        <w:t>&gt;</w:t>
      </w:r>
      <w:r w:rsidRPr="00DB7458">
        <w:rPr>
          <w:rFonts w:ascii="Courier" w:hAnsi="Courier" w:hint="eastAsia"/>
          <w:sz w:val="21"/>
          <w:szCs w:val="21"/>
        </w:rPr>
        <w:t>原发票代码</w:t>
      </w:r>
      <w:r w:rsidRPr="00DB7458">
        <w:rPr>
          <w:rFonts w:ascii="Courier" w:hAnsi="Courier"/>
          <w:sz w:val="21"/>
          <w:szCs w:val="21"/>
        </w:rPr>
        <w:t>&lt;/</w:t>
      </w:r>
      <w:r w:rsidRPr="00DB7458">
        <w:rPr>
          <w:rFonts w:ascii="Courier" w:hAnsi="Courier" w:hint="eastAsia"/>
          <w:sz w:val="21"/>
          <w:szCs w:val="21"/>
        </w:rPr>
        <w:t>yfpdm</w:t>
      </w:r>
      <w:r w:rsidRPr="00DB7458">
        <w:rPr>
          <w:rFonts w:ascii="Courier" w:hAnsi="Courier"/>
          <w:sz w:val="21"/>
          <w:szCs w:val="21"/>
        </w:rPr>
        <w:t>&gt;</w:t>
      </w:r>
    </w:p>
    <w:p w:rsidR="00A4121F" w:rsidRPr="00DB7458" w:rsidRDefault="00A4121F" w:rsidP="00726F44">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yfphm</w:t>
      </w:r>
      <w:r w:rsidRPr="00DB7458">
        <w:rPr>
          <w:rFonts w:ascii="Courier" w:hAnsi="Courier"/>
          <w:sz w:val="21"/>
          <w:szCs w:val="21"/>
        </w:rPr>
        <w:t>&gt;</w:t>
      </w:r>
      <w:r w:rsidRPr="00DB7458">
        <w:rPr>
          <w:rFonts w:ascii="Courier" w:hAnsi="Courier" w:hint="eastAsia"/>
          <w:sz w:val="21"/>
          <w:szCs w:val="21"/>
        </w:rPr>
        <w:t>原发票号码</w:t>
      </w:r>
      <w:r w:rsidRPr="00DB7458">
        <w:rPr>
          <w:rFonts w:ascii="Courier" w:hAnsi="Courier"/>
          <w:sz w:val="21"/>
          <w:szCs w:val="21"/>
        </w:rPr>
        <w:t>&lt;/</w:t>
      </w:r>
      <w:r w:rsidRPr="00DB7458">
        <w:rPr>
          <w:rFonts w:ascii="Courier" w:hAnsi="Courier" w:hint="eastAsia"/>
          <w:sz w:val="21"/>
          <w:szCs w:val="21"/>
        </w:rPr>
        <w:t>yfphm</w:t>
      </w:r>
      <w:r w:rsidRPr="00DB7458">
        <w:rPr>
          <w:rFonts w:ascii="Courier" w:hAnsi="Courier"/>
          <w:sz w:val="21"/>
          <w:szCs w:val="21"/>
        </w:rPr>
        <w:t>&gt;</w:t>
      </w:r>
    </w:p>
    <w:p w:rsidR="00A4121F" w:rsidRPr="00DB7458" w:rsidRDefault="00A4121F" w:rsidP="00726F44">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&lt;/body&gt;</w:t>
      </w:r>
    </w:p>
    <w:p w:rsidR="00A4121F" w:rsidRPr="00DB7458" w:rsidRDefault="00A4121F" w:rsidP="00726F44">
      <w:pPr>
        <w:pStyle w:val="ab"/>
        <w:pBdr>
          <w:bottom w:val="single" w:sz="4" w:space="2" w:color="E6E6E6"/>
        </w:pBdr>
        <w:spacing w:line="240" w:lineRule="auto"/>
        <w:ind w:leftChars="54" w:firstLineChars="300" w:firstLine="630"/>
        <w:rPr>
          <w:rFonts w:ascii="Courier" w:hAnsi="Courier"/>
          <w:sz w:val="21"/>
          <w:szCs w:val="21"/>
        </w:rPr>
      </w:pPr>
      <w:r w:rsidRPr="00DB7458">
        <w:rPr>
          <w:rFonts w:ascii="Courier" w:hAnsi="Courier"/>
          <w:sz w:val="21"/>
          <w:szCs w:val="21"/>
        </w:rPr>
        <w:t>&lt;/business&gt;</w:t>
      </w:r>
    </w:p>
    <w:p w:rsidR="00A4121F" w:rsidRDefault="00A4121F" w:rsidP="00A4121F">
      <w:pPr>
        <w:spacing w:line="360" w:lineRule="auto"/>
        <w:jc w:val="left"/>
        <w:rPr>
          <w:rFonts w:ascii="宋体" w:hAnsi="宋体"/>
          <w:szCs w:val="21"/>
        </w:rPr>
      </w:pPr>
      <w:r w:rsidRPr="008C30B6">
        <w:rPr>
          <w:rFonts w:ascii="宋体" w:hAnsi="宋体" w:hint="eastAsia"/>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1468"/>
        <w:gridCol w:w="2315"/>
        <w:gridCol w:w="741"/>
        <w:gridCol w:w="689"/>
        <w:gridCol w:w="2649"/>
      </w:tblGrid>
      <w:tr w:rsidR="00C46C7C" w:rsidRPr="00412C64" w:rsidTr="002D1D34">
        <w:trPr>
          <w:trHeight w:val="454"/>
        </w:trPr>
        <w:tc>
          <w:tcPr>
            <w:tcW w:w="665" w:type="dxa"/>
            <w:shd w:val="clear" w:color="auto" w:fill="DBE5F1"/>
            <w:vAlign w:val="center"/>
          </w:tcPr>
          <w:p w:rsidR="00555411" w:rsidRPr="00412C64" w:rsidRDefault="00555411" w:rsidP="002D1D34">
            <w:pPr>
              <w:jc w:val="center"/>
              <w:rPr>
                <w:rFonts w:ascii="宋体" w:hAnsi="宋体"/>
                <w:szCs w:val="21"/>
              </w:rPr>
            </w:pPr>
            <w:r w:rsidRPr="00412C64">
              <w:rPr>
                <w:rFonts w:ascii="宋体" w:hAnsi="宋体"/>
                <w:szCs w:val="21"/>
              </w:rPr>
              <w:t>索引</w:t>
            </w:r>
          </w:p>
        </w:tc>
        <w:tc>
          <w:tcPr>
            <w:tcW w:w="1477" w:type="dxa"/>
            <w:shd w:val="clear" w:color="auto" w:fill="DBE5F1"/>
            <w:vAlign w:val="center"/>
          </w:tcPr>
          <w:p w:rsidR="00555411" w:rsidRPr="00412C64" w:rsidRDefault="00555411" w:rsidP="002D1D34">
            <w:pPr>
              <w:rPr>
                <w:rFonts w:ascii="宋体" w:hAnsi="宋体"/>
                <w:szCs w:val="21"/>
              </w:rPr>
            </w:pPr>
            <w:r w:rsidRPr="00412C64">
              <w:rPr>
                <w:rFonts w:ascii="宋体" w:hAnsi="宋体"/>
                <w:szCs w:val="21"/>
              </w:rPr>
              <w:t>ID</w:t>
            </w:r>
          </w:p>
        </w:tc>
        <w:tc>
          <w:tcPr>
            <w:tcW w:w="2361" w:type="dxa"/>
            <w:shd w:val="clear" w:color="auto" w:fill="DBE5F1"/>
            <w:vAlign w:val="center"/>
          </w:tcPr>
          <w:p w:rsidR="00555411" w:rsidRPr="00412C64" w:rsidRDefault="00555411" w:rsidP="002D1D34">
            <w:pPr>
              <w:rPr>
                <w:rFonts w:ascii="宋体" w:hAnsi="宋体"/>
                <w:szCs w:val="21"/>
              </w:rPr>
            </w:pPr>
            <w:r w:rsidRPr="00412C64">
              <w:rPr>
                <w:rFonts w:ascii="宋体" w:hAnsi="宋体"/>
                <w:szCs w:val="21"/>
              </w:rPr>
              <w:t>名称</w:t>
            </w:r>
          </w:p>
        </w:tc>
        <w:tc>
          <w:tcPr>
            <w:tcW w:w="656" w:type="dxa"/>
            <w:shd w:val="clear" w:color="auto" w:fill="DBE5F1"/>
            <w:vAlign w:val="center"/>
          </w:tcPr>
          <w:p w:rsidR="00555411" w:rsidRPr="00412C64" w:rsidRDefault="00555411" w:rsidP="002D1D34">
            <w:pPr>
              <w:rPr>
                <w:rFonts w:ascii="宋体" w:hAnsi="宋体"/>
                <w:szCs w:val="21"/>
              </w:rPr>
            </w:pPr>
            <w:r w:rsidRPr="00412C64">
              <w:rPr>
                <w:rFonts w:ascii="宋体" w:hAnsi="宋体"/>
                <w:szCs w:val="21"/>
              </w:rPr>
              <w:t>长度</w:t>
            </w:r>
          </w:p>
        </w:tc>
        <w:tc>
          <w:tcPr>
            <w:tcW w:w="695" w:type="dxa"/>
            <w:shd w:val="clear" w:color="auto" w:fill="DBE5F1"/>
            <w:vAlign w:val="center"/>
          </w:tcPr>
          <w:p w:rsidR="00555411" w:rsidRPr="00412C64" w:rsidRDefault="00555411" w:rsidP="002D1D34">
            <w:pPr>
              <w:rPr>
                <w:rFonts w:ascii="宋体" w:hAnsi="宋体"/>
                <w:szCs w:val="21"/>
              </w:rPr>
            </w:pPr>
            <w:r w:rsidRPr="00412C64">
              <w:rPr>
                <w:rFonts w:ascii="宋体" w:hAnsi="宋体"/>
                <w:szCs w:val="21"/>
              </w:rPr>
              <w:t>必须</w:t>
            </w:r>
          </w:p>
        </w:tc>
        <w:tc>
          <w:tcPr>
            <w:tcW w:w="2668" w:type="dxa"/>
            <w:shd w:val="clear" w:color="auto" w:fill="DBE5F1"/>
            <w:vAlign w:val="center"/>
          </w:tcPr>
          <w:p w:rsidR="00555411" w:rsidRPr="00412C64" w:rsidRDefault="00555411" w:rsidP="002D1D34">
            <w:pPr>
              <w:rPr>
                <w:rFonts w:ascii="宋体" w:hAnsi="宋体"/>
                <w:szCs w:val="21"/>
              </w:rPr>
            </w:pPr>
            <w:r w:rsidRPr="00412C64">
              <w:rPr>
                <w:rFonts w:ascii="宋体" w:hAnsi="宋体"/>
                <w:szCs w:val="21"/>
              </w:rPr>
              <w:t>说明</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0C54F6" w:rsidRDefault="00555411" w:rsidP="002D1D34">
            <w:pPr>
              <w:rPr>
                <w:rFonts w:ascii="宋体" w:hAnsi="宋体"/>
                <w:szCs w:val="21"/>
              </w:rPr>
            </w:pPr>
            <w:r>
              <w:rPr>
                <w:rFonts w:ascii="宋体" w:hAnsi="宋体" w:hint="eastAsia"/>
                <w:szCs w:val="21"/>
              </w:rPr>
              <w:t>id</w:t>
            </w:r>
          </w:p>
        </w:tc>
        <w:tc>
          <w:tcPr>
            <w:tcW w:w="2361" w:type="dxa"/>
          </w:tcPr>
          <w:p w:rsidR="00555411" w:rsidRDefault="00555411" w:rsidP="002D1D34">
            <w:pPr>
              <w:rPr>
                <w:rFonts w:ascii="Courier" w:hAnsi="Courier"/>
                <w:szCs w:val="21"/>
              </w:rPr>
            </w:pPr>
            <w:r>
              <w:rPr>
                <w:rFonts w:ascii="宋体" w:hAnsi="宋体" w:hint="eastAsia"/>
                <w:szCs w:val="21"/>
              </w:rPr>
              <w:t>交易编号</w:t>
            </w:r>
          </w:p>
        </w:tc>
        <w:tc>
          <w:tcPr>
            <w:tcW w:w="656" w:type="dxa"/>
          </w:tcPr>
          <w:p w:rsidR="00555411" w:rsidRDefault="00555411" w:rsidP="002D1D34">
            <w:pPr>
              <w:rPr>
                <w:rFonts w:ascii="宋体" w:hAnsi="宋体"/>
              </w:rPr>
            </w:pPr>
            <w:r>
              <w:rPr>
                <w:rFonts w:ascii="宋体" w:hAnsi="宋体" w:hint="eastAsia"/>
                <w:szCs w:val="21"/>
              </w:rPr>
              <w:t>5</w:t>
            </w:r>
          </w:p>
        </w:tc>
        <w:tc>
          <w:tcPr>
            <w:tcW w:w="695" w:type="dxa"/>
          </w:tcPr>
          <w:p w:rsidR="00555411" w:rsidRDefault="00555411" w:rsidP="002D1D34">
            <w:pPr>
              <w:rPr>
                <w:rFonts w:ascii="宋体" w:hAnsi="宋体"/>
              </w:rPr>
            </w:pPr>
            <w:r>
              <w:rPr>
                <w:rFonts w:ascii="宋体" w:hAnsi="宋体" w:hint="eastAsia"/>
                <w:szCs w:val="21"/>
              </w:rPr>
              <w:t>是</w:t>
            </w:r>
          </w:p>
        </w:tc>
        <w:tc>
          <w:tcPr>
            <w:tcW w:w="2668" w:type="dxa"/>
          </w:tcPr>
          <w:p w:rsidR="00555411" w:rsidRDefault="00555411" w:rsidP="002D1D34">
            <w:pPr>
              <w:rPr>
                <w:rFonts w:ascii="宋体" w:hAnsi="宋体"/>
              </w:rPr>
            </w:pPr>
            <w:r>
              <w:rPr>
                <w:rFonts w:ascii="宋体" w:hAnsi="宋体" w:hint="eastAsia"/>
                <w:szCs w:val="21"/>
              </w:rPr>
              <w:t>10008</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0C54F6" w:rsidRDefault="00555411" w:rsidP="002D1D34">
            <w:pPr>
              <w:rPr>
                <w:rFonts w:ascii="宋体" w:hAnsi="宋体"/>
                <w:szCs w:val="21"/>
              </w:rPr>
            </w:pPr>
            <w:r>
              <w:rPr>
                <w:rFonts w:ascii="宋体" w:hAnsi="宋体" w:hint="eastAsia"/>
                <w:szCs w:val="21"/>
              </w:rPr>
              <w:t>comment</w:t>
            </w:r>
          </w:p>
        </w:tc>
        <w:tc>
          <w:tcPr>
            <w:tcW w:w="2361" w:type="dxa"/>
          </w:tcPr>
          <w:p w:rsidR="00555411" w:rsidRDefault="00555411" w:rsidP="002D1D34">
            <w:pPr>
              <w:rPr>
                <w:rFonts w:ascii="Courier" w:hAnsi="Courier"/>
                <w:szCs w:val="21"/>
              </w:rPr>
            </w:pPr>
            <w:r>
              <w:rPr>
                <w:rFonts w:ascii="宋体" w:hAnsi="宋体" w:hint="eastAsia"/>
                <w:szCs w:val="21"/>
              </w:rPr>
              <w:t>交易描述</w:t>
            </w:r>
          </w:p>
        </w:tc>
        <w:tc>
          <w:tcPr>
            <w:tcW w:w="656" w:type="dxa"/>
          </w:tcPr>
          <w:p w:rsidR="00555411" w:rsidRDefault="00555411" w:rsidP="002D1D34">
            <w:pPr>
              <w:rPr>
                <w:rFonts w:ascii="宋体" w:hAnsi="宋体"/>
              </w:rPr>
            </w:pPr>
            <w:r>
              <w:rPr>
                <w:rFonts w:ascii="宋体" w:hAnsi="宋体" w:hint="eastAsia"/>
                <w:szCs w:val="21"/>
              </w:rPr>
              <w:t>8</w:t>
            </w:r>
          </w:p>
        </w:tc>
        <w:tc>
          <w:tcPr>
            <w:tcW w:w="695" w:type="dxa"/>
          </w:tcPr>
          <w:p w:rsidR="00555411" w:rsidRDefault="00555411" w:rsidP="002D1D34">
            <w:pPr>
              <w:rPr>
                <w:rFonts w:ascii="宋体" w:hAnsi="宋体"/>
              </w:rPr>
            </w:pPr>
            <w:r>
              <w:rPr>
                <w:rFonts w:ascii="宋体" w:hAnsi="宋体" w:hint="eastAsia"/>
                <w:szCs w:val="21"/>
              </w:rPr>
              <w:t>是</w:t>
            </w:r>
          </w:p>
        </w:tc>
        <w:tc>
          <w:tcPr>
            <w:tcW w:w="2668" w:type="dxa"/>
          </w:tcPr>
          <w:p w:rsidR="00555411" w:rsidRDefault="00555411" w:rsidP="002D1D34">
            <w:pPr>
              <w:rPr>
                <w:rFonts w:ascii="宋体" w:hAnsi="宋体"/>
              </w:rPr>
            </w:pPr>
            <w:r>
              <w:rPr>
                <w:rFonts w:ascii="Courier" w:hAnsi="Courier" w:hint="eastAsia"/>
                <w:szCs w:val="21"/>
              </w:rPr>
              <w:t>发票开具</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0C54F6" w:rsidRDefault="00555411" w:rsidP="002D1D34">
            <w:pPr>
              <w:rPr>
                <w:rFonts w:ascii="宋体" w:hAnsi="宋体"/>
                <w:szCs w:val="21"/>
              </w:rPr>
            </w:pPr>
            <w:r>
              <w:rPr>
                <w:rFonts w:ascii="宋体" w:hAnsi="宋体" w:hint="eastAsia"/>
                <w:szCs w:val="21"/>
              </w:rPr>
              <w:t>yylxdm</w:t>
            </w:r>
          </w:p>
        </w:tc>
        <w:tc>
          <w:tcPr>
            <w:tcW w:w="2361" w:type="dxa"/>
          </w:tcPr>
          <w:p w:rsidR="00555411" w:rsidRDefault="00555411" w:rsidP="002D1D34">
            <w:pPr>
              <w:rPr>
                <w:rFonts w:ascii="Courier" w:hAnsi="Courier"/>
                <w:szCs w:val="21"/>
              </w:rPr>
            </w:pPr>
            <w:r>
              <w:rPr>
                <w:rFonts w:ascii="宋体" w:hAnsi="宋体" w:hint="eastAsia"/>
                <w:szCs w:val="21"/>
              </w:rPr>
              <w:t>应用类型代码</w:t>
            </w:r>
          </w:p>
        </w:tc>
        <w:tc>
          <w:tcPr>
            <w:tcW w:w="656" w:type="dxa"/>
          </w:tcPr>
          <w:p w:rsidR="00555411" w:rsidRDefault="00555411" w:rsidP="002D1D34">
            <w:pPr>
              <w:rPr>
                <w:rFonts w:ascii="宋体" w:hAnsi="宋体"/>
              </w:rPr>
            </w:pPr>
            <w:r>
              <w:rPr>
                <w:rFonts w:ascii="宋体" w:hAnsi="宋体" w:hint="eastAsia"/>
                <w:szCs w:val="21"/>
              </w:rPr>
              <w:t>1</w:t>
            </w:r>
          </w:p>
        </w:tc>
        <w:tc>
          <w:tcPr>
            <w:tcW w:w="695" w:type="dxa"/>
          </w:tcPr>
          <w:p w:rsidR="00555411" w:rsidRDefault="00555411" w:rsidP="002D1D34">
            <w:pPr>
              <w:rPr>
                <w:rFonts w:ascii="宋体" w:hAnsi="宋体"/>
              </w:rPr>
            </w:pPr>
            <w:r>
              <w:rPr>
                <w:rFonts w:ascii="宋体" w:hAnsi="宋体" w:hint="eastAsia"/>
                <w:szCs w:val="21"/>
              </w:rPr>
              <w:t>是</w:t>
            </w:r>
          </w:p>
        </w:tc>
        <w:tc>
          <w:tcPr>
            <w:tcW w:w="2668" w:type="dxa"/>
          </w:tcPr>
          <w:p w:rsidR="00555411" w:rsidRDefault="00555411" w:rsidP="002D1D34">
            <w:pPr>
              <w:rPr>
                <w:rFonts w:ascii="宋体" w:hAnsi="宋体"/>
              </w:rPr>
            </w:pPr>
            <w:r>
              <w:rPr>
                <w:rFonts w:ascii="宋体" w:hAnsi="宋体" w:hint="eastAsia"/>
                <w:szCs w:val="21"/>
              </w:rPr>
              <w:t>1：国税应用 2：地税应用</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0C54F6" w:rsidRDefault="00555411" w:rsidP="002D1D34">
            <w:pPr>
              <w:rPr>
                <w:rFonts w:ascii="宋体" w:hAnsi="宋体"/>
                <w:szCs w:val="21"/>
              </w:rPr>
            </w:pPr>
            <w:r>
              <w:rPr>
                <w:rFonts w:ascii="宋体" w:hAnsi="宋体" w:hint="eastAsia"/>
                <w:szCs w:val="21"/>
              </w:rPr>
              <w:t>kpzdbs</w:t>
            </w:r>
          </w:p>
        </w:tc>
        <w:tc>
          <w:tcPr>
            <w:tcW w:w="2361" w:type="dxa"/>
          </w:tcPr>
          <w:p w:rsidR="00555411" w:rsidRDefault="00555411" w:rsidP="002D1D34">
            <w:pPr>
              <w:rPr>
                <w:rFonts w:ascii="Courier" w:hAnsi="Courier"/>
                <w:szCs w:val="21"/>
              </w:rPr>
            </w:pPr>
            <w:r>
              <w:rPr>
                <w:rFonts w:ascii="宋体" w:hAnsi="宋体" w:hint="eastAsia"/>
                <w:szCs w:val="21"/>
              </w:rPr>
              <w:t>开票终端标识</w:t>
            </w:r>
          </w:p>
        </w:tc>
        <w:tc>
          <w:tcPr>
            <w:tcW w:w="656" w:type="dxa"/>
          </w:tcPr>
          <w:p w:rsidR="00555411" w:rsidRDefault="00555411" w:rsidP="002D1D34">
            <w:pPr>
              <w:rPr>
                <w:rFonts w:ascii="宋体" w:hAnsi="宋体"/>
              </w:rPr>
            </w:pPr>
            <w:r>
              <w:rPr>
                <w:rFonts w:ascii="宋体" w:hAnsi="宋体" w:hint="eastAsia"/>
                <w:szCs w:val="21"/>
              </w:rPr>
              <w:t>30</w:t>
            </w:r>
          </w:p>
        </w:tc>
        <w:tc>
          <w:tcPr>
            <w:tcW w:w="695" w:type="dxa"/>
          </w:tcPr>
          <w:p w:rsidR="00555411" w:rsidRDefault="00555411" w:rsidP="002D1D34">
            <w:pPr>
              <w:rPr>
                <w:rFonts w:ascii="宋体" w:hAnsi="宋体"/>
              </w:rPr>
            </w:pPr>
            <w:r>
              <w:rPr>
                <w:rFonts w:ascii="宋体" w:hAnsi="宋体" w:hint="eastAsia"/>
                <w:szCs w:val="21"/>
              </w:rPr>
              <w:t>是</w:t>
            </w:r>
          </w:p>
        </w:tc>
        <w:tc>
          <w:tcPr>
            <w:tcW w:w="2668" w:type="dxa"/>
          </w:tcPr>
          <w:p w:rsidR="00555411" w:rsidRDefault="00555411" w:rsidP="002D1D34">
            <w:pPr>
              <w:rPr>
                <w:rFonts w:ascii="宋体" w:hAnsi="宋体"/>
              </w:rPr>
            </w:pPr>
            <w:r>
              <w:rPr>
                <w:rFonts w:ascii="宋体" w:hAnsi="宋体" w:hint="eastAsia"/>
                <w:szCs w:val="21"/>
              </w:rPr>
              <w:t>开票终端唯一性标识</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0C54F6" w:rsidRDefault="00555411" w:rsidP="002D1D34">
            <w:pPr>
              <w:rPr>
                <w:rFonts w:ascii="宋体" w:hAnsi="宋体"/>
                <w:szCs w:val="21"/>
              </w:rPr>
            </w:pPr>
            <w:r>
              <w:rPr>
                <w:rFonts w:ascii="宋体" w:hAnsi="宋体" w:hint="eastAsia"/>
                <w:szCs w:val="21"/>
              </w:rPr>
              <w:t>fplxdm</w:t>
            </w:r>
          </w:p>
        </w:tc>
        <w:tc>
          <w:tcPr>
            <w:tcW w:w="2361" w:type="dxa"/>
          </w:tcPr>
          <w:p w:rsidR="00555411" w:rsidRDefault="00555411" w:rsidP="002D1D34">
            <w:pPr>
              <w:rPr>
                <w:rFonts w:ascii="Courier" w:hAnsi="Courier"/>
                <w:szCs w:val="21"/>
              </w:rPr>
            </w:pPr>
            <w:r>
              <w:rPr>
                <w:rFonts w:ascii="宋体" w:hAnsi="宋体" w:hint="eastAsia"/>
              </w:rPr>
              <w:t>发票类型代码</w:t>
            </w:r>
          </w:p>
        </w:tc>
        <w:tc>
          <w:tcPr>
            <w:tcW w:w="656" w:type="dxa"/>
          </w:tcPr>
          <w:p w:rsidR="00555411" w:rsidRDefault="00555411" w:rsidP="002D1D34">
            <w:pPr>
              <w:rPr>
                <w:rFonts w:ascii="宋体" w:hAnsi="宋体"/>
              </w:rPr>
            </w:pPr>
            <w:r>
              <w:rPr>
                <w:rFonts w:ascii="宋体" w:hAnsi="宋体" w:hint="eastAsia"/>
              </w:rPr>
              <w:t>3</w:t>
            </w:r>
          </w:p>
        </w:tc>
        <w:tc>
          <w:tcPr>
            <w:tcW w:w="695" w:type="dxa"/>
          </w:tcPr>
          <w:p w:rsidR="00555411" w:rsidRDefault="00555411" w:rsidP="002D1D34">
            <w:pPr>
              <w:rPr>
                <w:rFonts w:ascii="宋体" w:hAnsi="宋体"/>
              </w:rPr>
            </w:pPr>
            <w:r>
              <w:rPr>
                <w:rFonts w:ascii="宋体" w:hAnsi="宋体" w:hint="eastAsia"/>
              </w:rPr>
              <w:t>是</w:t>
            </w:r>
          </w:p>
        </w:tc>
        <w:tc>
          <w:tcPr>
            <w:tcW w:w="2668" w:type="dxa"/>
          </w:tcPr>
          <w:p w:rsidR="00555411" w:rsidRDefault="00555411" w:rsidP="002D1D34">
            <w:pPr>
              <w:rPr>
                <w:rFonts w:ascii="宋体" w:hAnsi="宋体"/>
              </w:rPr>
            </w:pPr>
            <w:r>
              <w:rPr>
                <w:rFonts w:ascii="宋体" w:hAnsi="宋体" w:hint="eastAsia"/>
              </w:rPr>
              <w:t>固定为“005”</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D1D61" w:rsidRDefault="00555411" w:rsidP="002D1D34">
            <w:pPr>
              <w:rPr>
                <w:rFonts w:ascii="宋体" w:hAnsi="宋体"/>
                <w:sz w:val="24"/>
                <w:szCs w:val="21"/>
              </w:rPr>
            </w:pPr>
            <w:r w:rsidRPr="006814D2">
              <w:rPr>
                <w:rFonts w:ascii="Courier" w:hAnsi="Courier"/>
                <w:szCs w:val="21"/>
              </w:rPr>
              <w:t>fpqqlsh</w:t>
            </w:r>
          </w:p>
        </w:tc>
        <w:tc>
          <w:tcPr>
            <w:tcW w:w="2361" w:type="dxa"/>
          </w:tcPr>
          <w:p w:rsidR="00555411" w:rsidRPr="004D1D61" w:rsidRDefault="00555411" w:rsidP="002D1D34">
            <w:pPr>
              <w:rPr>
                <w:rFonts w:ascii="Courier" w:hAnsi="Courier"/>
                <w:sz w:val="24"/>
                <w:szCs w:val="21"/>
              </w:rPr>
            </w:pPr>
            <w:r>
              <w:rPr>
                <w:rFonts w:ascii="Courier" w:hAnsi="Courier" w:hint="eastAsia"/>
                <w:szCs w:val="21"/>
              </w:rPr>
              <w:t>发票请求流水号</w:t>
            </w:r>
          </w:p>
        </w:tc>
        <w:tc>
          <w:tcPr>
            <w:tcW w:w="656" w:type="dxa"/>
          </w:tcPr>
          <w:p w:rsidR="00555411" w:rsidRPr="004D1D61" w:rsidRDefault="00555411" w:rsidP="002D1D34">
            <w:pPr>
              <w:rPr>
                <w:rFonts w:ascii="宋体" w:hAnsi="宋体"/>
                <w:sz w:val="24"/>
              </w:rPr>
            </w:pPr>
            <w:r>
              <w:rPr>
                <w:rFonts w:ascii="宋体" w:hAnsi="宋体" w:hint="eastAsia"/>
                <w:sz w:val="24"/>
              </w:rPr>
              <w:t>100</w:t>
            </w:r>
          </w:p>
        </w:tc>
        <w:tc>
          <w:tcPr>
            <w:tcW w:w="695" w:type="dxa"/>
          </w:tcPr>
          <w:p w:rsidR="00555411" w:rsidRPr="004D1D61" w:rsidRDefault="00555411" w:rsidP="002D1D34">
            <w:pPr>
              <w:rPr>
                <w:rFonts w:ascii="宋体" w:hAnsi="宋体"/>
                <w:sz w:val="24"/>
                <w:szCs w:val="21"/>
              </w:rPr>
            </w:pPr>
            <w:r>
              <w:rPr>
                <w:rFonts w:ascii="宋体" w:hAnsi="宋体" w:hint="eastAsia"/>
                <w:sz w:val="24"/>
                <w:szCs w:val="21"/>
              </w:rPr>
              <w:t>是</w:t>
            </w:r>
          </w:p>
        </w:tc>
        <w:tc>
          <w:tcPr>
            <w:tcW w:w="2668" w:type="dxa"/>
          </w:tcPr>
          <w:p w:rsidR="00555411" w:rsidRPr="004D1D61" w:rsidRDefault="00555411" w:rsidP="002D1D34">
            <w:pPr>
              <w:rPr>
                <w:rFonts w:ascii="宋体" w:hAnsi="宋体"/>
                <w:sz w:val="24"/>
              </w:rPr>
            </w:pPr>
            <w:r>
              <w:rPr>
                <w:rFonts w:ascii="宋体" w:hAnsi="宋体" w:hint="eastAsia"/>
                <w:sz w:val="24"/>
              </w:rPr>
              <w:t>一张发票唯一标识,税控服务器校验重复开票的依据，如果相同的请求流水号重复请求，可以根据</w:t>
            </w:r>
            <w:r w:rsidRPr="00AF69EB">
              <w:rPr>
                <w:rFonts w:ascii="宋体" w:hAnsi="宋体"/>
                <w:sz w:val="24"/>
                <w:szCs w:val="24"/>
              </w:rPr>
              <w:t>sys.properties</w:t>
            </w:r>
            <w:r>
              <w:rPr>
                <w:rFonts w:ascii="宋体" w:hAnsi="宋体" w:hint="eastAsia"/>
                <w:sz w:val="24"/>
                <w:szCs w:val="24"/>
              </w:rPr>
              <w:t xml:space="preserve"> 中的isall配置是否返回原发票的全票面。</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0C54F6" w:rsidRDefault="00555411" w:rsidP="002D1D34">
            <w:pPr>
              <w:rPr>
                <w:rFonts w:ascii="宋体" w:hAnsi="宋体"/>
                <w:szCs w:val="21"/>
              </w:rPr>
            </w:pPr>
            <w:r>
              <w:rPr>
                <w:rFonts w:ascii="宋体" w:hAnsi="宋体" w:hint="eastAsia"/>
                <w:szCs w:val="21"/>
              </w:rPr>
              <w:t>kplx</w:t>
            </w:r>
          </w:p>
        </w:tc>
        <w:tc>
          <w:tcPr>
            <w:tcW w:w="2361" w:type="dxa"/>
          </w:tcPr>
          <w:p w:rsidR="00555411" w:rsidRDefault="00555411" w:rsidP="002D1D34">
            <w:pPr>
              <w:rPr>
                <w:rFonts w:ascii="Courier" w:hAnsi="Courier"/>
                <w:szCs w:val="21"/>
              </w:rPr>
            </w:pPr>
            <w:r>
              <w:rPr>
                <w:rFonts w:ascii="Courier" w:hAnsi="Courier" w:hint="eastAsia"/>
                <w:szCs w:val="21"/>
              </w:rPr>
              <w:t>开票类型</w:t>
            </w:r>
          </w:p>
        </w:tc>
        <w:tc>
          <w:tcPr>
            <w:tcW w:w="656" w:type="dxa"/>
          </w:tcPr>
          <w:p w:rsidR="00555411" w:rsidRDefault="00555411" w:rsidP="002D1D34">
            <w:pPr>
              <w:rPr>
                <w:rFonts w:ascii="宋体" w:hAnsi="宋体"/>
              </w:rPr>
            </w:pPr>
            <w:r>
              <w:rPr>
                <w:rFonts w:ascii="宋体" w:hAnsi="宋体" w:hint="eastAsia"/>
              </w:rPr>
              <w:t>1</w:t>
            </w:r>
          </w:p>
        </w:tc>
        <w:tc>
          <w:tcPr>
            <w:tcW w:w="695" w:type="dxa"/>
          </w:tcPr>
          <w:p w:rsidR="00555411" w:rsidRDefault="00555411" w:rsidP="002D1D34">
            <w:pPr>
              <w:rPr>
                <w:rFonts w:ascii="宋体" w:hAnsi="宋体"/>
              </w:rPr>
            </w:pPr>
            <w:r>
              <w:rPr>
                <w:rFonts w:ascii="宋体" w:hAnsi="宋体" w:hint="eastAsia"/>
                <w:szCs w:val="21"/>
              </w:rPr>
              <w:t>是</w:t>
            </w:r>
          </w:p>
        </w:tc>
        <w:tc>
          <w:tcPr>
            <w:tcW w:w="2668" w:type="dxa"/>
          </w:tcPr>
          <w:p w:rsidR="00555411" w:rsidRDefault="00555411" w:rsidP="002D1D34">
            <w:pPr>
              <w:rPr>
                <w:rFonts w:ascii="宋体" w:hAnsi="宋体"/>
              </w:rPr>
            </w:pPr>
            <w:r>
              <w:rPr>
                <w:rFonts w:ascii="宋体" w:hAnsi="宋体" w:hint="eastAsia"/>
              </w:rPr>
              <w:t>0：正数票开具</w:t>
            </w:r>
          </w:p>
          <w:p w:rsidR="00555411" w:rsidRDefault="00555411" w:rsidP="002D1D34">
            <w:pPr>
              <w:rPr>
                <w:rFonts w:ascii="宋体" w:hAnsi="宋体"/>
              </w:rPr>
            </w:pPr>
            <w:r>
              <w:rPr>
                <w:rFonts w:ascii="宋体" w:hAnsi="宋体" w:hint="eastAsia"/>
              </w:rPr>
              <w:t>1：负数票开具</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Default="00555411" w:rsidP="002D1D34">
            <w:pPr>
              <w:rPr>
                <w:rFonts w:ascii="宋体" w:hAnsi="宋体"/>
                <w:szCs w:val="21"/>
              </w:rPr>
            </w:pPr>
            <w:r>
              <w:rPr>
                <w:rFonts w:ascii="宋体" w:hAnsi="宋体" w:hint="eastAsia"/>
                <w:color w:val="000000"/>
                <w:szCs w:val="21"/>
              </w:rPr>
              <w:t>xhdw</w:t>
            </w:r>
            <w:r w:rsidRPr="00CD6C93">
              <w:rPr>
                <w:rFonts w:ascii="宋体" w:hAnsi="宋体" w:hint="eastAsia"/>
                <w:color w:val="000000"/>
                <w:szCs w:val="21"/>
              </w:rPr>
              <w:t>sbh</w:t>
            </w:r>
          </w:p>
        </w:tc>
        <w:tc>
          <w:tcPr>
            <w:tcW w:w="2361" w:type="dxa"/>
          </w:tcPr>
          <w:p w:rsidR="00555411" w:rsidRDefault="00555411" w:rsidP="002D1D34">
            <w:pPr>
              <w:rPr>
                <w:rFonts w:ascii="Courier" w:hAnsi="Courier"/>
                <w:szCs w:val="21"/>
              </w:rPr>
            </w:pPr>
            <w:r>
              <w:rPr>
                <w:rFonts w:ascii="宋体" w:hAnsi="宋体" w:hint="eastAsia"/>
                <w:color w:val="000000"/>
                <w:szCs w:val="21"/>
              </w:rPr>
              <w:t>销货单位</w:t>
            </w:r>
            <w:r w:rsidRPr="00CD6C93">
              <w:rPr>
                <w:rFonts w:ascii="宋体" w:hAnsi="宋体" w:hint="eastAsia"/>
                <w:color w:val="000000"/>
                <w:szCs w:val="21"/>
              </w:rPr>
              <w:t>识别号</w:t>
            </w:r>
          </w:p>
        </w:tc>
        <w:tc>
          <w:tcPr>
            <w:tcW w:w="656" w:type="dxa"/>
          </w:tcPr>
          <w:p w:rsidR="00555411" w:rsidRDefault="00555411" w:rsidP="002D1D34">
            <w:pPr>
              <w:rPr>
                <w:rFonts w:ascii="宋体" w:hAnsi="宋体"/>
              </w:rPr>
            </w:pPr>
            <w:r w:rsidRPr="00CD6C93">
              <w:rPr>
                <w:rFonts w:ascii="宋体" w:hAnsi="宋体" w:hint="eastAsia"/>
                <w:color w:val="000000"/>
                <w:szCs w:val="21"/>
              </w:rPr>
              <w:t>20</w:t>
            </w:r>
          </w:p>
        </w:tc>
        <w:tc>
          <w:tcPr>
            <w:tcW w:w="695" w:type="dxa"/>
          </w:tcPr>
          <w:p w:rsidR="00555411" w:rsidRDefault="00555411" w:rsidP="002D1D34">
            <w:pPr>
              <w:rPr>
                <w:rFonts w:ascii="宋体" w:hAnsi="宋体"/>
                <w:szCs w:val="21"/>
              </w:rPr>
            </w:pPr>
            <w:r w:rsidRPr="00CD6C93">
              <w:rPr>
                <w:rFonts w:ascii="宋体" w:hAnsi="宋体" w:hint="eastAsia"/>
                <w:color w:val="000000"/>
                <w:szCs w:val="21"/>
              </w:rPr>
              <w:t>是</w:t>
            </w:r>
          </w:p>
        </w:tc>
        <w:tc>
          <w:tcPr>
            <w:tcW w:w="2668" w:type="dxa"/>
          </w:tcPr>
          <w:p w:rsidR="00555411" w:rsidRDefault="00555411" w:rsidP="002D1D34">
            <w:pPr>
              <w:rPr>
                <w:rFonts w:ascii="宋体" w:hAnsi="宋体"/>
              </w:rPr>
            </w:pPr>
            <w:r>
              <w:rPr>
                <w:rFonts w:ascii="宋体" w:hAnsi="宋体" w:cs="宋体" w:hint="eastAsia"/>
                <w:color w:val="000000"/>
                <w:szCs w:val="21"/>
              </w:rPr>
              <w:t>与税控服务器保持一致</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Default="00555411" w:rsidP="002D1D34">
            <w:pPr>
              <w:rPr>
                <w:rFonts w:ascii="宋体" w:hAnsi="宋体"/>
                <w:szCs w:val="21"/>
              </w:rPr>
            </w:pPr>
            <w:r>
              <w:rPr>
                <w:rFonts w:ascii="宋体" w:hAnsi="宋体" w:hint="eastAsia"/>
                <w:color w:val="000000"/>
                <w:szCs w:val="21"/>
              </w:rPr>
              <w:t>xhdw</w:t>
            </w:r>
            <w:r w:rsidRPr="00CD6C93">
              <w:rPr>
                <w:rFonts w:ascii="宋体" w:hAnsi="宋体" w:hint="eastAsia"/>
                <w:color w:val="000000"/>
                <w:szCs w:val="21"/>
              </w:rPr>
              <w:t>mc</w:t>
            </w:r>
          </w:p>
        </w:tc>
        <w:tc>
          <w:tcPr>
            <w:tcW w:w="2361" w:type="dxa"/>
          </w:tcPr>
          <w:p w:rsidR="00555411" w:rsidRDefault="00555411" w:rsidP="002D1D34">
            <w:pPr>
              <w:rPr>
                <w:rFonts w:ascii="Courier" w:hAnsi="Courier"/>
                <w:szCs w:val="21"/>
              </w:rPr>
            </w:pPr>
            <w:r>
              <w:rPr>
                <w:rFonts w:ascii="宋体" w:hAnsi="宋体" w:hint="eastAsia"/>
                <w:color w:val="000000"/>
                <w:szCs w:val="21"/>
              </w:rPr>
              <w:t>销货单位</w:t>
            </w:r>
            <w:r w:rsidRPr="00CD6C93">
              <w:rPr>
                <w:rFonts w:ascii="宋体" w:hAnsi="宋体" w:hint="eastAsia"/>
                <w:color w:val="000000"/>
                <w:szCs w:val="21"/>
              </w:rPr>
              <w:t>名称</w:t>
            </w:r>
          </w:p>
        </w:tc>
        <w:tc>
          <w:tcPr>
            <w:tcW w:w="656" w:type="dxa"/>
          </w:tcPr>
          <w:p w:rsidR="00555411" w:rsidRDefault="00555411" w:rsidP="002D1D34">
            <w:pPr>
              <w:rPr>
                <w:rFonts w:ascii="宋体" w:hAnsi="宋体"/>
              </w:rPr>
            </w:pPr>
            <w:r>
              <w:rPr>
                <w:rFonts w:ascii="宋体" w:hAnsi="宋体" w:hint="eastAsia"/>
                <w:color w:val="000000"/>
                <w:szCs w:val="21"/>
              </w:rPr>
              <w:t>100</w:t>
            </w:r>
          </w:p>
        </w:tc>
        <w:tc>
          <w:tcPr>
            <w:tcW w:w="695" w:type="dxa"/>
          </w:tcPr>
          <w:p w:rsidR="00555411" w:rsidRDefault="00555411" w:rsidP="002D1D34">
            <w:pPr>
              <w:rPr>
                <w:rFonts w:ascii="宋体" w:hAnsi="宋体"/>
                <w:szCs w:val="21"/>
              </w:rPr>
            </w:pPr>
            <w:r w:rsidRPr="00CD6C93">
              <w:rPr>
                <w:rFonts w:ascii="宋体" w:hAnsi="宋体" w:hint="eastAsia"/>
                <w:color w:val="000000"/>
                <w:szCs w:val="21"/>
              </w:rPr>
              <w:t>是</w:t>
            </w:r>
          </w:p>
        </w:tc>
        <w:tc>
          <w:tcPr>
            <w:tcW w:w="2668" w:type="dxa"/>
          </w:tcPr>
          <w:p w:rsidR="00555411" w:rsidRDefault="00555411" w:rsidP="002D1D34">
            <w:pPr>
              <w:rPr>
                <w:rFonts w:ascii="宋体" w:hAnsi="宋体"/>
              </w:rPr>
            </w:pPr>
            <w:r>
              <w:rPr>
                <w:rFonts w:ascii="宋体" w:hAnsi="宋体" w:cs="宋体" w:hint="eastAsia"/>
                <w:color w:val="000000"/>
                <w:szCs w:val="21"/>
              </w:rPr>
              <w:t>与税控服务器保持一致</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Pr>
                <w:rFonts w:ascii="宋体" w:hAnsi="宋体" w:hint="eastAsia"/>
                <w:szCs w:val="21"/>
              </w:rPr>
              <w:t>ghfmc</w:t>
            </w:r>
          </w:p>
        </w:tc>
        <w:tc>
          <w:tcPr>
            <w:tcW w:w="2361" w:type="dxa"/>
          </w:tcPr>
          <w:p w:rsidR="00555411" w:rsidRPr="00412C64" w:rsidRDefault="00555411" w:rsidP="002D1D34">
            <w:pPr>
              <w:rPr>
                <w:rFonts w:ascii="宋体" w:hAnsi="宋体"/>
                <w:szCs w:val="21"/>
              </w:rPr>
            </w:pPr>
            <w:r w:rsidRPr="00412C64">
              <w:rPr>
                <w:rFonts w:ascii="宋体" w:hAnsi="宋体" w:hint="eastAsia"/>
                <w:szCs w:val="21"/>
              </w:rPr>
              <w:t>购</w:t>
            </w:r>
            <w:r>
              <w:rPr>
                <w:rFonts w:ascii="宋体" w:hAnsi="宋体" w:hint="eastAsia"/>
                <w:szCs w:val="21"/>
              </w:rPr>
              <w:t>买方名称</w:t>
            </w:r>
          </w:p>
        </w:tc>
        <w:tc>
          <w:tcPr>
            <w:tcW w:w="656" w:type="dxa"/>
          </w:tcPr>
          <w:p w:rsidR="00555411" w:rsidRPr="008E1477" w:rsidRDefault="00555411" w:rsidP="002D1D34">
            <w:pPr>
              <w:rPr>
                <w:rFonts w:ascii="宋体" w:hAnsi="宋体"/>
              </w:rPr>
            </w:pPr>
            <w:r>
              <w:rPr>
                <w:rFonts w:ascii="宋体" w:hAnsi="宋体" w:hint="eastAsia"/>
              </w:rPr>
              <w:t>80</w:t>
            </w:r>
          </w:p>
        </w:tc>
        <w:tc>
          <w:tcPr>
            <w:tcW w:w="695" w:type="dxa"/>
          </w:tcPr>
          <w:p w:rsidR="00555411" w:rsidRPr="008E1477" w:rsidRDefault="00555411" w:rsidP="002D1D34">
            <w:pPr>
              <w:rPr>
                <w:rFonts w:ascii="宋体" w:hAnsi="宋体"/>
              </w:rPr>
            </w:pPr>
            <w:r w:rsidRPr="008E1477">
              <w:rPr>
                <w:rFonts w:ascii="宋体" w:hAnsi="宋体" w:hint="eastAsia"/>
              </w:rPr>
              <w:t>是</w:t>
            </w:r>
          </w:p>
        </w:tc>
        <w:tc>
          <w:tcPr>
            <w:tcW w:w="2668" w:type="dxa"/>
          </w:tcPr>
          <w:p w:rsidR="00555411" w:rsidRPr="008E1477" w:rsidRDefault="00555411" w:rsidP="002D1D34">
            <w:pPr>
              <w:rPr>
                <w:rFonts w:ascii="宋体" w:hAnsi="宋体"/>
              </w:rPr>
            </w:pP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sfzhm</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身份证号码/组织机构代码</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22</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是</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Pr>
                <w:rFonts w:ascii="宋体" w:hAnsi="宋体" w:hint="eastAsia"/>
                <w:szCs w:val="21"/>
              </w:rPr>
              <w:t>ghfsbh</w:t>
            </w:r>
          </w:p>
        </w:tc>
        <w:tc>
          <w:tcPr>
            <w:tcW w:w="2361" w:type="dxa"/>
          </w:tcPr>
          <w:p w:rsidR="00555411" w:rsidRPr="00412C64" w:rsidRDefault="00555411" w:rsidP="002D1D34">
            <w:pPr>
              <w:rPr>
                <w:rFonts w:ascii="宋体" w:hAnsi="宋体"/>
              </w:rPr>
            </w:pPr>
            <w:r>
              <w:rPr>
                <w:rFonts w:ascii="宋体" w:hAnsi="宋体" w:hint="eastAsia"/>
              </w:rPr>
              <w:t>购买方识别号</w:t>
            </w:r>
          </w:p>
        </w:tc>
        <w:tc>
          <w:tcPr>
            <w:tcW w:w="656" w:type="dxa"/>
          </w:tcPr>
          <w:p w:rsidR="00555411" w:rsidRPr="008E1477" w:rsidRDefault="00555411" w:rsidP="002D1D34">
            <w:pPr>
              <w:rPr>
                <w:rFonts w:ascii="宋体" w:hAnsi="宋体"/>
              </w:rPr>
            </w:pPr>
            <w:r w:rsidRPr="008E1477">
              <w:rPr>
                <w:rFonts w:ascii="宋体" w:hAnsi="宋体" w:hint="eastAsia"/>
              </w:rPr>
              <w:t>20</w:t>
            </w:r>
          </w:p>
        </w:tc>
        <w:tc>
          <w:tcPr>
            <w:tcW w:w="695" w:type="dxa"/>
          </w:tcPr>
          <w:p w:rsidR="00555411" w:rsidRPr="008E1477" w:rsidRDefault="00555411" w:rsidP="002D1D34">
            <w:pPr>
              <w:rPr>
                <w:rFonts w:ascii="宋体" w:hAnsi="宋体"/>
              </w:rPr>
            </w:pPr>
            <w:r>
              <w:rPr>
                <w:rFonts w:ascii="宋体" w:hAnsi="宋体" w:hint="eastAsia"/>
              </w:rPr>
              <w:t>否</w:t>
            </w:r>
          </w:p>
        </w:tc>
        <w:tc>
          <w:tcPr>
            <w:tcW w:w="2668" w:type="dxa"/>
          </w:tcPr>
          <w:p w:rsidR="00555411" w:rsidRPr="008E1477" w:rsidRDefault="00555411" w:rsidP="002D1D34">
            <w:pPr>
              <w:rPr>
                <w:rFonts w:ascii="宋体" w:hAnsi="宋体"/>
              </w:rPr>
            </w:pP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scqymc</w:t>
            </w:r>
          </w:p>
        </w:tc>
        <w:tc>
          <w:tcPr>
            <w:tcW w:w="2361" w:type="dxa"/>
          </w:tcPr>
          <w:p w:rsidR="00555411" w:rsidRPr="00412C64" w:rsidRDefault="00555411" w:rsidP="002D1D34">
            <w:pPr>
              <w:rPr>
                <w:rFonts w:ascii="宋体" w:hAnsi="宋体"/>
              </w:rPr>
            </w:pPr>
            <w:r w:rsidRPr="00412C64">
              <w:rPr>
                <w:rFonts w:ascii="宋体" w:hAnsi="宋体" w:hint="eastAsia"/>
              </w:rPr>
              <w:t>生</w:t>
            </w:r>
            <w:r>
              <w:rPr>
                <w:rFonts w:ascii="宋体" w:hAnsi="宋体" w:hint="eastAsia"/>
              </w:rPr>
              <w:t>产</w:t>
            </w:r>
            <w:r w:rsidRPr="00412C64">
              <w:rPr>
                <w:rFonts w:ascii="宋体" w:hAnsi="宋体" w:hint="eastAsia"/>
              </w:rPr>
              <w:t>企业名称</w:t>
            </w:r>
          </w:p>
        </w:tc>
        <w:tc>
          <w:tcPr>
            <w:tcW w:w="656" w:type="dxa"/>
          </w:tcPr>
          <w:p w:rsidR="00555411" w:rsidRPr="008E1477" w:rsidRDefault="00555411" w:rsidP="002D1D34">
            <w:pPr>
              <w:rPr>
                <w:rFonts w:ascii="宋体" w:hAnsi="宋体"/>
              </w:rPr>
            </w:pPr>
            <w:r w:rsidRPr="008E1477">
              <w:rPr>
                <w:rFonts w:ascii="宋体" w:hAnsi="宋体" w:hint="eastAsia"/>
              </w:rPr>
              <w:t>80</w:t>
            </w:r>
          </w:p>
        </w:tc>
        <w:tc>
          <w:tcPr>
            <w:tcW w:w="695" w:type="dxa"/>
          </w:tcPr>
          <w:p w:rsidR="00555411" w:rsidRPr="008E1477" w:rsidRDefault="00555411" w:rsidP="002D1D34">
            <w:pPr>
              <w:rPr>
                <w:rFonts w:ascii="宋体" w:hAnsi="宋体"/>
              </w:rPr>
            </w:pPr>
            <w:r>
              <w:rPr>
                <w:rFonts w:ascii="宋体" w:hAnsi="宋体" w:hint="eastAsia"/>
              </w:rPr>
              <w:t>是</w:t>
            </w:r>
          </w:p>
        </w:tc>
        <w:tc>
          <w:tcPr>
            <w:tcW w:w="2668" w:type="dxa"/>
          </w:tcPr>
          <w:p w:rsidR="00555411" w:rsidRPr="008E1477" w:rsidRDefault="00555411" w:rsidP="002D1D34">
            <w:pPr>
              <w:rPr>
                <w:rFonts w:ascii="宋体" w:hAnsi="宋体"/>
              </w:rPr>
            </w:pP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cllx</w:t>
            </w:r>
          </w:p>
        </w:tc>
        <w:tc>
          <w:tcPr>
            <w:tcW w:w="2361" w:type="dxa"/>
          </w:tcPr>
          <w:p w:rsidR="00555411" w:rsidRPr="00412C64" w:rsidRDefault="00555411" w:rsidP="002D1D34">
            <w:pPr>
              <w:rPr>
                <w:rFonts w:ascii="宋体" w:hAnsi="宋体"/>
              </w:rPr>
            </w:pPr>
            <w:r w:rsidRPr="00412C64">
              <w:rPr>
                <w:rFonts w:ascii="宋体" w:hAnsi="宋体" w:hint="eastAsia"/>
              </w:rPr>
              <w:t>车辆类型</w:t>
            </w:r>
          </w:p>
        </w:tc>
        <w:tc>
          <w:tcPr>
            <w:tcW w:w="656" w:type="dxa"/>
          </w:tcPr>
          <w:p w:rsidR="00555411" w:rsidRPr="008E1477" w:rsidRDefault="00555411" w:rsidP="002D1D34">
            <w:pPr>
              <w:rPr>
                <w:rFonts w:ascii="宋体" w:hAnsi="宋体"/>
              </w:rPr>
            </w:pPr>
            <w:r w:rsidRPr="008E1477">
              <w:rPr>
                <w:rFonts w:ascii="宋体" w:hAnsi="宋体" w:hint="eastAsia"/>
              </w:rPr>
              <w:t>40</w:t>
            </w:r>
          </w:p>
        </w:tc>
        <w:tc>
          <w:tcPr>
            <w:tcW w:w="695" w:type="dxa"/>
          </w:tcPr>
          <w:p w:rsidR="00555411" w:rsidRPr="008E1477" w:rsidRDefault="00555411" w:rsidP="002D1D34">
            <w:pPr>
              <w:rPr>
                <w:rFonts w:ascii="宋体" w:hAnsi="宋体"/>
              </w:rPr>
            </w:pPr>
            <w:r>
              <w:rPr>
                <w:rFonts w:ascii="宋体" w:hAnsi="宋体" w:hint="eastAsia"/>
              </w:rPr>
              <w:t>是</w:t>
            </w:r>
          </w:p>
        </w:tc>
        <w:tc>
          <w:tcPr>
            <w:tcW w:w="2668" w:type="dxa"/>
          </w:tcPr>
          <w:p w:rsidR="00555411" w:rsidRPr="008E1477" w:rsidRDefault="00555411" w:rsidP="002D1D34">
            <w:pPr>
              <w:rPr>
                <w:rFonts w:ascii="宋体" w:hAnsi="宋体"/>
              </w:rPr>
            </w:pPr>
            <w:r>
              <w:rPr>
                <w:rFonts w:ascii="宋体" w:hAnsi="宋体" w:hint="eastAsia"/>
              </w:rPr>
              <w:t>与商品编码中商品名称对应</w:t>
            </w: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cpxh</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厂牌型号</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60</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是</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 xml:space="preserve">cd </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产地</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32</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是</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hgzh</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合格证号</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50</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否</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jkzmsh</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进口证明书号</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36</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否</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sjdh</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商检单号</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32</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否</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fdjh</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发动机号</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60</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否</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cjhm</w:t>
            </w:r>
          </w:p>
        </w:tc>
        <w:tc>
          <w:tcPr>
            <w:tcW w:w="2361" w:type="dxa"/>
          </w:tcPr>
          <w:p w:rsidR="00555411" w:rsidRPr="00412C64" w:rsidRDefault="00555411" w:rsidP="002D1D34">
            <w:pPr>
              <w:rPr>
                <w:rFonts w:ascii="宋体" w:hAnsi="宋体"/>
              </w:rPr>
            </w:pPr>
            <w:r w:rsidRPr="00412C64">
              <w:rPr>
                <w:rFonts w:ascii="宋体" w:hAnsi="宋体" w:hint="eastAsia"/>
              </w:rPr>
              <w:t>车架号码/车辆识别代号</w:t>
            </w:r>
          </w:p>
        </w:tc>
        <w:tc>
          <w:tcPr>
            <w:tcW w:w="656" w:type="dxa"/>
          </w:tcPr>
          <w:p w:rsidR="00555411" w:rsidRPr="00412C64" w:rsidRDefault="00555411" w:rsidP="002D1D34">
            <w:pPr>
              <w:rPr>
                <w:rFonts w:ascii="宋体" w:hAnsi="宋体"/>
              </w:rPr>
            </w:pPr>
            <w:r>
              <w:rPr>
                <w:rFonts w:ascii="宋体" w:hAnsi="宋体" w:hint="eastAsia"/>
              </w:rPr>
              <w:t>23</w:t>
            </w:r>
          </w:p>
        </w:tc>
        <w:tc>
          <w:tcPr>
            <w:tcW w:w="695" w:type="dxa"/>
          </w:tcPr>
          <w:p w:rsidR="00555411" w:rsidRPr="00412C64" w:rsidRDefault="00555411" w:rsidP="002D1D34">
            <w:pPr>
              <w:rPr>
                <w:rFonts w:ascii="宋体" w:hAnsi="宋体"/>
              </w:rPr>
            </w:pPr>
            <w:r w:rsidRPr="00412C64">
              <w:rPr>
                <w:rFonts w:ascii="宋体" w:hAnsi="宋体" w:hint="eastAsia"/>
              </w:rPr>
              <w:t>是</w:t>
            </w:r>
          </w:p>
        </w:tc>
        <w:tc>
          <w:tcPr>
            <w:tcW w:w="2668" w:type="dxa"/>
          </w:tcPr>
          <w:p w:rsidR="00555411" w:rsidRPr="00412C64" w:rsidRDefault="00555411" w:rsidP="002D1D34">
            <w:pPr>
              <w:rPr>
                <w:rFonts w:ascii="宋体" w:hAnsi="宋体"/>
              </w:rPr>
            </w:pPr>
            <w:r w:rsidRPr="00823A92">
              <w:rPr>
                <w:rFonts w:ascii="宋体" w:hAnsi="宋体" w:hint="eastAsia"/>
              </w:rPr>
              <w:t>数字</w:t>
            </w:r>
            <w:r w:rsidRPr="00823A92">
              <w:rPr>
                <w:rFonts w:ascii="宋体" w:hAnsi="宋体"/>
              </w:rPr>
              <w:t xml:space="preserve"> </w:t>
            </w:r>
            <w:r w:rsidRPr="00823A92">
              <w:rPr>
                <w:rFonts w:ascii="宋体" w:hAnsi="宋体" w:hint="eastAsia"/>
              </w:rPr>
              <w:t>字母</w:t>
            </w:r>
            <w:r w:rsidRPr="00823A92">
              <w:rPr>
                <w:rFonts w:ascii="宋体" w:hAnsi="宋体"/>
              </w:rPr>
              <w:t xml:space="preserve"> </w:t>
            </w:r>
            <w:r w:rsidRPr="00823A92">
              <w:rPr>
                <w:rFonts w:ascii="宋体" w:hAnsi="宋体" w:hint="eastAsia"/>
              </w:rPr>
              <w:t>星号</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Pr>
                <w:rFonts w:ascii="宋体" w:hAnsi="宋体" w:hint="eastAsia"/>
                <w:szCs w:val="21"/>
              </w:rPr>
              <w:t>jshj</w:t>
            </w:r>
          </w:p>
        </w:tc>
        <w:tc>
          <w:tcPr>
            <w:tcW w:w="2361" w:type="dxa"/>
          </w:tcPr>
          <w:p w:rsidR="00555411" w:rsidRPr="00412C64" w:rsidRDefault="00555411" w:rsidP="002D1D34">
            <w:pPr>
              <w:rPr>
                <w:rFonts w:ascii="宋体" w:hAnsi="宋体"/>
              </w:rPr>
            </w:pPr>
            <w:r w:rsidRPr="00412C64">
              <w:rPr>
                <w:rFonts w:ascii="宋体" w:hAnsi="宋体" w:hint="eastAsia"/>
                <w:szCs w:val="21"/>
              </w:rPr>
              <w:t>价税合计</w:t>
            </w:r>
          </w:p>
        </w:tc>
        <w:tc>
          <w:tcPr>
            <w:tcW w:w="656" w:type="dxa"/>
          </w:tcPr>
          <w:p w:rsidR="00555411" w:rsidRPr="00412C64" w:rsidRDefault="00555411" w:rsidP="002D1D34">
            <w:pPr>
              <w:rPr>
                <w:rFonts w:ascii="宋体" w:hAnsi="宋体"/>
              </w:rPr>
            </w:pPr>
            <w:r>
              <w:rPr>
                <w:rFonts w:ascii="宋体" w:hAnsi="宋体" w:hint="eastAsia"/>
              </w:rPr>
              <w:t>13</w:t>
            </w:r>
            <w:r w:rsidR="003F0484">
              <w:rPr>
                <w:rFonts w:ascii="宋体" w:hAnsi="宋体" w:hint="eastAsia"/>
              </w:rPr>
              <w:t>/14</w:t>
            </w:r>
          </w:p>
        </w:tc>
        <w:tc>
          <w:tcPr>
            <w:tcW w:w="695" w:type="dxa"/>
          </w:tcPr>
          <w:p w:rsidR="00555411" w:rsidRPr="00412C64" w:rsidRDefault="00555411" w:rsidP="002D1D34">
            <w:pPr>
              <w:rPr>
                <w:rFonts w:ascii="宋体" w:hAnsi="宋体"/>
              </w:rPr>
            </w:pPr>
            <w:r w:rsidRPr="00412C64">
              <w:rPr>
                <w:rFonts w:ascii="宋体" w:hAnsi="宋体" w:hint="eastAsia"/>
              </w:rPr>
              <w:t>是</w:t>
            </w:r>
          </w:p>
        </w:tc>
        <w:tc>
          <w:tcPr>
            <w:tcW w:w="2668" w:type="dxa"/>
          </w:tcPr>
          <w:p w:rsidR="00555411" w:rsidRDefault="00555411" w:rsidP="002D1D34">
            <w:pPr>
              <w:rPr>
                <w:rFonts w:ascii="宋体" w:hAnsi="宋体"/>
              </w:rPr>
            </w:pPr>
            <w:r w:rsidRPr="00412C64">
              <w:rPr>
                <w:rFonts w:ascii="宋体" w:hAnsi="宋体" w:hint="eastAsia"/>
              </w:rPr>
              <w:t>单位：元</w:t>
            </w:r>
            <w:r>
              <w:rPr>
                <w:rFonts w:ascii="宋体" w:hAnsi="宋体" w:hint="eastAsia"/>
              </w:rPr>
              <w:t>（两位小数）</w:t>
            </w:r>
          </w:p>
          <w:p w:rsidR="003F0484" w:rsidRPr="00412C64" w:rsidRDefault="003F0484" w:rsidP="002D1D34">
            <w:pPr>
              <w:rPr>
                <w:rFonts w:ascii="宋体" w:hAnsi="宋体"/>
              </w:rPr>
            </w:pPr>
            <w:r>
              <w:rPr>
                <w:rFonts w:ascii="宋体" w:hAnsi="宋体" w:hint="eastAsia"/>
              </w:rPr>
              <w:t>正票：13位；负票：14位</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dh</w:t>
            </w:r>
          </w:p>
        </w:tc>
        <w:tc>
          <w:tcPr>
            <w:tcW w:w="2361" w:type="dxa"/>
          </w:tcPr>
          <w:p w:rsidR="00555411" w:rsidRPr="00412C64" w:rsidRDefault="00555411" w:rsidP="002D1D34">
            <w:pPr>
              <w:rPr>
                <w:rFonts w:ascii="宋体" w:hAnsi="宋体"/>
              </w:rPr>
            </w:pPr>
            <w:r w:rsidRPr="00412C64">
              <w:rPr>
                <w:rFonts w:ascii="宋体" w:hAnsi="宋体" w:hint="eastAsia"/>
              </w:rPr>
              <w:t>电话</w:t>
            </w:r>
          </w:p>
        </w:tc>
        <w:tc>
          <w:tcPr>
            <w:tcW w:w="656" w:type="dxa"/>
          </w:tcPr>
          <w:p w:rsidR="00555411" w:rsidRPr="00412C64" w:rsidRDefault="00555411" w:rsidP="002D1D34">
            <w:pPr>
              <w:rPr>
                <w:rFonts w:ascii="宋体" w:hAnsi="宋体"/>
              </w:rPr>
            </w:pPr>
            <w:r>
              <w:rPr>
                <w:rFonts w:ascii="宋体" w:hAnsi="宋体" w:hint="eastAsia"/>
              </w:rPr>
              <w:t>40</w:t>
            </w:r>
          </w:p>
        </w:tc>
        <w:tc>
          <w:tcPr>
            <w:tcW w:w="695" w:type="dxa"/>
          </w:tcPr>
          <w:p w:rsidR="00555411" w:rsidRPr="00412C64" w:rsidRDefault="00555411" w:rsidP="002D1D34">
            <w:pPr>
              <w:rPr>
                <w:rFonts w:ascii="宋体" w:hAnsi="宋体"/>
              </w:rPr>
            </w:pPr>
            <w:r w:rsidRPr="00412C64">
              <w:rPr>
                <w:rFonts w:ascii="宋体" w:hAnsi="宋体" w:hint="eastAsia"/>
              </w:rPr>
              <w:t>否</w:t>
            </w:r>
          </w:p>
        </w:tc>
        <w:tc>
          <w:tcPr>
            <w:tcW w:w="2668" w:type="dxa"/>
          </w:tcPr>
          <w:p w:rsidR="00555411" w:rsidRPr="00412C64" w:rsidRDefault="00555411" w:rsidP="002D1D34">
            <w:pPr>
              <w:rPr>
                <w:rFonts w:ascii="宋体" w:hAnsi="宋体"/>
              </w:rPr>
            </w:pP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zh</w:t>
            </w:r>
          </w:p>
        </w:tc>
        <w:tc>
          <w:tcPr>
            <w:tcW w:w="2361" w:type="dxa"/>
          </w:tcPr>
          <w:p w:rsidR="00555411" w:rsidRPr="00412C64" w:rsidRDefault="00555411" w:rsidP="002D1D34">
            <w:pPr>
              <w:rPr>
                <w:rFonts w:ascii="宋体" w:hAnsi="宋体"/>
              </w:rPr>
            </w:pPr>
            <w:r>
              <w:rPr>
                <w:rFonts w:ascii="宋体" w:hAnsi="宋体" w:hint="eastAsia"/>
              </w:rPr>
              <w:t>账号</w:t>
            </w:r>
          </w:p>
        </w:tc>
        <w:tc>
          <w:tcPr>
            <w:tcW w:w="656" w:type="dxa"/>
          </w:tcPr>
          <w:p w:rsidR="00555411" w:rsidRPr="00412C64" w:rsidRDefault="00555411" w:rsidP="002D1D34">
            <w:pPr>
              <w:rPr>
                <w:rFonts w:ascii="宋体" w:hAnsi="宋体"/>
              </w:rPr>
            </w:pPr>
            <w:r>
              <w:rPr>
                <w:rFonts w:ascii="宋体" w:hAnsi="宋体" w:hint="eastAsia"/>
              </w:rPr>
              <w:t>40</w:t>
            </w:r>
          </w:p>
        </w:tc>
        <w:tc>
          <w:tcPr>
            <w:tcW w:w="695" w:type="dxa"/>
          </w:tcPr>
          <w:p w:rsidR="00555411" w:rsidRPr="00412C64" w:rsidRDefault="00555411" w:rsidP="002D1D34">
            <w:pPr>
              <w:rPr>
                <w:rFonts w:ascii="宋体" w:hAnsi="宋体"/>
              </w:rPr>
            </w:pPr>
            <w:r w:rsidRPr="00412C64">
              <w:rPr>
                <w:rFonts w:ascii="宋体" w:hAnsi="宋体" w:hint="eastAsia"/>
              </w:rPr>
              <w:t>否</w:t>
            </w:r>
          </w:p>
        </w:tc>
        <w:tc>
          <w:tcPr>
            <w:tcW w:w="2668" w:type="dxa"/>
          </w:tcPr>
          <w:p w:rsidR="00555411" w:rsidRPr="00412C64" w:rsidRDefault="00555411" w:rsidP="002D1D34">
            <w:pPr>
              <w:rPr>
                <w:rFonts w:ascii="宋体" w:hAnsi="宋体"/>
              </w:rPr>
            </w:pP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dz</w:t>
            </w:r>
          </w:p>
        </w:tc>
        <w:tc>
          <w:tcPr>
            <w:tcW w:w="2361" w:type="dxa"/>
          </w:tcPr>
          <w:p w:rsidR="00555411" w:rsidRPr="00412C64" w:rsidRDefault="00555411" w:rsidP="002D1D34">
            <w:pPr>
              <w:rPr>
                <w:rFonts w:ascii="宋体" w:hAnsi="宋体"/>
              </w:rPr>
            </w:pPr>
            <w:r w:rsidRPr="00412C64">
              <w:rPr>
                <w:rFonts w:ascii="宋体" w:hAnsi="宋体" w:hint="eastAsia"/>
              </w:rPr>
              <w:t>地址</w:t>
            </w:r>
          </w:p>
        </w:tc>
        <w:tc>
          <w:tcPr>
            <w:tcW w:w="656" w:type="dxa"/>
          </w:tcPr>
          <w:p w:rsidR="00555411" w:rsidRPr="00412C64" w:rsidRDefault="00555411" w:rsidP="002D1D34">
            <w:pPr>
              <w:rPr>
                <w:rFonts w:ascii="宋体" w:hAnsi="宋体"/>
              </w:rPr>
            </w:pPr>
            <w:r>
              <w:rPr>
                <w:rFonts w:ascii="宋体" w:hAnsi="宋体" w:hint="eastAsia"/>
              </w:rPr>
              <w:t>80</w:t>
            </w:r>
          </w:p>
        </w:tc>
        <w:tc>
          <w:tcPr>
            <w:tcW w:w="695" w:type="dxa"/>
          </w:tcPr>
          <w:p w:rsidR="00555411" w:rsidRPr="00412C64" w:rsidRDefault="00555411" w:rsidP="002D1D34">
            <w:pPr>
              <w:rPr>
                <w:rFonts w:ascii="宋体" w:hAnsi="宋体"/>
              </w:rPr>
            </w:pPr>
            <w:r w:rsidRPr="00412C64">
              <w:rPr>
                <w:rFonts w:ascii="宋体" w:hAnsi="宋体" w:hint="eastAsia"/>
              </w:rPr>
              <w:t>否</w:t>
            </w:r>
          </w:p>
        </w:tc>
        <w:tc>
          <w:tcPr>
            <w:tcW w:w="2668" w:type="dxa"/>
          </w:tcPr>
          <w:p w:rsidR="00555411" w:rsidRPr="00412C64" w:rsidRDefault="00555411" w:rsidP="002D1D34">
            <w:pPr>
              <w:rPr>
                <w:rFonts w:ascii="宋体" w:hAnsi="宋体"/>
              </w:rPr>
            </w:pP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khyh</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开户银行</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80</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否</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zzssl</w:t>
            </w:r>
          </w:p>
        </w:tc>
        <w:tc>
          <w:tcPr>
            <w:tcW w:w="2361" w:type="dxa"/>
          </w:tcPr>
          <w:p w:rsidR="00555411" w:rsidRPr="00412C64" w:rsidRDefault="00555411" w:rsidP="002D1D34">
            <w:pPr>
              <w:rPr>
                <w:rFonts w:ascii="宋体" w:hAnsi="宋体"/>
              </w:rPr>
            </w:pPr>
            <w:r w:rsidRPr="00412C64">
              <w:rPr>
                <w:rFonts w:ascii="宋体" w:hAnsi="宋体" w:hint="eastAsia"/>
              </w:rPr>
              <w:t>增值税税率</w:t>
            </w:r>
            <w:r>
              <w:rPr>
                <w:rFonts w:ascii="宋体" w:hAnsi="宋体" w:hint="eastAsia"/>
              </w:rPr>
              <w:t>或征收率</w:t>
            </w:r>
          </w:p>
        </w:tc>
        <w:tc>
          <w:tcPr>
            <w:tcW w:w="656" w:type="dxa"/>
          </w:tcPr>
          <w:p w:rsidR="00555411" w:rsidRPr="00412C64" w:rsidRDefault="00555411" w:rsidP="002D1D34">
            <w:pPr>
              <w:rPr>
                <w:rFonts w:ascii="宋体" w:hAnsi="宋体"/>
              </w:rPr>
            </w:pPr>
            <w:r>
              <w:rPr>
                <w:rFonts w:ascii="宋体" w:hAnsi="宋体" w:hint="eastAsia"/>
              </w:rPr>
              <w:t>6</w:t>
            </w:r>
          </w:p>
        </w:tc>
        <w:tc>
          <w:tcPr>
            <w:tcW w:w="695" w:type="dxa"/>
          </w:tcPr>
          <w:p w:rsidR="00555411" w:rsidRPr="00412C64" w:rsidRDefault="00555411" w:rsidP="002D1D34">
            <w:pPr>
              <w:rPr>
                <w:rFonts w:ascii="宋体" w:hAnsi="宋体"/>
              </w:rPr>
            </w:pPr>
            <w:r w:rsidRPr="00412C64">
              <w:rPr>
                <w:rFonts w:ascii="宋体" w:hAnsi="宋体" w:hint="eastAsia"/>
              </w:rPr>
              <w:t>是</w:t>
            </w:r>
          </w:p>
        </w:tc>
        <w:tc>
          <w:tcPr>
            <w:tcW w:w="2668" w:type="dxa"/>
          </w:tcPr>
          <w:p w:rsidR="00555411" w:rsidRPr="00412C64" w:rsidRDefault="00555411" w:rsidP="002D1D34">
            <w:pPr>
              <w:rPr>
                <w:rFonts w:ascii="宋体" w:hAnsi="宋体"/>
              </w:rPr>
            </w:pPr>
            <w:r>
              <w:rPr>
                <w:rFonts w:ascii="宋体" w:hAnsi="宋体" w:hint="eastAsia"/>
              </w:rPr>
              <w:t>两位小数，例如：0.17</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Pr>
                <w:rFonts w:ascii="宋体" w:hAnsi="宋体" w:hint="eastAsia"/>
                <w:szCs w:val="21"/>
              </w:rPr>
              <w:t>zzsse</w:t>
            </w:r>
          </w:p>
        </w:tc>
        <w:tc>
          <w:tcPr>
            <w:tcW w:w="2361" w:type="dxa"/>
          </w:tcPr>
          <w:p w:rsidR="00555411" w:rsidRPr="00412C64" w:rsidRDefault="00555411" w:rsidP="002D1D34">
            <w:pPr>
              <w:rPr>
                <w:rFonts w:ascii="宋体" w:hAnsi="宋体"/>
              </w:rPr>
            </w:pPr>
            <w:r w:rsidRPr="00412C64">
              <w:rPr>
                <w:rFonts w:ascii="宋体" w:hAnsi="宋体" w:hint="eastAsia"/>
              </w:rPr>
              <w:t>增值税税额</w:t>
            </w:r>
          </w:p>
        </w:tc>
        <w:tc>
          <w:tcPr>
            <w:tcW w:w="656" w:type="dxa"/>
          </w:tcPr>
          <w:p w:rsidR="00555411" w:rsidRPr="00412C64" w:rsidRDefault="00555411" w:rsidP="002D1D34">
            <w:pPr>
              <w:rPr>
                <w:rFonts w:ascii="宋体" w:hAnsi="宋体"/>
              </w:rPr>
            </w:pPr>
            <w:r>
              <w:rPr>
                <w:rFonts w:ascii="宋体" w:hAnsi="宋体" w:hint="eastAsia"/>
              </w:rPr>
              <w:t>12</w:t>
            </w:r>
          </w:p>
        </w:tc>
        <w:tc>
          <w:tcPr>
            <w:tcW w:w="695" w:type="dxa"/>
          </w:tcPr>
          <w:p w:rsidR="00555411" w:rsidRPr="00412C64" w:rsidRDefault="00555411" w:rsidP="002D1D34">
            <w:pPr>
              <w:rPr>
                <w:rFonts w:ascii="宋体" w:hAnsi="宋体"/>
              </w:rPr>
            </w:pPr>
            <w:r w:rsidRPr="00412C64">
              <w:rPr>
                <w:rFonts w:ascii="宋体" w:hAnsi="宋体" w:hint="eastAsia"/>
              </w:rPr>
              <w:t>是</w:t>
            </w:r>
          </w:p>
        </w:tc>
        <w:tc>
          <w:tcPr>
            <w:tcW w:w="2668" w:type="dxa"/>
          </w:tcPr>
          <w:p w:rsidR="00555411" w:rsidRPr="00412C64" w:rsidRDefault="00555411" w:rsidP="002D1D34">
            <w:pPr>
              <w:rPr>
                <w:rFonts w:ascii="宋体" w:hAnsi="宋体"/>
              </w:rPr>
            </w:pPr>
            <w:r w:rsidRPr="00412C64">
              <w:rPr>
                <w:rFonts w:ascii="宋体" w:hAnsi="宋体" w:hint="eastAsia"/>
              </w:rPr>
              <w:t>单位：元</w:t>
            </w:r>
            <w:r>
              <w:rPr>
                <w:rFonts w:ascii="宋体" w:hAnsi="宋体" w:hint="eastAsia"/>
              </w:rPr>
              <w:t>（两位小数）</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bhsj</w:t>
            </w:r>
          </w:p>
        </w:tc>
        <w:tc>
          <w:tcPr>
            <w:tcW w:w="2361" w:type="dxa"/>
          </w:tcPr>
          <w:p w:rsidR="00555411" w:rsidRPr="00412C64" w:rsidRDefault="00555411" w:rsidP="002D1D34">
            <w:pPr>
              <w:rPr>
                <w:rFonts w:ascii="宋体" w:hAnsi="宋体"/>
              </w:rPr>
            </w:pPr>
            <w:r w:rsidRPr="00412C64">
              <w:rPr>
                <w:rFonts w:ascii="宋体" w:hAnsi="宋体" w:hint="eastAsia"/>
              </w:rPr>
              <w:t>不含税价</w:t>
            </w:r>
          </w:p>
        </w:tc>
        <w:tc>
          <w:tcPr>
            <w:tcW w:w="656" w:type="dxa"/>
          </w:tcPr>
          <w:p w:rsidR="00555411" w:rsidRPr="00412C64" w:rsidRDefault="00555411" w:rsidP="002D1D34">
            <w:pPr>
              <w:rPr>
                <w:rFonts w:ascii="宋体" w:hAnsi="宋体"/>
              </w:rPr>
            </w:pPr>
            <w:r>
              <w:rPr>
                <w:rFonts w:ascii="宋体" w:hAnsi="宋体" w:hint="eastAsia"/>
              </w:rPr>
              <w:t>13</w:t>
            </w:r>
            <w:r w:rsidR="00C46C7C">
              <w:rPr>
                <w:rFonts w:ascii="宋体" w:hAnsi="宋体" w:hint="eastAsia"/>
              </w:rPr>
              <w:t>/14</w:t>
            </w:r>
          </w:p>
        </w:tc>
        <w:tc>
          <w:tcPr>
            <w:tcW w:w="695" w:type="dxa"/>
          </w:tcPr>
          <w:p w:rsidR="00555411" w:rsidRPr="00412C64" w:rsidRDefault="00555411" w:rsidP="002D1D34">
            <w:pPr>
              <w:rPr>
                <w:rFonts w:ascii="宋体" w:hAnsi="宋体"/>
              </w:rPr>
            </w:pPr>
            <w:r w:rsidRPr="00412C64">
              <w:rPr>
                <w:rFonts w:ascii="宋体" w:hAnsi="宋体" w:hint="eastAsia"/>
              </w:rPr>
              <w:t>是</w:t>
            </w:r>
          </w:p>
        </w:tc>
        <w:tc>
          <w:tcPr>
            <w:tcW w:w="2668" w:type="dxa"/>
          </w:tcPr>
          <w:p w:rsidR="00555411" w:rsidRDefault="00555411" w:rsidP="002D1D34">
            <w:pPr>
              <w:rPr>
                <w:rFonts w:ascii="宋体" w:hAnsi="宋体"/>
              </w:rPr>
            </w:pPr>
            <w:r w:rsidRPr="00412C64">
              <w:rPr>
                <w:rFonts w:ascii="宋体" w:hAnsi="宋体" w:hint="eastAsia"/>
              </w:rPr>
              <w:t>单位：元</w:t>
            </w:r>
            <w:r>
              <w:rPr>
                <w:rFonts w:ascii="宋体" w:hAnsi="宋体" w:hint="eastAsia"/>
              </w:rPr>
              <w:t>（两位小数）</w:t>
            </w:r>
          </w:p>
          <w:p w:rsidR="003F0484" w:rsidRPr="00412C64" w:rsidRDefault="003F0484" w:rsidP="002D1D34">
            <w:pPr>
              <w:rPr>
                <w:rFonts w:ascii="宋体" w:hAnsi="宋体"/>
              </w:rPr>
            </w:pPr>
            <w:r>
              <w:rPr>
                <w:rFonts w:ascii="宋体" w:hAnsi="宋体" w:hint="eastAsia"/>
              </w:rPr>
              <w:t>正票：13位；负票：14位</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Pr>
                <w:rFonts w:ascii="宋体" w:hAnsi="宋体" w:hint="eastAsia"/>
                <w:szCs w:val="21"/>
              </w:rPr>
              <w:t>wspzhm</w:t>
            </w:r>
          </w:p>
        </w:tc>
        <w:tc>
          <w:tcPr>
            <w:tcW w:w="2361" w:type="dxa"/>
          </w:tcPr>
          <w:p w:rsidR="00555411" w:rsidRPr="008E1477" w:rsidRDefault="00555411" w:rsidP="002D1D34">
            <w:pPr>
              <w:rPr>
                <w:rFonts w:ascii="宋体" w:hAnsi="宋体"/>
              </w:rPr>
            </w:pPr>
            <w:r w:rsidRPr="008E1477">
              <w:rPr>
                <w:rFonts w:ascii="Courier" w:hAnsi="Courier" w:hint="eastAsia"/>
                <w:szCs w:val="21"/>
              </w:rPr>
              <w:t>完税凭证号码</w:t>
            </w:r>
          </w:p>
        </w:tc>
        <w:tc>
          <w:tcPr>
            <w:tcW w:w="656" w:type="dxa"/>
          </w:tcPr>
          <w:p w:rsidR="00555411" w:rsidRPr="008E1477" w:rsidRDefault="00555411" w:rsidP="002D1D34">
            <w:pPr>
              <w:rPr>
                <w:rFonts w:ascii="宋体" w:hAnsi="宋体"/>
              </w:rPr>
            </w:pPr>
            <w:r w:rsidRPr="008E1477">
              <w:rPr>
                <w:rFonts w:ascii="宋体" w:hAnsi="宋体" w:hint="eastAsia"/>
              </w:rPr>
              <w:t>32</w:t>
            </w:r>
          </w:p>
        </w:tc>
        <w:tc>
          <w:tcPr>
            <w:tcW w:w="695" w:type="dxa"/>
          </w:tcPr>
          <w:p w:rsidR="00555411" w:rsidRPr="008E1477" w:rsidRDefault="00555411" w:rsidP="002D1D34">
            <w:pPr>
              <w:rPr>
                <w:rFonts w:ascii="宋体" w:hAnsi="宋体"/>
              </w:rPr>
            </w:pPr>
            <w:r w:rsidRPr="008E1477">
              <w:rPr>
                <w:rFonts w:ascii="宋体" w:hAnsi="宋体" w:hint="eastAsia"/>
              </w:rPr>
              <w:t>否</w:t>
            </w:r>
          </w:p>
        </w:tc>
        <w:tc>
          <w:tcPr>
            <w:tcW w:w="2668" w:type="dxa"/>
          </w:tcPr>
          <w:p w:rsidR="00555411" w:rsidRPr="008E1477" w:rsidRDefault="00555411" w:rsidP="002D1D34">
            <w:pPr>
              <w:rPr>
                <w:rFonts w:ascii="宋体" w:hAnsi="宋体"/>
              </w:rPr>
            </w:pPr>
            <w:r w:rsidRPr="008E1477">
              <w:rPr>
                <w:rFonts w:ascii="宋体" w:hAnsi="宋体" w:hint="eastAsia"/>
              </w:rPr>
              <w:t>自开为空</w:t>
            </w: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dw</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吨位</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8</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否</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D85F82" w:rsidRDefault="00555411" w:rsidP="00155A4C">
            <w:pPr>
              <w:numPr>
                <w:ilvl w:val="0"/>
                <w:numId w:val="43"/>
              </w:numPr>
              <w:jc w:val="center"/>
              <w:rPr>
                <w:rFonts w:ascii="宋体" w:hAnsi="宋体"/>
                <w:color w:val="000000" w:themeColor="text1"/>
              </w:rPr>
            </w:pPr>
          </w:p>
        </w:tc>
        <w:tc>
          <w:tcPr>
            <w:tcW w:w="1477" w:type="dxa"/>
          </w:tcPr>
          <w:p w:rsidR="00555411" w:rsidRPr="00D85F82" w:rsidRDefault="00555411" w:rsidP="002D1D34">
            <w:pPr>
              <w:rPr>
                <w:rFonts w:ascii="宋体" w:hAnsi="宋体"/>
                <w:color w:val="000000" w:themeColor="text1"/>
                <w:szCs w:val="21"/>
              </w:rPr>
            </w:pPr>
            <w:r w:rsidRPr="00D85F82">
              <w:rPr>
                <w:rFonts w:ascii="宋体" w:hAnsi="宋体" w:hint="eastAsia"/>
                <w:color w:val="000000" w:themeColor="text1"/>
                <w:szCs w:val="21"/>
              </w:rPr>
              <w:t>xcrs</w:t>
            </w:r>
          </w:p>
        </w:tc>
        <w:tc>
          <w:tcPr>
            <w:tcW w:w="2361"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限乘人数</w:t>
            </w:r>
          </w:p>
        </w:tc>
        <w:tc>
          <w:tcPr>
            <w:tcW w:w="656"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12</w:t>
            </w:r>
          </w:p>
        </w:tc>
        <w:tc>
          <w:tcPr>
            <w:tcW w:w="695" w:type="dxa"/>
          </w:tcPr>
          <w:p w:rsidR="00555411" w:rsidRPr="00D85F82" w:rsidRDefault="00555411" w:rsidP="002D1D34">
            <w:pPr>
              <w:rPr>
                <w:rFonts w:ascii="宋体" w:hAnsi="宋体"/>
                <w:color w:val="000000" w:themeColor="text1"/>
              </w:rPr>
            </w:pPr>
            <w:r w:rsidRPr="00D85F82">
              <w:rPr>
                <w:rFonts w:ascii="宋体" w:hAnsi="宋体" w:hint="eastAsia"/>
                <w:color w:val="000000" w:themeColor="text1"/>
              </w:rPr>
              <w:t>否</w:t>
            </w:r>
          </w:p>
        </w:tc>
        <w:tc>
          <w:tcPr>
            <w:tcW w:w="2668" w:type="dxa"/>
          </w:tcPr>
          <w:p w:rsidR="00555411" w:rsidRPr="00D85F82" w:rsidRDefault="00555411" w:rsidP="002D1D34">
            <w:pPr>
              <w:rPr>
                <w:rFonts w:ascii="宋体" w:hAnsi="宋体"/>
                <w:color w:val="000000" w:themeColor="text1"/>
              </w:rPr>
            </w:pP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B6635B" w:rsidRDefault="00555411" w:rsidP="002D1D34">
            <w:pPr>
              <w:rPr>
                <w:rFonts w:ascii="宋体" w:hAnsi="宋体"/>
                <w:sz w:val="24"/>
                <w:szCs w:val="24"/>
              </w:rPr>
            </w:pPr>
            <w:r w:rsidRPr="00B6635B">
              <w:rPr>
                <w:rFonts w:ascii="宋体" w:hAnsi="宋体" w:hint="eastAsia"/>
                <w:sz w:val="24"/>
                <w:szCs w:val="24"/>
              </w:rPr>
              <w:t>spbm</w:t>
            </w:r>
          </w:p>
        </w:tc>
        <w:tc>
          <w:tcPr>
            <w:tcW w:w="2361" w:type="dxa"/>
          </w:tcPr>
          <w:p w:rsidR="00555411" w:rsidRPr="00B6635B" w:rsidRDefault="00555411" w:rsidP="002D1D34">
            <w:pPr>
              <w:rPr>
                <w:rFonts w:ascii="宋体" w:hAnsi="宋体"/>
                <w:sz w:val="24"/>
                <w:szCs w:val="24"/>
              </w:rPr>
            </w:pPr>
            <w:r w:rsidRPr="00B6635B">
              <w:rPr>
                <w:rFonts w:ascii="宋体" w:hAnsi="宋体" w:hint="eastAsia"/>
                <w:sz w:val="24"/>
                <w:szCs w:val="24"/>
              </w:rPr>
              <w:t>商品编码</w:t>
            </w:r>
          </w:p>
        </w:tc>
        <w:tc>
          <w:tcPr>
            <w:tcW w:w="656" w:type="dxa"/>
          </w:tcPr>
          <w:p w:rsidR="00555411" w:rsidRPr="00B6635B" w:rsidRDefault="00555411" w:rsidP="002D1D34">
            <w:pPr>
              <w:rPr>
                <w:rFonts w:ascii="宋体" w:hAnsi="宋体"/>
                <w:sz w:val="24"/>
                <w:szCs w:val="24"/>
              </w:rPr>
            </w:pPr>
            <w:r w:rsidRPr="00B6635B">
              <w:rPr>
                <w:rFonts w:ascii="宋体" w:hAnsi="宋体" w:hint="eastAsia"/>
                <w:sz w:val="24"/>
                <w:szCs w:val="24"/>
              </w:rPr>
              <w:t>19</w:t>
            </w:r>
          </w:p>
        </w:tc>
        <w:tc>
          <w:tcPr>
            <w:tcW w:w="695" w:type="dxa"/>
          </w:tcPr>
          <w:p w:rsidR="00555411" w:rsidRPr="00B6635B" w:rsidRDefault="00555411" w:rsidP="002D1D34">
            <w:pPr>
              <w:rPr>
                <w:rFonts w:ascii="宋体" w:hAnsi="宋体"/>
                <w:sz w:val="24"/>
                <w:szCs w:val="24"/>
              </w:rPr>
            </w:pPr>
            <w:r w:rsidRPr="00B6635B">
              <w:rPr>
                <w:rFonts w:ascii="宋体" w:hAnsi="宋体" w:hint="eastAsia"/>
                <w:sz w:val="24"/>
                <w:szCs w:val="24"/>
              </w:rPr>
              <w:t>否</w:t>
            </w:r>
          </w:p>
        </w:tc>
        <w:tc>
          <w:tcPr>
            <w:tcW w:w="2668" w:type="dxa"/>
          </w:tcPr>
          <w:p w:rsidR="00555411" w:rsidRPr="00B6635B" w:rsidRDefault="00555411" w:rsidP="002D1D34">
            <w:pPr>
              <w:rPr>
                <w:rFonts w:ascii="宋体" w:hAnsi="宋体"/>
                <w:sz w:val="24"/>
                <w:szCs w:val="24"/>
              </w:rPr>
            </w:pPr>
            <w:r w:rsidRPr="00B6635B">
              <w:rPr>
                <w:rFonts w:ascii="宋体" w:hAnsi="宋体" w:hint="eastAsia"/>
                <w:sz w:val="24"/>
                <w:szCs w:val="24"/>
              </w:rPr>
              <w:t>总局固定编码，不能修改</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B6635B" w:rsidRDefault="00555411" w:rsidP="002D1D34">
            <w:pPr>
              <w:rPr>
                <w:rFonts w:ascii="宋体" w:hAnsi="宋体"/>
                <w:sz w:val="24"/>
                <w:szCs w:val="24"/>
              </w:rPr>
            </w:pPr>
            <w:r w:rsidRPr="00B6635B">
              <w:rPr>
                <w:rFonts w:ascii="宋体" w:hAnsi="宋体" w:hint="eastAsia"/>
                <w:sz w:val="24"/>
                <w:szCs w:val="24"/>
              </w:rPr>
              <w:t>zxbm</w:t>
            </w:r>
          </w:p>
        </w:tc>
        <w:tc>
          <w:tcPr>
            <w:tcW w:w="2361" w:type="dxa"/>
          </w:tcPr>
          <w:p w:rsidR="00555411" w:rsidRPr="00B6635B" w:rsidRDefault="00555411" w:rsidP="002D1D34">
            <w:pPr>
              <w:rPr>
                <w:rFonts w:ascii="宋体" w:hAnsi="宋体"/>
                <w:sz w:val="24"/>
                <w:szCs w:val="24"/>
              </w:rPr>
            </w:pPr>
            <w:r w:rsidRPr="00B6635B">
              <w:rPr>
                <w:rFonts w:ascii="宋体" w:hAnsi="宋体" w:hint="eastAsia"/>
                <w:sz w:val="24"/>
                <w:szCs w:val="24"/>
              </w:rPr>
              <w:t>纳税人自行编码</w:t>
            </w:r>
          </w:p>
        </w:tc>
        <w:tc>
          <w:tcPr>
            <w:tcW w:w="656" w:type="dxa"/>
          </w:tcPr>
          <w:p w:rsidR="00555411" w:rsidRPr="00B6635B" w:rsidRDefault="00555411" w:rsidP="002D1D34">
            <w:pPr>
              <w:rPr>
                <w:rFonts w:ascii="宋体" w:hAnsi="宋体"/>
                <w:sz w:val="24"/>
                <w:szCs w:val="24"/>
              </w:rPr>
            </w:pPr>
            <w:r w:rsidRPr="00B6635B">
              <w:rPr>
                <w:rFonts w:ascii="宋体" w:hAnsi="宋体" w:hint="eastAsia"/>
                <w:sz w:val="24"/>
                <w:szCs w:val="24"/>
              </w:rPr>
              <w:t>20</w:t>
            </w:r>
          </w:p>
        </w:tc>
        <w:tc>
          <w:tcPr>
            <w:tcW w:w="695" w:type="dxa"/>
          </w:tcPr>
          <w:p w:rsidR="00555411" w:rsidRPr="00B6635B" w:rsidRDefault="00555411" w:rsidP="002D1D34">
            <w:pPr>
              <w:rPr>
                <w:rFonts w:ascii="宋体" w:hAnsi="宋体"/>
                <w:sz w:val="24"/>
                <w:szCs w:val="24"/>
              </w:rPr>
            </w:pPr>
            <w:r w:rsidRPr="00B6635B">
              <w:rPr>
                <w:rFonts w:ascii="宋体" w:hAnsi="宋体" w:hint="eastAsia"/>
                <w:sz w:val="24"/>
                <w:szCs w:val="24"/>
              </w:rPr>
              <w:t>否</w:t>
            </w:r>
          </w:p>
        </w:tc>
        <w:tc>
          <w:tcPr>
            <w:tcW w:w="2668" w:type="dxa"/>
          </w:tcPr>
          <w:p w:rsidR="00555411" w:rsidRPr="00B6635B" w:rsidRDefault="00555411" w:rsidP="002D1D34">
            <w:pPr>
              <w:rPr>
                <w:rFonts w:ascii="宋体" w:hAnsi="宋体"/>
                <w:sz w:val="24"/>
                <w:szCs w:val="24"/>
              </w:rPr>
            </w:pPr>
            <w:r w:rsidRPr="00B6635B">
              <w:rPr>
                <w:rFonts w:ascii="宋体" w:hAnsi="宋体" w:hint="eastAsia"/>
                <w:sz w:val="24"/>
                <w:szCs w:val="24"/>
              </w:rPr>
              <w:t>自定义编码以2位为一级，共10级，每级可用编码值为00-99 或AA-ZZ</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B6635B" w:rsidRDefault="00555411" w:rsidP="002D1D34">
            <w:pPr>
              <w:rPr>
                <w:rFonts w:ascii="宋体" w:hAnsi="宋体"/>
                <w:sz w:val="24"/>
                <w:szCs w:val="24"/>
              </w:rPr>
            </w:pPr>
            <w:r w:rsidRPr="00B6635B">
              <w:rPr>
                <w:rFonts w:ascii="宋体" w:hAnsi="宋体" w:hint="eastAsia"/>
                <w:sz w:val="24"/>
                <w:szCs w:val="24"/>
              </w:rPr>
              <w:t>yhzcbs</w:t>
            </w:r>
          </w:p>
        </w:tc>
        <w:tc>
          <w:tcPr>
            <w:tcW w:w="2361" w:type="dxa"/>
          </w:tcPr>
          <w:p w:rsidR="00555411" w:rsidRPr="00B6635B" w:rsidRDefault="00555411" w:rsidP="002D1D34">
            <w:pPr>
              <w:rPr>
                <w:rFonts w:ascii="宋体" w:hAnsi="宋体"/>
                <w:sz w:val="24"/>
                <w:szCs w:val="24"/>
              </w:rPr>
            </w:pPr>
            <w:r w:rsidRPr="00B6635B">
              <w:rPr>
                <w:rFonts w:ascii="宋体" w:hAnsi="宋体" w:hint="eastAsia"/>
                <w:sz w:val="24"/>
                <w:szCs w:val="24"/>
              </w:rPr>
              <w:t>优惠政策标识</w:t>
            </w:r>
          </w:p>
        </w:tc>
        <w:tc>
          <w:tcPr>
            <w:tcW w:w="656" w:type="dxa"/>
          </w:tcPr>
          <w:p w:rsidR="00555411" w:rsidRPr="00B6635B" w:rsidRDefault="00555411" w:rsidP="002D1D34">
            <w:pPr>
              <w:rPr>
                <w:rFonts w:ascii="宋体" w:hAnsi="宋体"/>
                <w:sz w:val="24"/>
                <w:szCs w:val="24"/>
              </w:rPr>
            </w:pPr>
            <w:r w:rsidRPr="00B6635B">
              <w:rPr>
                <w:rFonts w:ascii="宋体" w:hAnsi="宋体" w:hint="eastAsia"/>
                <w:sz w:val="24"/>
                <w:szCs w:val="24"/>
              </w:rPr>
              <w:t>1</w:t>
            </w:r>
          </w:p>
        </w:tc>
        <w:tc>
          <w:tcPr>
            <w:tcW w:w="695" w:type="dxa"/>
          </w:tcPr>
          <w:p w:rsidR="00555411" w:rsidRPr="00B6635B" w:rsidRDefault="00555411" w:rsidP="002D1D34">
            <w:pPr>
              <w:rPr>
                <w:rFonts w:ascii="宋体" w:hAnsi="宋体"/>
                <w:sz w:val="24"/>
                <w:szCs w:val="24"/>
              </w:rPr>
            </w:pPr>
            <w:r w:rsidRPr="00B6635B">
              <w:rPr>
                <w:rFonts w:ascii="宋体" w:hAnsi="宋体" w:hint="eastAsia"/>
                <w:sz w:val="24"/>
                <w:szCs w:val="24"/>
              </w:rPr>
              <w:t>否</w:t>
            </w:r>
          </w:p>
        </w:tc>
        <w:tc>
          <w:tcPr>
            <w:tcW w:w="2668" w:type="dxa"/>
          </w:tcPr>
          <w:p w:rsidR="00555411" w:rsidRPr="00B6635B" w:rsidRDefault="00555411" w:rsidP="002D1D34">
            <w:pPr>
              <w:rPr>
                <w:rFonts w:ascii="宋体" w:hAnsi="宋体"/>
                <w:sz w:val="24"/>
                <w:szCs w:val="24"/>
              </w:rPr>
            </w:pPr>
            <w:r w:rsidRPr="00B6635B">
              <w:rPr>
                <w:rFonts w:ascii="宋体" w:hAnsi="宋体" w:hint="eastAsia"/>
                <w:sz w:val="24"/>
                <w:szCs w:val="24"/>
              </w:rPr>
              <w:t>0未使用，1使用</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B6635B" w:rsidRDefault="00555411" w:rsidP="002D1D34">
            <w:pPr>
              <w:rPr>
                <w:rFonts w:ascii="宋体" w:hAnsi="宋体"/>
                <w:sz w:val="24"/>
                <w:szCs w:val="24"/>
              </w:rPr>
            </w:pPr>
            <w:r w:rsidRPr="00B6635B">
              <w:rPr>
                <w:rFonts w:ascii="宋体" w:hAnsi="宋体" w:hint="eastAsia"/>
                <w:sz w:val="24"/>
                <w:szCs w:val="24"/>
              </w:rPr>
              <w:t>lslbs</w:t>
            </w:r>
          </w:p>
        </w:tc>
        <w:tc>
          <w:tcPr>
            <w:tcW w:w="2361" w:type="dxa"/>
          </w:tcPr>
          <w:p w:rsidR="00555411" w:rsidRPr="00B6635B" w:rsidRDefault="00555411" w:rsidP="002D1D34">
            <w:pPr>
              <w:rPr>
                <w:rFonts w:ascii="宋体" w:hAnsi="宋体"/>
                <w:sz w:val="24"/>
                <w:szCs w:val="24"/>
              </w:rPr>
            </w:pPr>
            <w:r w:rsidRPr="00B6635B">
              <w:rPr>
                <w:rFonts w:ascii="宋体" w:hAnsi="宋体" w:hint="eastAsia"/>
                <w:sz w:val="24"/>
                <w:szCs w:val="24"/>
              </w:rPr>
              <w:t>零税率标识</w:t>
            </w:r>
          </w:p>
        </w:tc>
        <w:tc>
          <w:tcPr>
            <w:tcW w:w="656" w:type="dxa"/>
          </w:tcPr>
          <w:p w:rsidR="00555411" w:rsidRPr="00B6635B" w:rsidRDefault="00555411" w:rsidP="002D1D34">
            <w:pPr>
              <w:rPr>
                <w:rFonts w:ascii="宋体" w:hAnsi="宋体"/>
                <w:sz w:val="24"/>
                <w:szCs w:val="24"/>
              </w:rPr>
            </w:pPr>
            <w:r w:rsidRPr="00B6635B">
              <w:rPr>
                <w:rFonts w:ascii="宋体" w:hAnsi="宋体" w:hint="eastAsia"/>
                <w:sz w:val="24"/>
                <w:szCs w:val="24"/>
              </w:rPr>
              <w:t>1</w:t>
            </w:r>
          </w:p>
        </w:tc>
        <w:tc>
          <w:tcPr>
            <w:tcW w:w="695" w:type="dxa"/>
          </w:tcPr>
          <w:p w:rsidR="00555411" w:rsidRPr="00B6635B" w:rsidRDefault="00555411" w:rsidP="002D1D34">
            <w:pPr>
              <w:rPr>
                <w:rFonts w:ascii="宋体" w:hAnsi="宋体"/>
                <w:sz w:val="24"/>
                <w:szCs w:val="24"/>
              </w:rPr>
            </w:pPr>
            <w:r w:rsidRPr="00B6635B">
              <w:rPr>
                <w:rFonts w:ascii="宋体" w:hAnsi="宋体" w:hint="eastAsia"/>
                <w:sz w:val="24"/>
                <w:szCs w:val="24"/>
              </w:rPr>
              <w:t>否</w:t>
            </w:r>
          </w:p>
        </w:tc>
        <w:tc>
          <w:tcPr>
            <w:tcW w:w="2668" w:type="dxa"/>
          </w:tcPr>
          <w:p w:rsidR="00555411" w:rsidRPr="00B6635B" w:rsidRDefault="00555411" w:rsidP="002D1D34">
            <w:pPr>
              <w:rPr>
                <w:rFonts w:ascii="宋体" w:hAnsi="宋体"/>
                <w:sz w:val="24"/>
                <w:szCs w:val="24"/>
              </w:rPr>
            </w:pPr>
            <w:proofErr w:type="gramStart"/>
            <w:r w:rsidRPr="00B6635B">
              <w:rPr>
                <w:rFonts w:ascii="宋体" w:hAnsi="宋体" w:hint="eastAsia"/>
                <w:sz w:val="24"/>
                <w:szCs w:val="24"/>
              </w:rPr>
              <w:t>空代表</w:t>
            </w:r>
            <w:proofErr w:type="gramEnd"/>
            <w:r w:rsidRPr="00B6635B">
              <w:rPr>
                <w:rFonts w:ascii="宋体" w:hAnsi="宋体" w:hint="eastAsia"/>
                <w:sz w:val="24"/>
                <w:szCs w:val="24"/>
              </w:rPr>
              <w:t>无</w:t>
            </w:r>
          </w:p>
          <w:p w:rsidR="00555411" w:rsidRPr="00B6635B" w:rsidRDefault="00555411" w:rsidP="002D1D34">
            <w:pPr>
              <w:rPr>
                <w:rFonts w:ascii="宋体" w:hAnsi="宋体"/>
                <w:sz w:val="24"/>
                <w:szCs w:val="24"/>
              </w:rPr>
            </w:pPr>
            <w:r w:rsidRPr="00B6635B">
              <w:rPr>
                <w:rFonts w:ascii="宋体" w:hAnsi="宋体" w:hint="eastAsia"/>
                <w:sz w:val="24"/>
                <w:szCs w:val="24"/>
              </w:rPr>
              <w:t>1 出口免税和其他免税优惠政策</w:t>
            </w:r>
          </w:p>
          <w:p w:rsidR="00555411" w:rsidRPr="00B6635B" w:rsidRDefault="00555411" w:rsidP="002D1D34">
            <w:pPr>
              <w:rPr>
                <w:rFonts w:ascii="宋体" w:hAnsi="宋体"/>
                <w:sz w:val="24"/>
                <w:szCs w:val="24"/>
              </w:rPr>
            </w:pPr>
            <w:r w:rsidRPr="00B6635B">
              <w:rPr>
                <w:rFonts w:ascii="宋体" w:hAnsi="宋体" w:hint="eastAsia"/>
                <w:sz w:val="24"/>
                <w:szCs w:val="24"/>
              </w:rPr>
              <w:t>2 不征增值税</w:t>
            </w:r>
          </w:p>
          <w:p w:rsidR="00555411" w:rsidRPr="00B6635B" w:rsidRDefault="00555411" w:rsidP="002D1D34">
            <w:pPr>
              <w:rPr>
                <w:rFonts w:ascii="宋体" w:hAnsi="宋体"/>
                <w:sz w:val="24"/>
                <w:szCs w:val="24"/>
              </w:rPr>
            </w:pPr>
            <w:r w:rsidRPr="00B6635B">
              <w:rPr>
                <w:rFonts w:ascii="宋体" w:hAnsi="宋体" w:hint="eastAsia"/>
                <w:sz w:val="24"/>
                <w:szCs w:val="24"/>
              </w:rPr>
              <w:t>3 普通零税率</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B6635B" w:rsidRDefault="00555411" w:rsidP="002D1D34">
            <w:pPr>
              <w:rPr>
                <w:rFonts w:ascii="宋体" w:hAnsi="宋体"/>
                <w:sz w:val="24"/>
                <w:szCs w:val="24"/>
              </w:rPr>
            </w:pPr>
            <w:r w:rsidRPr="00B6635B">
              <w:rPr>
                <w:rFonts w:ascii="宋体" w:hAnsi="宋体" w:hint="eastAsia"/>
                <w:sz w:val="24"/>
                <w:szCs w:val="24"/>
              </w:rPr>
              <w:t>zzstsgl</w:t>
            </w:r>
          </w:p>
        </w:tc>
        <w:tc>
          <w:tcPr>
            <w:tcW w:w="2361" w:type="dxa"/>
          </w:tcPr>
          <w:p w:rsidR="00555411" w:rsidRPr="00B6635B" w:rsidRDefault="00555411" w:rsidP="002D1D34">
            <w:pPr>
              <w:rPr>
                <w:rFonts w:ascii="宋体" w:hAnsi="宋体"/>
                <w:sz w:val="24"/>
                <w:szCs w:val="24"/>
              </w:rPr>
            </w:pPr>
            <w:r w:rsidRPr="00B6635B">
              <w:rPr>
                <w:rFonts w:ascii="宋体" w:hAnsi="宋体" w:hint="eastAsia"/>
                <w:sz w:val="24"/>
                <w:szCs w:val="24"/>
              </w:rPr>
              <w:t>增值税特殊管理</w:t>
            </w:r>
          </w:p>
        </w:tc>
        <w:tc>
          <w:tcPr>
            <w:tcW w:w="656" w:type="dxa"/>
          </w:tcPr>
          <w:p w:rsidR="00555411" w:rsidRPr="00B6635B" w:rsidRDefault="00555411" w:rsidP="002D1D34">
            <w:pPr>
              <w:rPr>
                <w:rFonts w:ascii="宋体" w:hAnsi="宋体"/>
                <w:sz w:val="24"/>
                <w:szCs w:val="24"/>
              </w:rPr>
            </w:pPr>
            <w:r w:rsidRPr="00B6635B">
              <w:rPr>
                <w:rFonts w:ascii="宋体" w:hAnsi="宋体" w:hint="eastAsia"/>
                <w:sz w:val="24"/>
                <w:szCs w:val="24"/>
              </w:rPr>
              <w:t>50</w:t>
            </w:r>
          </w:p>
        </w:tc>
        <w:tc>
          <w:tcPr>
            <w:tcW w:w="695" w:type="dxa"/>
          </w:tcPr>
          <w:p w:rsidR="00555411" w:rsidRPr="00B6635B" w:rsidRDefault="00555411" w:rsidP="002D1D34">
            <w:pPr>
              <w:rPr>
                <w:rFonts w:ascii="宋体" w:hAnsi="宋体"/>
                <w:sz w:val="24"/>
                <w:szCs w:val="24"/>
              </w:rPr>
            </w:pPr>
            <w:r w:rsidRPr="00B6635B">
              <w:rPr>
                <w:rFonts w:ascii="宋体" w:hAnsi="宋体" w:hint="eastAsia"/>
                <w:sz w:val="24"/>
                <w:szCs w:val="24"/>
              </w:rPr>
              <w:t>否</w:t>
            </w:r>
          </w:p>
        </w:tc>
        <w:tc>
          <w:tcPr>
            <w:tcW w:w="2668" w:type="dxa"/>
          </w:tcPr>
          <w:p w:rsidR="00555411" w:rsidRPr="00B6635B" w:rsidRDefault="00555411" w:rsidP="002D1D34">
            <w:pPr>
              <w:rPr>
                <w:rFonts w:ascii="宋体" w:hAnsi="宋体"/>
                <w:sz w:val="24"/>
                <w:szCs w:val="24"/>
              </w:rPr>
            </w:pPr>
            <w:r w:rsidRPr="00B6635B">
              <w:rPr>
                <w:rFonts w:ascii="宋体" w:hAnsi="宋体" w:hint="eastAsia"/>
                <w:sz w:val="24"/>
                <w:szCs w:val="24"/>
              </w:rPr>
              <w:t>如果yhzcbs为1时，此项必填，具体信息取《商品和服务税收分类与编码》.xls（见&lt;附录2&gt;）中的增值税特殊管理列。</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kpr</w:t>
            </w:r>
          </w:p>
        </w:tc>
        <w:tc>
          <w:tcPr>
            <w:tcW w:w="2361" w:type="dxa"/>
          </w:tcPr>
          <w:p w:rsidR="00555411" w:rsidRPr="008E1477" w:rsidRDefault="00555411" w:rsidP="002D1D34">
            <w:pPr>
              <w:rPr>
                <w:rFonts w:ascii="宋体" w:hAnsi="宋体"/>
              </w:rPr>
            </w:pPr>
            <w:r w:rsidRPr="008E1477">
              <w:rPr>
                <w:rFonts w:ascii="宋体" w:hAnsi="宋体" w:hint="eastAsia"/>
              </w:rPr>
              <w:t>开票人</w:t>
            </w:r>
          </w:p>
        </w:tc>
        <w:tc>
          <w:tcPr>
            <w:tcW w:w="656" w:type="dxa"/>
          </w:tcPr>
          <w:p w:rsidR="00555411" w:rsidRPr="008E1477" w:rsidRDefault="00555411" w:rsidP="002D1D34">
            <w:pPr>
              <w:rPr>
                <w:rFonts w:ascii="宋体" w:hAnsi="宋体"/>
              </w:rPr>
            </w:pPr>
            <w:r w:rsidRPr="008E1477">
              <w:rPr>
                <w:rFonts w:ascii="宋体" w:hAnsi="宋体" w:hint="eastAsia"/>
              </w:rPr>
              <w:t>10</w:t>
            </w:r>
          </w:p>
        </w:tc>
        <w:tc>
          <w:tcPr>
            <w:tcW w:w="695" w:type="dxa"/>
          </w:tcPr>
          <w:p w:rsidR="00555411" w:rsidRPr="008E1477" w:rsidRDefault="00555411" w:rsidP="002D1D34">
            <w:pPr>
              <w:rPr>
                <w:rFonts w:ascii="宋体" w:hAnsi="宋体"/>
              </w:rPr>
            </w:pPr>
            <w:r w:rsidRPr="008E1477">
              <w:rPr>
                <w:rFonts w:ascii="宋体" w:hAnsi="宋体" w:hint="eastAsia"/>
              </w:rPr>
              <w:t>是</w:t>
            </w:r>
          </w:p>
        </w:tc>
        <w:tc>
          <w:tcPr>
            <w:tcW w:w="2668" w:type="dxa"/>
          </w:tcPr>
          <w:p w:rsidR="00555411" w:rsidRPr="008E1477" w:rsidRDefault="00555411" w:rsidP="002D1D34">
            <w:pPr>
              <w:rPr>
                <w:rFonts w:ascii="宋体" w:hAnsi="宋体"/>
              </w:rPr>
            </w:pP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yfpdm</w:t>
            </w:r>
          </w:p>
        </w:tc>
        <w:tc>
          <w:tcPr>
            <w:tcW w:w="2361" w:type="dxa"/>
          </w:tcPr>
          <w:p w:rsidR="00555411" w:rsidRPr="00412C64" w:rsidRDefault="00555411" w:rsidP="002D1D34">
            <w:pPr>
              <w:rPr>
                <w:rFonts w:ascii="宋体" w:hAnsi="宋体"/>
                <w:szCs w:val="21"/>
              </w:rPr>
            </w:pPr>
            <w:r w:rsidRPr="00412C64">
              <w:rPr>
                <w:rFonts w:ascii="宋体" w:hAnsi="宋体" w:hint="eastAsia"/>
                <w:szCs w:val="21"/>
              </w:rPr>
              <w:t>原发票代码</w:t>
            </w:r>
          </w:p>
        </w:tc>
        <w:tc>
          <w:tcPr>
            <w:tcW w:w="656" w:type="dxa"/>
          </w:tcPr>
          <w:p w:rsidR="00555411" w:rsidRPr="00412C64" w:rsidRDefault="00555411" w:rsidP="002D1D34">
            <w:pPr>
              <w:rPr>
                <w:rFonts w:ascii="宋体" w:hAnsi="宋体"/>
              </w:rPr>
            </w:pPr>
            <w:r w:rsidRPr="00412C64">
              <w:rPr>
                <w:rFonts w:ascii="宋体" w:hAnsi="宋体" w:hint="eastAsia"/>
              </w:rPr>
              <w:t>12</w:t>
            </w:r>
          </w:p>
        </w:tc>
        <w:tc>
          <w:tcPr>
            <w:tcW w:w="695" w:type="dxa"/>
          </w:tcPr>
          <w:p w:rsidR="00555411" w:rsidRPr="00412C64" w:rsidRDefault="00555411" w:rsidP="002D1D34">
            <w:pPr>
              <w:rPr>
                <w:rFonts w:ascii="宋体" w:hAnsi="宋体"/>
              </w:rPr>
            </w:pPr>
            <w:r w:rsidRPr="00412C64">
              <w:rPr>
                <w:rFonts w:ascii="宋体" w:hAnsi="宋体" w:hint="eastAsia"/>
              </w:rPr>
              <w:t>否</w:t>
            </w:r>
          </w:p>
        </w:tc>
        <w:tc>
          <w:tcPr>
            <w:tcW w:w="2668" w:type="dxa"/>
          </w:tcPr>
          <w:p w:rsidR="00555411" w:rsidRPr="00412C64" w:rsidRDefault="00555411" w:rsidP="002D1D34">
            <w:pPr>
              <w:rPr>
                <w:rFonts w:ascii="宋体" w:hAnsi="宋体"/>
              </w:rPr>
            </w:pPr>
            <w:r w:rsidRPr="00412C64">
              <w:rPr>
                <w:rFonts w:ascii="宋体" w:hAnsi="宋体" w:hint="eastAsia"/>
              </w:rPr>
              <w:t>负数发票时有效，正数发票为空</w:t>
            </w:r>
          </w:p>
        </w:tc>
      </w:tr>
      <w:tr w:rsidR="00555411" w:rsidRPr="00412C64" w:rsidTr="002D1D34">
        <w:tc>
          <w:tcPr>
            <w:tcW w:w="665" w:type="dxa"/>
          </w:tcPr>
          <w:p w:rsidR="00555411" w:rsidRPr="00412C64" w:rsidRDefault="00555411" w:rsidP="00155A4C">
            <w:pPr>
              <w:numPr>
                <w:ilvl w:val="0"/>
                <w:numId w:val="43"/>
              </w:numPr>
              <w:jc w:val="center"/>
              <w:rPr>
                <w:rFonts w:ascii="宋体" w:hAnsi="宋体"/>
              </w:rPr>
            </w:pPr>
          </w:p>
        </w:tc>
        <w:tc>
          <w:tcPr>
            <w:tcW w:w="1477" w:type="dxa"/>
          </w:tcPr>
          <w:p w:rsidR="00555411" w:rsidRPr="00412C64" w:rsidRDefault="00555411" w:rsidP="002D1D34">
            <w:pPr>
              <w:rPr>
                <w:rFonts w:ascii="宋体" w:hAnsi="宋体"/>
                <w:szCs w:val="21"/>
              </w:rPr>
            </w:pPr>
            <w:r w:rsidRPr="00412C64">
              <w:rPr>
                <w:rFonts w:ascii="宋体" w:hAnsi="宋体" w:hint="eastAsia"/>
                <w:szCs w:val="21"/>
              </w:rPr>
              <w:t>yfphm</w:t>
            </w:r>
          </w:p>
        </w:tc>
        <w:tc>
          <w:tcPr>
            <w:tcW w:w="2361" w:type="dxa"/>
          </w:tcPr>
          <w:p w:rsidR="00555411" w:rsidRPr="00412C64" w:rsidRDefault="00555411" w:rsidP="002D1D34">
            <w:pPr>
              <w:rPr>
                <w:rFonts w:ascii="宋体" w:hAnsi="宋体"/>
                <w:szCs w:val="21"/>
              </w:rPr>
            </w:pPr>
            <w:r w:rsidRPr="00412C64">
              <w:rPr>
                <w:rFonts w:ascii="宋体" w:hAnsi="宋体" w:hint="eastAsia"/>
                <w:szCs w:val="21"/>
              </w:rPr>
              <w:t>原发票号码</w:t>
            </w:r>
          </w:p>
        </w:tc>
        <w:tc>
          <w:tcPr>
            <w:tcW w:w="656" w:type="dxa"/>
          </w:tcPr>
          <w:p w:rsidR="00555411" w:rsidRPr="00412C64" w:rsidRDefault="00555411" w:rsidP="002D1D34">
            <w:pPr>
              <w:rPr>
                <w:rFonts w:ascii="宋体" w:hAnsi="宋体"/>
              </w:rPr>
            </w:pPr>
            <w:r w:rsidRPr="00412C64">
              <w:rPr>
                <w:rFonts w:ascii="宋体" w:hAnsi="宋体" w:hint="eastAsia"/>
              </w:rPr>
              <w:t>8</w:t>
            </w:r>
          </w:p>
        </w:tc>
        <w:tc>
          <w:tcPr>
            <w:tcW w:w="695" w:type="dxa"/>
          </w:tcPr>
          <w:p w:rsidR="00555411" w:rsidRPr="00412C64" w:rsidRDefault="00555411" w:rsidP="002D1D34">
            <w:pPr>
              <w:rPr>
                <w:rFonts w:ascii="宋体" w:hAnsi="宋体"/>
              </w:rPr>
            </w:pPr>
            <w:r w:rsidRPr="00412C64">
              <w:rPr>
                <w:rFonts w:ascii="宋体" w:hAnsi="宋体" w:hint="eastAsia"/>
              </w:rPr>
              <w:t>否</w:t>
            </w:r>
          </w:p>
        </w:tc>
        <w:tc>
          <w:tcPr>
            <w:tcW w:w="2668" w:type="dxa"/>
          </w:tcPr>
          <w:p w:rsidR="00555411" w:rsidRPr="00412C64" w:rsidRDefault="00555411" w:rsidP="002D1D34">
            <w:pPr>
              <w:rPr>
                <w:rFonts w:ascii="宋体" w:hAnsi="宋体"/>
              </w:rPr>
            </w:pPr>
            <w:r w:rsidRPr="00412C64">
              <w:rPr>
                <w:rFonts w:ascii="宋体" w:hAnsi="宋体" w:hint="eastAsia"/>
              </w:rPr>
              <w:t>负数发票时有效，正数发票为空</w:t>
            </w:r>
          </w:p>
        </w:tc>
      </w:tr>
    </w:tbl>
    <w:p w:rsidR="00CC00CA" w:rsidRPr="00555411" w:rsidRDefault="00CC00CA" w:rsidP="00A4121F">
      <w:pPr>
        <w:spacing w:line="360" w:lineRule="auto"/>
        <w:jc w:val="left"/>
        <w:rPr>
          <w:rFonts w:ascii="宋体" w:hAnsi="宋体"/>
          <w:szCs w:val="21"/>
        </w:rPr>
      </w:pPr>
    </w:p>
    <w:p w:rsidR="0031503D" w:rsidRPr="00025321" w:rsidRDefault="0031503D" w:rsidP="0031503D">
      <w:pPr>
        <w:pStyle w:val="4"/>
        <w:numPr>
          <w:ilvl w:val="0"/>
          <w:numId w:val="32"/>
        </w:numPr>
        <w:spacing w:line="360" w:lineRule="auto"/>
        <w:rPr>
          <w:b w:val="0"/>
          <w:sz w:val="24"/>
          <w:szCs w:val="24"/>
        </w:rPr>
      </w:pPr>
      <w:r w:rsidRPr="00025321">
        <w:rPr>
          <w:rFonts w:hint="eastAsia"/>
          <w:b w:val="0"/>
          <w:sz w:val="24"/>
          <w:szCs w:val="24"/>
        </w:rPr>
        <w:t>增值税专用发票（发票类型代码：</w:t>
      </w:r>
      <w:r w:rsidRPr="00025321">
        <w:rPr>
          <w:rFonts w:hint="eastAsia"/>
          <w:b w:val="0"/>
          <w:sz w:val="24"/>
          <w:szCs w:val="24"/>
        </w:rPr>
        <w:t>004</w:t>
      </w:r>
      <w:r w:rsidRPr="00025321">
        <w:rPr>
          <w:rFonts w:hint="eastAsia"/>
          <w:b w:val="0"/>
          <w:sz w:val="24"/>
          <w:szCs w:val="24"/>
        </w:rPr>
        <w:t>）</w:t>
      </w:r>
    </w:p>
    <w:p w:rsidR="0031503D" w:rsidRDefault="0031503D" w:rsidP="0031503D">
      <w:r>
        <w:rPr>
          <w:rFonts w:hint="eastAsia"/>
          <w:noProof/>
        </w:rPr>
        <w:drawing>
          <wp:inline distT="0" distB="0" distL="0" distR="0">
            <wp:extent cx="5267325" cy="3076575"/>
            <wp:effectExtent l="57150" t="19050" r="85725" b="104775"/>
            <wp:docPr id="1" name="Picture 1" descr="增值税专票240X140-96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增值税专票240X140-96DPI"/>
                    <pic:cNvPicPr>
                      <a:picLocks noChangeAspect="1" noChangeArrowheads="1"/>
                    </pic:cNvPicPr>
                  </pic:nvPicPr>
                  <pic:blipFill>
                    <a:blip r:embed="rId10" cstate="print"/>
                    <a:srcRect/>
                    <a:stretch>
                      <a:fillRect/>
                    </a:stretch>
                  </pic:blipFill>
                  <pic:spPr bwMode="auto">
                    <a:xfrm>
                      <a:off x="0" y="0"/>
                      <a:ext cx="5267325" cy="3076575"/>
                    </a:xfrm>
                    <a:prstGeom prst="rect">
                      <a:avLst/>
                    </a:prstGeom>
                    <a:noFill/>
                    <a:ln w="9525">
                      <a:solidFill>
                        <a:schemeClr val="accent1"/>
                      </a:solidFill>
                      <a:miter lim="800000"/>
                      <a:headEnd/>
                      <a:tailEnd/>
                    </a:ln>
                    <a:effectLst>
                      <a:outerShdw blurRad="50800" dist="38100" dir="5400000" algn="t" rotWithShape="0">
                        <a:prstClr val="black">
                          <a:alpha val="40000"/>
                        </a:prstClr>
                      </a:outerShdw>
                    </a:effectLst>
                  </pic:spPr>
                </pic:pic>
              </a:graphicData>
            </a:graphic>
          </wp:inline>
        </w:drawing>
      </w:r>
    </w:p>
    <w:p w:rsidR="0031503D" w:rsidRPr="004D1D61" w:rsidRDefault="0031503D" w:rsidP="0031503D">
      <w:pPr>
        <w:spacing w:line="360" w:lineRule="auto"/>
        <w:rPr>
          <w:b/>
          <w:sz w:val="24"/>
          <w:szCs w:val="21"/>
        </w:rPr>
      </w:pPr>
      <w:r w:rsidRPr="004D1D61">
        <w:rPr>
          <w:rFonts w:hint="eastAsia"/>
          <w:b/>
          <w:sz w:val="24"/>
          <w:szCs w:val="21"/>
        </w:rPr>
        <w:t>请求报文：</w:t>
      </w:r>
    </w:p>
    <w:p w:rsidR="0031503D" w:rsidRPr="000D0444" w:rsidRDefault="0031503D" w:rsidP="0031503D">
      <w:pPr>
        <w:pStyle w:val="ab"/>
        <w:spacing w:line="240" w:lineRule="auto"/>
        <w:rPr>
          <w:rFonts w:ascii="Courier" w:hAnsi="Courier"/>
          <w:sz w:val="21"/>
          <w:szCs w:val="21"/>
        </w:rPr>
      </w:pPr>
      <w:proofErr w:type="gramStart"/>
      <w:r w:rsidRPr="000D0444">
        <w:rPr>
          <w:rFonts w:ascii="Courier" w:hAnsi="Courier"/>
          <w:sz w:val="21"/>
          <w:szCs w:val="21"/>
        </w:rPr>
        <w:t>&lt;?xml</w:t>
      </w:r>
      <w:proofErr w:type="gramEnd"/>
      <w:r w:rsidRPr="000D0444">
        <w:rPr>
          <w:rFonts w:ascii="Courier" w:hAnsi="Courier"/>
          <w:sz w:val="21"/>
          <w:szCs w:val="21"/>
        </w:rPr>
        <w:t xml:space="preserve"> version="1.0" encoding="gbk"?&gt;</w:t>
      </w:r>
    </w:p>
    <w:p w:rsidR="0031503D" w:rsidRPr="000D0444" w:rsidRDefault="0031503D" w:rsidP="0031503D">
      <w:pPr>
        <w:pStyle w:val="ab"/>
        <w:spacing w:line="240" w:lineRule="auto"/>
        <w:rPr>
          <w:rFonts w:ascii="Courier" w:hAnsi="Courier"/>
          <w:sz w:val="21"/>
          <w:szCs w:val="21"/>
        </w:rPr>
      </w:pPr>
      <w:r>
        <w:rPr>
          <w:rFonts w:ascii="Courier" w:hAnsi="Courier" w:hint="eastAsia"/>
          <w:sz w:val="21"/>
          <w:szCs w:val="21"/>
        </w:rPr>
        <w:t>&lt;business id="10008" comment="</w:t>
      </w:r>
      <w:r>
        <w:rPr>
          <w:rFonts w:ascii="Courier" w:hAnsi="Courier" w:hint="eastAsia"/>
          <w:sz w:val="21"/>
          <w:szCs w:val="21"/>
        </w:rPr>
        <w:t>发票开具</w:t>
      </w:r>
      <w:r>
        <w:rPr>
          <w:rFonts w:ascii="Courier" w:hAnsi="Courier" w:hint="eastAsia"/>
          <w:sz w:val="21"/>
          <w:szCs w:val="21"/>
        </w:rPr>
        <w:t>"&gt;</w:t>
      </w:r>
    </w:p>
    <w:p w:rsidR="0031503D" w:rsidRPr="000D0444" w:rsidRDefault="0031503D" w:rsidP="0031503D">
      <w:pPr>
        <w:pStyle w:val="ab"/>
        <w:spacing w:line="240" w:lineRule="auto"/>
        <w:rPr>
          <w:rFonts w:ascii="Courier" w:hAnsi="Courier"/>
          <w:sz w:val="21"/>
          <w:szCs w:val="21"/>
        </w:rPr>
      </w:pPr>
      <w:r w:rsidRPr="000D0444">
        <w:rPr>
          <w:rFonts w:ascii="Courier" w:hAnsi="Courier"/>
          <w:sz w:val="21"/>
          <w:szCs w:val="21"/>
        </w:rPr>
        <w:t>&lt;body</w:t>
      </w:r>
      <w:r w:rsidRPr="000D0444">
        <w:rPr>
          <w:rFonts w:ascii="Courier" w:hAnsi="Courier" w:hint="eastAsia"/>
          <w:sz w:val="21"/>
          <w:szCs w:val="21"/>
        </w:rPr>
        <w:t xml:space="preserve"> yylxdm="</w:t>
      </w:r>
      <w:r>
        <w:rPr>
          <w:rFonts w:ascii="Courier" w:hAnsi="Courier" w:hint="eastAsia"/>
          <w:sz w:val="21"/>
          <w:szCs w:val="21"/>
        </w:rPr>
        <w:t>1</w:t>
      </w:r>
      <w:r w:rsidRPr="000D0444">
        <w:rPr>
          <w:rFonts w:ascii="Courier" w:hAnsi="Courier" w:hint="eastAsia"/>
          <w:sz w:val="21"/>
          <w:szCs w:val="21"/>
        </w:rPr>
        <w:t>"</w:t>
      </w:r>
      <w:r w:rsidRPr="000D0444">
        <w:rPr>
          <w:rFonts w:ascii="Courier" w:hAnsi="Courier"/>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31503D" w:rsidRDefault="0031503D" w:rsidP="0031503D">
      <w:pPr>
        <w:pStyle w:val="ab"/>
        <w:spacing w:line="240" w:lineRule="auto"/>
        <w:ind w:leftChars="54" w:firstLineChars="300" w:firstLine="630"/>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31503D" w:rsidRDefault="0031503D" w:rsidP="0031503D">
      <w:pPr>
        <w:pStyle w:val="ab"/>
        <w:spacing w:line="240" w:lineRule="auto"/>
        <w:ind w:leftChars="54" w:firstLineChars="300" w:firstLine="630"/>
        <w:rPr>
          <w:rFonts w:ascii="Courier" w:hAnsi="Courier"/>
          <w:sz w:val="21"/>
          <w:szCs w:val="21"/>
        </w:rPr>
      </w:pPr>
      <w:r w:rsidRPr="006814D2">
        <w:rPr>
          <w:rFonts w:ascii="Courier" w:hAnsi="Courier"/>
          <w:sz w:val="21"/>
          <w:szCs w:val="21"/>
        </w:rPr>
        <w:t>&lt;fpqqlsh&gt;</w:t>
      </w:r>
      <w:r>
        <w:rPr>
          <w:rFonts w:ascii="Courier" w:hAnsi="Courier" w:hint="eastAsia"/>
          <w:sz w:val="21"/>
          <w:szCs w:val="21"/>
        </w:rPr>
        <w:t>发票请求流水号</w:t>
      </w:r>
      <w:r w:rsidRPr="006814D2">
        <w:rPr>
          <w:rFonts w:ascii="Courier" w:hAnsi="Courier"/>
          <w:sz w:val="21"/>
          <w:szCs w:val="21"/>
        </w:rPr>
        <w:t>&lt;/fpqqlsh&gt;</w:t>
      </w:r>
    </w:p>
    <w:p w:rsidR="0031503D" w:rsidRDefault="0031503D" w:rsidP="0031503D">
      <w:pPr>
        <w:pStyle w:val="ab"/>
        <w:spacing w:line="240" w:lineRule="auto"/>
        <w:ind w:leftChars="54" w:firstLineChars="300" w:firstLine="630"/>
        <w:rPr>
          <w:rFonts w:ascii="Courier" w:hAnsi="Courier"/>
          <w:sz w:val="21"/>
          <w:szCs w:val="21"/>
        </w:rPr>
      </w:pPr>
      <w:r>
        <w:rPr>
          <w:rFonts w:ascii="Courier" w:hAnsi="Courier" w:hint="eastAsia"/>
          <w:sz w:val="21"/>
          <w:szCs w:val="21"/>
        </w:rPr>
        <w:t>&lt;kplx&gt;</w:t>
      </w:r>
      <w:r>
        <w:rPr>
          <w:rFonts w:ascii="Courier" w:hAnsi="Courier" w:hint="eastAsia"/>
          <w:sz w:val="21"/>
          <w:szCs w:val="21"/>
        </w:rPr>
        <w:t>开票类型</w:t>
      </w:r>
      <w:r>
        <w:rPr>
          <w:rFonts w:ascii="Courier" w:hAnsi="Courier" w:hint="eastAsia"/>
          <w:sz w:val="21"/>
          <w:szCs w:val="21"/>
        </w:rPr>
        <w:t>&lt;/kplx&gt;</w:t>
      </w:r>
    </w:p>
    <w:p w:rsidR="0031503D" w:rsidRPr="00D766A4" w:rsidRDefault="0031503D" w:rsidP="0031503D">
      <w:pPr>
        <w:pStyle w:val="ab"/>
        <w:spacing w:line="240" w:lineRule="auto"/>
        <w:ind w:leftChars="54" w:firstLineChars="300" w:firstLine="630"/>
        <w:rPr>
          <w:rFonts w:ascii="Courier" w:hAnsi="Courier"/>
          <w:sz w:val="21"/>
          <w:szCs w:val="21"/>
        </w:rPr>
      </w:pPr>
      <w:r w:rsidRPr="00D766A4">
        <w:rPr>
          <w:rFonts w:ascii="Courier" w:hAnsi="Courier" w:hint="eastAsia"/>
          <w:sz w:val="21"/>
          <w:szCs w:val="21"/>
        </w:rPr>
        <w:t>&lt;tspz&gt;</w:t>
      </w:r>
      <w:r w:rsidRPr="00D766A4">
        <w:rPr>
          <w:rFonts w:ascii="Courier" w:hAnsi="Courier" w:hint="eastAsia"/>
          <w:sz w:val="21"/>
          <w:szCs w:val="21"/>
        </w:rPr>
        <w:t>特殊票种标识</w:t>
      </w:r>
      <w:r w:rsidRPr="00D766A4">
        <w:rPr>
          <w:rFonts w:ascii="Courier" w:hAnsi="Courier" w:hint="eastAsia"/>
          <w:sz w:val="21"/>
          <w:szCs w:val="21"/>
        </w:rPr>
        <w:t>&lt;</w:t>
      </w:r>
      <w:r>
        <w:rPr>
          <w:rFonts w:ascii="Courier" w:hAnsi="Courier" w:hint="eastAsia"/>
          <w:sz w:val="21"/>
          <w:szCs w:val="21"/>
        </w:rPr>
        <w:t>/</w:t>
      </w:r>
      <w:r w:rsidRPr="00D766A4">
        <w:rPr>
          <w:rFonts w:ascii="Courier" w:hAnsi="Courier" w:hint="eastAsia"/>
          <w:sz w:val="21"/>
          <w:szCs w:val="21"/>
        </w:rPr>
        <w:t>tspz&gt;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r>
        <w:rPr>
          <w:rFonts w:ascii="Courier" w:hAnsi="Courier" w:hint="eastAsia"/>
          <w:sz w:val="21"/>
          <w:szCs w:val="21"/>
        </w:rPr>
        <w:t>销货单位</w:t>
      </w:r>
      <w:r w:rsidRPr="000D0444">
        <w:rPr>
          <w:rFonts w:ascii="Courier" w:hAnsi="Courier" w:hint="eastAsia"/>
          <w:sz w:val="21"/>
          <w:szCs w:val="21"/>
        </w:rPr>
        <w:t>识别号</w:t>
      </w: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Pr>
          <w:rFonts w:ascii="Courier" w:hAnsi="Courier"/>
          <w:sz w:val="21"/>
          <w:szCs w:val="21"/>
        </w:rPr>
        <w:t>mc</w:t>
      </w:r>
      <w:r w:rsidRPr="000D0444">
        <w:rPr>
          <w:rFonts w:ascii="Courier" w:hAnsi="Courier"/>
          <w:sz w:val="21"/>
          <w:szCs w:val="21"/>
        </w:rPr>
        <w:t>&gt;</w:t>
      </w:r>
      <w:r>
        <w:rPr>
          <w:rFonts w:ascii="Courier" w:hAnsi="Courier" w:hint="eastAsia"/>
          <w:sz w:val="21"/>
          <w:szCs w:val="21"/>
        </w:rPr>
        <w:t>销货单位名称</w:t>
      </w:r>
      <w:r w:rsidRPr="000D0444">
        <w:rPr>
          <w:rFonts w:ascii="Courier" w:hAnsi="Courier"/>
          <w:sz w:val="21"/>
          <w:szCs w:val="21"/>
        </w:rPr>
        <w:t>&lt;/</w:t>
      </w:r>
      <w:r>
        <w:rPr>
          <w:rFonts w:ascii="Courier" w:hAnsi="Courier" w:hint="eastAsia"/>
          <w:sz w:val="21"/>
          <w:szCs w:val="21"/>
        </w:rPr>
        <w:t>xhdwmc</w:t>
      </w:r>
      <w:r w:rsidRPr="000D0444">
        <w:rPr>
          <w:rFonts w:ascii="Courier" w:hAnsi="Courier"/>
          <w:sz w:val="21"/>
          <w:szCs w:val="21"/>
        </w:rPr>
        <w:t>&gt;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xhdwdzdh</w:t>
      </w:r>
      <w:r w:rsidRPr="000D0444">
        <w:rPr>
          <w:rFonts w:ascii="Courier" w:hAnsi="Courier" w:hint="eastAsia"/>
          <w:sz w:val="21"/>
          <w:szCs w:val="21"/>
        </w:rPr>
        <w:t>&gt;</w:t>
      </w:r>
      <w:r>
        <w:rPr>
          <w:rFonts w:ascii="Courier" w:hAnsi="Courier" w:hint="eastAsia"/>
          <w:sz w:val="21"/>
          <w:szCs w:val="21"/>
        </w:rPr>
        <w:t>销货单位地址电话</w:t>
      </w:r>
      <w:r w:rsidRPr="000D0444">
        <w:rPr>
          <w:rFonts w:ascii="Courier" w:hAnsi="Courier" w:hint="eastAsia"/>
          <w:sz w:val="21"/>
          <w:szCs w:val="21"/>
        </w:rPr>
        <w:t>&lt;/</w:t>
      </w:r>
      <w:r>
        <w:rPr>
          <w:rFonts w:ascii="Courier" w:hAnsi="Courier" w:hint="eastAsia"/>
          <w:sz w:val="21"/>
          <w:szCs w:val="21"/>
        </w:rPr>
        <w:t>xhdwdzdh</w:t>
      </w:r>
      <w:r w:rsidRPr="000D0444">
        <w:rPr>
          <w:rFonts w:ascii="Courier" w:hAnsi="Courier" w:hint="eastAsia"/>
          <w:sz w:val="21"/>
          <w:szCs w:val="21"/>
        </w:rPr>
        <w:t>&gt;</w:t>
      </w:r>
    </w:p>
    <w:p w:rsidR="0031503D" w:rsidRPr="00323A59"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xhdwyhzh</w:t>
      </w:r>
      <w:r w:rsidRPr="000D0444">
        <w:rPr>
          <w:rFonts w:ascii="Courier" w:hAnsi="Courier" w:hint="eastAsia"/>
          <w:sz w:val="21"/>
          <w:szCs w:val="21"/>
        </w:rPr>
        <w:t>&gt;</w:t>
      </w:r>
      <w:r>
        <w:rPr>
          <w:rFonts w:ascii="Courier" w:hAnsi="Courier" w:hint="eastAsia"/>
          <w:sz w:val="21"/>
          <w:szCs w:val="21"/>
        </w:rPr>
        <w:t>销货单位银行帐号</w:t>
      </w:r>
      <w:r w:rsidRPr="000D0444">
        <w:rPr>
          <w:rFonts w:ascii="Courier" w:hAnsi="Courier" w:hint="eastAsia"/>
          <w:sz w:val="21"/>
          <w:szCs w:val="21"/>
        </w:rPr>
        <w:t>&lt;/</w:t>
      </w:r>
      <w:r>
        <w:rPr>
          <w:rFonts w:ascii="Courier" w:hAnsi="Courier" w:hint="eastAsia"/>
          <w:sz w:val="21"/>
          <w:szCs w:val="21"/>
        </w:rPr>
        <w:t>xhdwyhzh</w:t>
      </w:r>
      <w:r w:rsidRPr="000D0444">
        <w:rPr>
          <w:rFonts w:ascii="Courier" w:hAnsi="Courier" w:hint="eastAsia"/>
          <w:sz w:val="21"/>
          <w:szCs w:val="21"/>
        </w:rPr>
        <w:t>&gt;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ghdw</w:t>
      </w:r>
      <w:r w:rsidRPr="000D0444">
        <w:rPr>
          <w:rFonts w:ascii="Courier" w:hAnsi="Courier" w:hint="eastAsia"/>
          <w:sz w:val="21"/>
          <w:szCs w:val="21"/>
        </w:rPr>
        <w:t>sbh</w:t>
      </w:r>
      <w:r w:rsidRPr="000D0444">
        <w:rPr>
          <w:rFonts w:ascii="Courier" w:hAnsi="Courier"/>
          <w:sz w:val="21"/>
          <w:szCs w:val="21"/>
        </w:rPr>
        <w:t>&gt;</w:t>
      </w:r>
      <w:r>
        <w:rPr>
          <w:rFonts w:ascii="Courier" w:hAnsi="Courier" w:hint="eastAsia"/>
          <w:sz w:val="21"/>
          <w:szCs w:val="21"/>
        </w:rPr>
        <w:t>购货单位</w:t>
      </w:r>
      <w:r w:rsidRPr="000D0444">
        <w:rPr>
          <w:rFonts w:ascii="Courier" w:hAnsi="Courier" w:hint="eastAsia"/>
          <w:sz w:val="21"/>
          <w:szCs w:val="21"/>
        </w:rPr>
        <w:t>识别号</w:t>
      </w:r>
      <w:r w:rsidRPr="000D0444">
        <w:rPr>
          <w:rFonts w:ascii="Courier" w:hAnsi="Courier"/>
          <w:sz w:val="21"/>
          <w:szCs w:val="21"/>
        </w:rPr>
        <w:t>&lt;/</w:t>
      </w:r>
      <w:r>
        <w:rPr>
          <w:rFonts w:ascii="Courier" w:hAnsi="Courier" w:hint="eastAsia"/>
          <w:sz w:val="21"/>
          <w:szCs w:val="21"/>
        </w:rPr>
        <w:t>ghdw</w:t>
      </w:r>
      <w:r w:rsidRPr="000D0444">
        <w:rPr>
          <w:rFonts w:ascii="Courier" w:hAnsi="Courier" w:hint="eastAsia"/>
          <w:sz w:val="21"/>
          <w:szCs w:val="21"/>
        </w:rPr>
        <w:t>sbh</w:t>
      </w:r>
      <w:r w:rsidRPr="000D0444">
        <w:rPr>
          <w:rFonts w:ascii="Courier" w:hAnsi="Courier"/>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ghdw</w:t>
      </w:r>
      <w:r w:rsidRPr="000D0444">
        <w:rPr>
          <w:rFonts w:ascii="Courier" w:hAnsi="Courier" w:hint="eastAsia"/>
          <w:sz w:val="21"/>
          <w:szCs w:val="21"/>
        </w:rPr>
        <w:t>mc&gt;</w:t>
      </w:r>
      <w:r>
        <w:rPr>
          <w:rFonts w:ascii="Courier" w:hAnsi="Courier" w:hint="eastAsia"/>
          <w:sz w:val="21"/>
          <w:szCs w:val="21"/>
        </w:rPr>
        <w:t>购货单位</w:t>
      </w:r>
      <w:r w:rsidRPr="000D0444">
        <w:rPr>
          <w:rFonts w:ascii="Courier" w:hAnsi="Courier" w:hint="eastAsia"/>
          <w:sz w:val="21"/>
          <w:szCs w:val="21"/>
        </w:rPr>
        <w:t>名称</w:t>
      </w:r>
      <w:r w:rsidRPr="000D0444">
        <w:rPr>
          <w:rFonts w:ascii="Courier" w:hAnsi="Courier" w:hint="eastAsia"/>
          <w:sz w:val="21"/>
          <w:szCs w:val="21"/>
        </w:rPr>
        <w:t>&lt;/</w:t>
      </w:r>
      <w:r>
        <w:rPr>
          <w:rFonts w:ascii="Courier" w:hAnsi="Courier" w:hint="eastAsia"/>
          <w:sz w:val="21"/>
          <w:szCs w:val="21"/>
        </w:rPr>
        <w:t>ghdw</w:t>
      </w:r>
      <w:r w:rsidRPr="000D0444">
        <w:rPr>
          <w:rFonts w:ascii="Courier" w:hAnsi="Courier" w:hint="eastAsia"/>
          <w:sz w:val="21"/>
          <w:szCs w:val="21"/>
        </w:rPr>
        <w:t>mc&gt;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ghdwdzdh</w:t>
      </w:r>
      <w:r w:rsidRPr="000D0444">
        <w:rPr>
          <w:rFonts w:ascii="Courier" w:hAnsi="Courier" w:hint="eastAsia"/>
          <w:sz w:val="21"/>
          <w:szCs w:val="21"/>
        </w:rPr>
        <w:t>&gt;</w:t>
      </w:r>
      <w:r>
        <w:rPr>
          <w:rFonts w:ascii="Courier" w:hAnsi="Courier" w:hint="eastAsia"/>
          <w:sz w:val="21"/>
          <w:szCs w:val="21"/>
        </w:rPr>
        <w:t>购货单位地址电话</w:t>
      </w:r>
      <w:r w:rsidRPr="000D0444">
        <w:rPr>
          <w:rFonts w:ascii="Courier" w:hAnsi="Courier" w:hint="eastAsia"/>
          <w:sz w:val="21"/>
          <w:szCs w:val="21"/>
        </w:rPr>
        <w:t>&lt;/</w:t>
      </w:r>
      <w:r>
        <w:rPr>
          <w:rFonts w:ascii="Courier" w:hAnsi="Courier" w:hint="eastAsia"/>
          <w:sz w:val="21"/>
          <w:szCs w:val="21"/>
        </w:rPr>
        <w:t>ghdwdzdh</w:t>
      </w:r>
      <w:r w:rsidRPr="000D0444">
        <w:rPr>
          <w:rFonts w:ascii="Courier" w:hAnsi="Courier" w:hint="eastAsia"/>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ghdwyhzh</w:t>
      </w:r>
      <w:r w:rsidRPr="000D0444">
        <w:rPr>
          <w:rFonts w:ascii="Courier" w:hAnsi="Courier" w:hint="eastAsia"/>
          <w:sz w:val="21"/>
          <w:szCs w:val="21"/>
        </w:rPr>
        <w:t>&gt;</w:t>
      </w:r>
      <w:r>
        <w:rPr>
          <w:rFonts w:ascii="Courier" w:hAnsi="Courier" w:hint="eastAsia"/>
          <w:sz w:val="21"/>
          <w:szCs w:val="21"/>
        </w:rPr>
        <w:t>购货单位银行帐号</w:t>
      </w:r>
      <w:r w:rsidRPr="000D0444">
        <w:rPr>
          <w:rFonts w:ascii="Courier" w:hAnsi="Courier" w:hint="eastAsia"/>
          <w:sz w:val="21"/>
          <w:szCs w:val="21"/>
        </w:rPr>
        <w:t>&lt;/</w:t>
      </w:r>
      <w:r>
        <w:rPr>
          <w:rFonts w:ascii="Courier" w:hAnsi="Courier" w:hint="eastAsia"/>
          <w:sz w:val="21"/>
          <w:szCs w:val="21"/>
        </w:rPr>
        <w:t>ghdwyhzh</w:t>
      </w:r>
      <w:r w:rsidRPr="000D0444">
        <w:rPr>
          <w:rFonts w:ascii="Courier" w:hAnsi="Courier" w:hint="eastAsia"/>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qdbz</w:t>
      </w:r>
      <w:r w:rsidRPr="000D0444">
        <w:rPr>
          <w:rFonts w:ascii="Courier" w:hAnsi="Courier" w:hint="eastAsia"/>
          <w:sz w:val="21"/>
          <w:szCs w:val="21"/>
        </w:rPr>
        <w:t>&gt;</w:t>
      </w:r>
      <w:r>
        <w:rPr>
          <w:rFonts w:ascii="Courier" w:hAnsi="Courier" w:hint="eastAsia"/>
          <w:sz w:val="21"/>
          <w:szCs w:val="21"/>
        </w:rPr>
        <w:t>清单标志</w:t>
      </w:r>
      <w:r w:rsidRPr="000D0444">
        <w:rPr>
          <w:rFonts w:ascii="Courier" w:hAnsi="Courier" w:hint="eastAsia"/>
          <w:sz w:val="21"/>
          <w:szCs w:val="21"/>
        </w:rPr>
        <w:t>&lt;/</w:t>
      </w:r>
      <w:r>
        <w:rPr>
          <w:rFonts w:ascii="Courier" w:hAnsi="Courier" w:hint="eastAsia"/>
          <w:sz w:val="21"/>
          <w:szCs w:val="21"/>
        </w:rPr>
        <w:t>qdbz</w:t>
      </w:r>
      <w:r w:rsidRPr="000D0444">
        <w:rPr>
          <w:rFonts w:ascii="Courier" w:hAnsi="Courier" w:hint="eastAsia"/>
          <w:sz w:val="21"/>
          <w:szCs w:val="21"/>
        </w:rPr>
        <w:t>&gt;</w:t>
      </w:r>
    </w:p>
    <w:p w:rsidR="0031503D" w:rsidRPr="00012EAF" w:rsidRDefault="0031503D" w:rsidP="0031503D">
      <w:pPr>
        <w:pStyle w:val="ab"/>
        <w:spacing w:line="240" w:lineRule="auto"/>
        <w:ind w:leftChars="54" w:firstLineChars="250" w:firstLine="525"/>
        <w:rPr>
          <w:rFonts w:ascii="Courier" w:hAnsi="Courier"/>
          <w:color w:val="FF0000"/>
          <w:sz w:val="21"/>
          <w:szCs w:val="21"/>
          <w:u w:val="single"/>
        </w:rPr>
      </w:pPr>
      <w:r w:rsidRPr="00012EAF">
        <w:rPr>
          <w:rFonts w:ascii="Courier" w:hAnsi="Courier" w:hint="eastAsia"/>
          <w:color w:val="FF0000"/>
          <w:sz w:val="21"/>
          <w:szCs w:val="21"/>
        </w:rPr>
        <w:t xml:space="preserve"> </w:t>
      </w:r>
      <w:r w:rsidRPr="00012EAF">
        <w:rPr>
          <w:rFonts w:ascii="Courier" w:hAnsi="Courier" w:hint="eastAsia"/>
          <w:color w:val="FF0000"/>
          <w:sz w:val="21"/>
          <w:szCs w:val="21"/>
          <w:u w:val="single"/>
        </w:rPr>
        <w:t>&lt;zsfs&gt;</w:t>
      </w:r>
      <w:r w:rsidRPr="00012EAF">
        <w:rPr>
          <w:rFonts w:ascii="Courier" w:hAnsi="Courier" w:hint="eastAsia"/>
          <w:color w:val="FF0000"/>
          <w:sz w:val="21"/>
          <w:szCs w:val="21"/>
          <w:u w:val="single"/>
        </w:rPr>
        <w:t>征税方式</w:t>
      </w:r>
      <w:r w:rsidRPr="00012EAF">
        <w:rPr>
          <w:rFonts w:ascii="Courier" w:hAnsi="Courier" w:hint="eastAsia"/>
          <w:color w:val="FF0000"/>
          <w:sz w:val="21"/>
          <w:szCs w:val="21"/>
          <w:u w:val="single"/>
        </w:rPr>
        <w:t>&lt;/zsfs&gt;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sidRPr="000D0444">
        <w:rPr>
          <w:rFonts w:ascii="Courier" w:hAnsi="Courier" w:hint="eastAsia"/>
          <w:sz w:val="21"/>
          <w:szCs w:val="21"/>
        </w:rPr>
        <w:t>fyxm count=</w:t>
      </w:r>
      <w:r w:rsidRPr="000D0444">
        <w:rPr>
          <w:rFonts w:ascii="Courier" w:hAnsi="Courier"/>
          <w:sz w:val="21"/>
          <w:szCs w:val="21"/>
        </w:rPr>
        <w:t>"</w:t>
      </w:r>
      <w:r>
        <w:rPr>
          <w:rFonts w:ascii="Courier" w:hAnsi="Courier" w:hint="eastAsia"/>
          <w:sz w:val="21"/>
          <w:szCs w:val="21"/>
        </w:rPr>
        <w:t>1</w:t>
      </w:r>
      <w:r w:rsidRPr="000D0444">
        <w:rPr>
          <w:rFonts w:ascii="Courier" w:hAnsi="Courier"/>
          <w:sz w:val="21"/>
          <w:szCs w:val="21"/>
        </w:rPr>
        <w:t>"&gt;</w:t>
      </w:r>
    </w:p>
    <w:p w:rsidR="0031503D" w:rsidRDefault="0031503D" w:rsidP="0031503D">
      <w:pPr>
        <w:pStyle w:val="ab"/>
        <w:spacing w:line="240" w:lineRule="auto"/>
        <w:ind w:leftChars="54" w:firstLineChars="400" w:firstLine="840"/>
        <w:rPr>
          <w:rFonts w:ascii="Courier" w:hAnsi="Courier"/>
          <w:sz w:val="21"/>
          <w:szCs w:val="21"/>
        </w:rPr>
      </w:pPr>
      <w:r w:rsidRPr="000D0444">
        <w:rPr>
          <w:rFonts w:ascii="Courier" w:hAnsi="Courier" w:hint="eastAsia"/>
          <w:sz w:val="21"/>
          <w:szCs w:val="21"/>
        </w:rPr>
        <w:t>&lt;group xh=</w:t>
      </w:r>
      <w:r w:rsidRPr="000D0444">
        <w:rPr>
          <w:rFonts w:ascii="Courier" w:hAnsi="Courier"/>
          <w:sz w:val="21"/>
          <w:szCs w:val="21"/>
        </w:rPr>
        <w:t>"1"</w:t>
      </w:r>
      <w:r w:rsidRPr="000D0444">
        <w:rPr>
          <w:rFonts w:ascii="Courier" w:hAnsi="Courier" w:hint="eastAsia"/>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Pr>
          <w:rFonts w:ascii="Courier" w:hAnsi="Courier"/>
          <w:sz w:val="21"/>
          <w:szCs w:val="21"/>
        </w:rPr>
        <w:t>&lt;fphxz&gt;</w:t>
      </w:r>
      <w:r>
        <w:rPr>
          <w:rFonts w:ascii="Courier" w:hAnsi="Courier" w:hint="eastAsia"/>
          <w:sz w:val="21"/>
          <w:szCs w:val="21"/>
        </w:rPr>
        <w:t>发票</w:t>
      </w:r>
      <w:proofErr w:type="gramStart"/>
      <w:r>
        <w:rPr>
          <w:rFonts w:ascii="Courier" w:hAnsi="Courier"/>
          <w:sz w:val="21"/>
          <w:szCs w:val="21"/>
        </w:rPr>
        <w:t>行</w:t>
      </w:r>
      <w:r>
        <w:rPr>
          <w:rFonts w:ascii="Courier" w:hAnsi="Courier" w:hint="eastAsia"/>
          <w:sz w:val="21"/>
          <w:szCs w:val="21"/>
        </w:rPr>
        <w:t>性质</w:t>
      </w:r>
      <w:proofErr w:type="gramEnd"/>
      <w:r>
        <w:rPr>
          <w:rFonts w:ascii="Courier" w:hAnsi="Courier"/>
          <w:sz w:val="21"/>
          <w:szCs w:val="21"/>
        </w:rPr>
        <w:t>&lt;</w:t>
      </w:r>
      <w:r>
        <w:rPr>
          <w:rFonts w:ascii="Courier" w:hAnsi="Courier" w:hint="eastAsia"/>
          <w:sz w:val="21"/>
          <w:szCs w:val="21"/>
        </w:rPr>
        <w:t>/fphxz</w:t>
      </w:r>
      <w:r>
        <w:rPr>
          <w:rFonts w:ascii="Courier" w:hAnsi="Courier"/>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t>&lt;</w:t>
      </w:r>
      <w:r>
        <w:rPr>
          <w:rFonts w:ascii="Courier" w:hAnsi="Courier" w:hint="eastAsia"/>
          <w:sz w:val="21"/>
          <w:szCs w:val="21"/>
        </w:rPr>
        <w:t>sp</w:t>
      </w:r>
      <w:r w:rsidRPr="000D0444">
        <w:rPr>
          <w:rFonts w:ascii="Courier" w:hAnsi="Courier" w:hint="eastAsia"/>
          <w:sz w:val="21"/>
          <w:szCs w:val="21"/>
        </w:rPr>
        <w:t>mc</w:t>
      </w:r>
      <w:r w:rsidRPr="000D0444">
        <w:rPr>
          <w:rFonts w:ascii="Courier" w:hAnsi="Courier"/>
          <w:sz w:val="21"/>
          <w:szCs w:val="21"/>
        </w:rPr>
        <w:t>&gt;</w:t>
      </w:r>
      <w:r>
        <w:rPr>
          <w:rFonts w:ascii="Courier" w:hAnsi="Courier" w:hint="eastAsia"/>
          <w:sz w:val="21"/>
          <w:szCs w:val="21"/>
        </w:rPr>
        <w:t>商品</w:t>
      </w:r>
      <w:r w:rsidRPr="000D0444">
        <w:rPr>
          <w:rFonts w:ascii="Courier" w:hAnsi="Courier" w:hint="eastAsia"/>
          <w:sz w:val="21"/>
          <w:szCs w:val="21"/>
        </w:rPr>
        <w:t>名称</w:t>
      </w:r>
      <w:r w:rsidRPr="000D0444">
        <w:rPr>
          <w:rFonts w:ascii="Courier" w:hAnsi="Courier"/>
          <w:sz w:val="21"/>
          <w:szCs w:val="21"/>
        </w:rPr>
        <w:t>&lt;/</w:t>
      </w:r>
      <w:r>
        <w:rPr>
          <w:rFonts w:ascii="Courier" w:hAnsi="Courier" w:hint="eastAsia"/>
          <w:sz w:val="21"/>
          <w:szCs w:val="21"/>
        </w:rPr>
        <w:t>sp</w:t>
      </w:r>
      <w:r w:rsidRPr="000D0444">
        <w:rPr>
          <w:rFonts w:ascii="Courier" w:hAnsi="Courier" w:hint="eastAsia"/>
          <w:sz w:val="21"/>
          <w:szCs w:val="21"/>
        </w:rPr>
        <w:t>mc</w:t>
      </w:r>
      <w:r w:rsidRPr="000D0444">
        <w:rPr>
          <w:rFonts w:ascii="Courier" w:hAnsi="Courier"/>
          <w:sz w:val="21"/>
          <w:szCs w:val="21"/>
        </w:rPr>
        <w:t>&gt;</w:t>
      </w:r>
    </w:p>
    <w:p w:rsidR="0031503D" w:rsidRPr="000D0444"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t>&lt;</w:t>
      </w:r>
      <w:r>
        <w:rPr>
          <w:rFonts w:ascii="Courier" w:hAnsi="Courier" w:hint="eastAsia"/>
          <w:sz w:val="21"/>
          <w:szCs w:val="21"/>
        </w:rPr>
        <w:t>spsm</w:t>
      </w:r>
      <w:r w:rsidRPr="000D0444">
        <w:rPr>
          <w:rFonts w:ascii="Courier" w:hAnsi="Courier"/>
          <w:sz w:val="21"/>
          <w:szCs w:val="21"/>
        </w:rPr>
        <w:t>&gt;</w:t>
      </w:r>
      <w:r>
        <w:rPr>
          <w:rFonts w:ascii="Courier" w:hAnsi="Courier" w:hint="eastAsia"/>
          <w:sz w:val="21"/>
          <w:szCs w:val="21"/>
        </w:rPr>
        <w:t>商品税目</w:t>
      </w:r>
      <w:r w:rsidRPr="000D0444">
        <w:rPr>
          <w:rFonts w:ascii="Courier" w:hAnsi="Courier"/>
          <w:sz w:val="21"/>
          <w:szCs w:val="21"/>
        </w:rPr>
        <w:t>&lt;/</w:t>
      </w:r>
      <w:r>
        <w:rPr>
          <w:rFonts w:ascii="Courier" w:hAnsi="Courier" w:hint="eastAsia"/>
          <w:sz w:val="21"/>
          <w:szCs w:val="21"/>
        </w:rPr>
        <w:t>spsm</w:t>
      </w:r>
      <w:r w:rsidRPr="000D0444">
        <w:rPr>
          <w:rFonts w:ascii="Courier" w:hAnsi="Courier"/>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t>&lt;</w:t>
      </w:r>
      <w:r>
        <w:rPr>
          <w:rFonts w:ascii="Courier" w:hAnsi="Courier" w:hint="eastAsia"/>
          <w:sz w:val="21"/>
          <w:szCs w:val="21"/>
        </w:rPr>
        <w:t>ggxh</w:t>
      </w:r>
      <w:r w:rsidRPr="000D0444">
        <w:rPr>
          <w:rFonts w:ascii="Courier" w:hAnsi="Courier"/>
          <w:sz w:val="21"/>
          <w:szCs w:val="21"/>
        </w:rPr>
        <w:t>&gt;</w:t>
      </w:r>
      <w:r>
        <w:rPr>
          <w:rFonts w:ascii="Courier" w:hAnsi="Courier" w:hint="eastAsia"/>
          <w:sz w:val="21"/>
          <w:szCs w:val="21"/>
        </w:rPr>
        <w:t>规格型号</w:t>
      </w:r>
      <w:r w:rsidRPr="000D0444">
        <w:rPr>
          <w:rFonts w:ascii="Courier" w:hAnsi="Courier"/>
          <w:sz w:val="21"/>
          <w:szCs w:val="21"/>
        </w:rPr>
        <w:t>&lt;/</w:t>
      </w:r>
      <w:r>
        <w:rPr>
          <w:rFonts w:ascii="Courier" w:hAnsi="Courier" w:hint="eastAsia"/>
          <w:sz w:val="21"/>
          <w:szCs w:val="21"/>
        </w:rPr>
        <w:t>ggxh</w:t>
      </w:r>
      <w:r w:rsidRPr="000D0444">
        <w:rPr>
          <w:rFonts w:ascii="Courier" w:hAnsi="Courier"/>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lastRenderedPageBreak/>
        <w:t>&lt;</w:t>
      </w:r>
      <w:r>
        <w:rPr>
          <w:rFonts w:ascii="Courier" w:hAnsi="Courier" w:hint="eastAsia"/>
          <w:sz w:val="21"/>
          <w:szCs w:val="21"/>
        </w:rPr>
        <w:t>dw</w:t>
      </w:r>
      <w:r w:rsidRPr="000D0444">
        <w:rPr>
          <w:rFonts w:ascii="Courier" w:hAnsi="Courier"/>
          <w:sz w:val="21"/>
          <w:szCs w:val="21"/>
        </w:rPr>
        <w:t>&gt;</w:t>
      </w:r>
      <w:r>
        <w:rPr>
          <w:rFonts w:ascii="Courier" w:hAnsi="Courier" w:hint="eastAsia"/>
          <w:sz w:val="21"/>
          <w:szCs w:val="21"/>
        </w:rPr>
        <w:t>单位</w:t>
      </w:r>
      <w:r w:rsidRPr="000D0444">
        <w:rPr>
          <w:rFonts w:ascii="Courier" w:hAnsi="Courier"/>
          <w:sz w:val="21"/>
          <w:szCs w:val="21"/>
        </w:rPr>
        <w:t>&lt;/</w:t>
      </w:r>
      <w:r>
        <w:rPr>
          <w:rFonts w:ascii="Courier" w:hAnsi="Courier" w:hint="eastAsia"/>
          <w:sz w:val="21"/>
          <w:szCs w:val="21"/>
        </w:rPr>
        <w:t>dw</w:t>
      </w:r>
      <w:r w:rsidRPr="000D0444">
        <w:rPr>
          <w:rFonts w:ascii="Courier" w:hAnsi="Courier"/>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t>&lt;</w:t>
      </w:r>
      <w:r>
        <w:rPr>
          <w:rFonts w:ascii="Courier" w:hAnsi="Courier" w:hint="eastAsia"/>
          <w:sz w:val="21"/>
          <w:szCs w:val="21"/>
        </w:rPr>
        <w:t>spsl</w:t>
      </w:r>
      <w:r w:rsidRPr="000D0444">
        <w:rPr>
          <w:rFonts w:ascii="Courier" w:hAnsi="Courier"/>
          <w:sz w:val="21"/>
          <w:szCs w:val="21"/>
        </w:rPr>
        <w:t>&gt;</w:t>
      </w:r>
      <w:r>
        <w:rPr>
          <w:rFonts w:ascii="Courier" w:hAnsi="Courier" w:hint="eastAsia"/>
          <w:sz w:val="21"/>
          <w:szCs w:val="21"/>
        </w:rPr>
        <w:t>商品数量</w:t>
      </w:r>
      <w:r w:rsidRPr="000D0444">
        <w:rPr>
          <w:rFonts w:ascii="Courier" w:hAnsi="Courier"/>
          <w:sz w:val="21"/>
          <w:szCs w:val="21"/>
        </w:rPr>
        <w:t>&lt;/</w:t>
      </w:r>
      <w:r>
        <w:rPr>
          <w:rFonts w:ascii="Courier" w:hAnsi="Courier" w:hint="eastAsia"/>
          <w:sz w:val="21"/>
          <w:szCs w:val="21"/>
        </w:rPr>
        <w:t>spsl</w:t>
      </w:r>
      <w:r w:rsidRPr="000D0444">
        <w:rPr>
          <w:rFonts w:ascii="Courier" w:hAnsi="Courier"/>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t>&lt;</w:t>
      </w:r>
      <w:r>
        <w:rPr>
          <w:rFonts w:ascii="Courier" w:hAnsi="Courier" w:hint="eastAsia"/>
          <w:sz w:val="21"/>
          <w:szCs w:val="21"/>
        </w:rPr>
        <w:t>dj</w:t>
      </w:r>
      <w:r w:rsidRPr="000D0444">
        <w:rPr>
          <w:rFonts w:ascii="Courier" w:hAnsi="Courier"/>
          <w:sz w:val="21"/>
          <w:szCs w:val="21"/>
        </w:rPr>
        <w:t>&gt;</w:t>
      </w:r>
      <w:r>
        <w:rPr>
          <w:rFonts w:ascii="Courier" w:hAnsi="Courier" w:hint="eastAsia"/>
          <w:sz w:val="21"/>
          <w:szCs w:val="21"/>
        </w:rPr>
        <w:t>单价</w:t>
      </w:r>
      <w:r w:rsidRPr="000D0444">
        <w:rPr>
          <w:rFonts w:ascii="Courier" w:hAnsi="Courier"/>
          <w:sz w:val="21"/>
          <w:szCs w:val="21"/>
        </w:rPr>
        <w:t>&lt;/</w:t>
      </w:r>
      <w:r>
        <w:rPr>
          <w:rFonts w:ascii="Courier" w:hAnsi="Courier" w:hint="eastAsia"/>
          <w:sz w:val="21"/>
          <w:szCs w:val="21"/>
        </w:rPr>
        <w:t>dj</w:t>
      </w:r>
      <w:r w:rsidRPr="000D0444">
        <w:rPr>
          <w:rFonts w:ascii="Courier" w:hAnsi="Courier"/>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t>&lt;</w:t>
      </w:r>
      <w:r>
        <w:rPr>
          <w:rFonts w:ascii="Courier" w:hAnsi="Courier" w:hint="eastAsia"/>
          <w:sz w:val="21"/>
          <w:szCs w:val="21"/>
        </w:rPr>
        <w:t>je</w:t>
      </w:r>
      <w:r w:rsidRPr="000D0444">
        <w:rPr>
          <w:rFonts w:ascii="Courier" w:hAnsi="Courier"/>
          <w:sz w:val="21"/>
          <w:szCs w:val="21"/>
        </w:rPr>
        <w:t>&gt;</w:t>
      </w:r>
      <w:r w:rsidRPr="000D0444">
        <w:rPr>
          <w:rFonts w:ascii="Courier" w:hAnsi="Courier" w:hint="eastAsia"/>
          <w:sz w:val="21"/>
          <w:szCs w:val="21"/>
        </w:rPr>
        <w:t>金额</w:t>
      </w:r>
      <w:r w:rsidRPr="000D0444">
        <w:rPr>
          <w:rFonts w:ascii="Courier" w:hAnsi="Courier"/>
          <w:sz w:val="21"/>
          <w:szCs w:val="21"/>
        </w:rPr>
        <w:t>&lt;/</w:t>
      </w:r>
      <w:r>
        <w:rPr>
          <w:rFonts w:ascii="Courier" w:hAnsi="Courier" w:hint="eastAsia"/>
          <w:sz w:val="21"/>
          <w:szCs w:val="21"/>
        </w:rPr>
        <w:t>je</w:t>
      </w:r>
      <w:r w:rsidRPr="000D0444">
        <w:rPr>
          <w:rFonts w:ascii="Courier" w:hAnsi="Courier"/>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t>&lt;</w:t>
      </w:r>
      <w:r>
        <w:rPr>
          <w:rFonts w:ascii="Courier" w:hAnsi="Courier" w:hint="eastAsia"/>
          <w:sz w:val="21"/>
          <w:szCs w:val="21"/>
        </w:rPr>
        <w:t>sl</w:t>
      </w:r>
      <w:r w:rsidRPr="000D0444">
        <w:rPr>
          <w:rFonts w:ascii="Courier" w:hAnsi="Courier"/>
          <w:sz w:val="21"/>
          <w:szCs w:val="21"/>
        </w:rPr>
        <w:t>&gt;</w:t>
      </w:r>
      <w:r>
        <w:rPr>
          <w:rFonts w:ascii="Courier" w:hAnsi="Courier" w:hint="eastAsia"/>
          <w:sz w:val="21"/>
          <w:szCs w:val="21"/>
        </w:rPr>
        <w:t>税率</w:t>
      </w:r>
      <w:r>
        <w:rPr>
          <w:rFonts w:ascii="Courier" w:hAnsi="Courier" w:hint="eastAsia"/>
          <w:sz w:val="21"/>
          <w:szCs w:val="21"/>
        </w:rPr>
        <w:t>&lt;/sl</w:t>
      </w:r>
      <w:r w:rsidRPr="000D0444">
        <w:rPr>
          <w:rFonts w:ascii="Courier" w:hAnsi="Courier"/>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t>&lt;</w:t>
      </w:r>
      <w:r>
        <w:rPr>
          <w:rFonts w:ascii="Courier" w:hAnsi="Courier" w:hint="eastAsia"/>
          <w:sz w:val="21"/>
          <w:szCs w:val="21"/>
        </w:rPr>
        <w:t>se</w:t>
      </w:r>
      <w:r w:rsidRPr="000D0444">
        <w:rPr>
          <w:rFonts w:ascii="Courier" w:hAnsi="Courier"/>
          <w:sz w:val="21"/>
          <w:szCs w:val="21"/>
        </w:rPr>
        <w:t>&gt;</w:t>
      </w:r>
      <w:r>
        <w:rPr>
          <w:rFonts w:ascii="Courier" w:hAnsi="Courier" w:hint="eastAsia"/>
          <w:sz w:val="21"/>
          <w:szCs w:val="21"/>
        </w:rPr>
        <w:t>税额</w:t>
      </w:r>
      <w:r w:rsidRPr="000D0444">
        <w:rPr>
          <w:rFonts w:ascii="Courier" w:hAnsi="Courier"/>
          <w:sz w:val="21"/>
          <w:szCs w:val="21"/>
        </w:rPr>
        <w:t>&lt;/</w:t>
      </w:r>
      <w:r>
        <w:rPr>
          <w:rFonts w:ascii="Courier" w:hAnsi="Courier" w:hint="eastAsia"/>
          <w:sz w:val="21"/>
          <w:szCs w:val="21"/>
        </w:rPr>
        <w:t>se</w:t>
      </w:r>
      <w:r w:rsidRPr="000D0444">
        <w:rPr>
          <w:rFonts w:ascii="Courier" w:hAnsi="Courier"/>
          <w:sz w:val="21"/>
          <w:szCs w:val="21"/>
        </w:rPr>
        <w:t>&gt;</w:t>
      </w:r>
    </w:p>
    <w:p w:rsidR="0031503D" w:rsidRDefault="0031503D" w:rsidP="0031503D">
      <w:pPr>
        <w:pStyle w:val="ab"/>
        <w:spacing w:line="240" w:lineRule="auto"/>
        <w:ind w:leftChars="54" w:firstLineChars="500" w:firstLine="1050"/>
        <w:rPr>
          <w:rFonts w:ascii="Courier" w:hAnsi="Courier"/>
          <w:sz w:val="21"/>
          <w:szCs w:val="21"/>
        </w:rPr>
      </w:pPr>
      <w:r w:rsidRPr="000D0444">
        <w:rPr>
          <w:rFonts w:ascii="Courier" w:hAnsi="Courier"/>
          <w:sz w:val="21"/>
          <w:szCs w:val="21"/>
        </w:rPr>
        <w:t>&lt;</w:t>
      </w:r>
      <w:r>
        <w:rPr>
          <w:rFonts w:ascii="Courier" w:hAnsi="Courier" w:hint="eastAsia"/>
          <w:sz w:val="21"/>
          <w:szCs w:val="21"/>
        </w:rPr>
        <w:t>hsbz</w:t>
      </w:r>
      <w:r w:rsidRPr="000D0444">
        <w:rPr>
          <w:rFonts w:ascii="Courier" w:hAnsi="Courier"/>
          <w:sz w:val="21"/>
          <w:szCs w:val="21"/>
        </w:rPr>
        <w:t>&gt;</w:t>
      </w:r>
      <w:r>
        <w:rPr>
          <w:rFonts w:ascii="Courier" w:hAnsi="Courier" w:hint="eastAsia"/>
          <w:sz w:val="21"/>
          <w:szCs w:val="21"/>
        </w:rPr>
        <w:t>含税标志</w:t>
      </w:r>
      <w:r w:rsidRPr="000D0444">
        <w:rPr>
          <w:rFonts w:ascii="Courier" w:hAnsi="Courier"/>
          <w:sz w:val="21"/>
          <w:szCs w:val="21"/>
        </w:rPr>
        <w:t>&lt;/</w:t>
      </w:r>
      <w:r>
        <w:rPr>
          <w:rFonts w:ascii="Courier" w:hAnsi="Courier" w:hint="eastAsia"/>
          <w:sz w:val="21"/>
          <w:szCs w:val="21"/>
        </w:rPr>
        <w:t>hsbz</w:t>
      </w:r>
      <w:r w:rsidRPr="000D0444">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ins w:id="60" w:author="zjg" w:date="2016-05-17T16:36:00Z">
        <w:r w:rsidRPr="00B6635B">
          <w:rPr>
            <w:rFonts w:ascii="Courier" w:hAnsi="Courier" w:hint="eastAsia"/>
            <w:sz w:val="21"/>
            <w:szCs w:val="21"/>
          </w:rPr>
          <w:t>&lt;spbm&gt;</w:t>
        </w:r>
        <w:r w:rsidRPr="00B6635B">
          <w:rPr>
            <w:rFonts w:ascii="Courier" w:hAnsi="Courier" w:hint="eastAsia"/>
            <w:sz w:val="21"/>
            <w:szCs w:val="21"/>
          </w:rPr>
          <w:t>商品编码</w:t>
        </w:r>
        <w:r w:rsidRPr="00B6635B">
          <w:rPr>
            <w:rFonts w:ascii="Courier" w:hAnsi="Courier" w:hint="eastAsia"/>
            <w:sz w:val="21"/>
            <w:szCs w:val="21"/>
          </w:rPr>
          <w:t>&lt;/spbm&gt;</w:t>
        </w:r>
      </w:ins>
    </w:p>
    <w:p w:rsidR="0031503D" w:rsidRPr="00B6635B" w:rsidRDefault="0031503D" w:rsidP="0031503D">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r w:rsidRPr="00B6635B">
        <w:rPr>
          <w:rFonts w:ascii="Courier" w:hAnsi="Courier" w:hint="eastAsia"/>
          <w:sz w:val="21"/>
          <w:szCs w:val="21"/>
          <w:u w:val="single"/>
        </w:rPr>
        <w:t>纳税人自行编码</w:t>
      </w: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p>
    <w:p w:rsidR="0031503D" w:rsidRPr="00B6635B" w:rsidRDefault="0031503D" w:rsidP="0031503D">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r w:rsidRPr="00B6635B">
        <w:rPr>
          <w:rFonts w:ascii="Courier" w:hAnsi="Courier" w:hint="eastAsia"/>
          <w:sz w:val="21"/>
          <w:szCs w:val="21"/>
          <w:u w:val="single"/>
        </w:rPr>
        <w:t>优惠政策标识</w:t>
      </w: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p>
    <w:p w:rsidR="0031503D" w:rsidRPr="00B6635B" w:rsidRDefault="0031503D" w:rsidP="0031503D">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r w:rsidRPr="00B6635B">
        <w:rPr>
          <w:rFonts w:ascii="Courier" w:hAnsi="Courier" w:hint="eastAsia"/>
          <w:sz w:val="21"/>
          <w:szCs w:val="21"/>
          <w:u w:val="single"/>
        </w:rPr>
        <w:t>零税率标识</w:t>
      </w: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p>
    <w:p w:rsidR="0031503D" w:rsidRPr="00B6635B" w:rsidRDefault="0031503D" w:rsidP="0031503D">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r w:rsidRPr="00B6635B">
        <w:rPr>
          <w:rFonts w:ascii="Courier" w:hAnsi="Courier" w:hint="eastAsia"/>
          <w:sz w:val="21"/>
          <w:szCs w:val="21"/>
          <w:u w:val="single"/>
        </w:rPr>
        <w:t>增值税特殊管理</w:t>
      </w: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p>
    <w:p w:rsidR="0031503D" w:rsidRPr="00B6635B" w:rsidRDefault="0031503D" w:rsidP="0031503D">
      <w:pPr>
        <w:pStyle w:val="ab"/>
        <w:spacing w:line="240" w:lineRule="auto"/>
        <w:ind w:leftChars="54" w:firstLineChars="400" w:firstLine="840"/>
        <w:rPr>
          <w:rFonts w:ascii="Courier" w:hAnsi="Courier"/>
          <w:sz w:val="21"/>
          <w:szCs w:val="21"/>
        </w:rPr>
      </w:pPr>
      <w:r w:rsidRPr="00B6635B">
        <w:rPr>
          <w:rFonts w:ascii="Courier" w:hAnsi="Courier" w:hint="eastAsia"/>
          <w:sz w:val="21"/>
          <w:szCs w:val="21"/>
        </w:rPr>
        <w:t>&lt;/group&gt;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fyxm</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r w:rsidRPr="00B6635B">
        <w:rPr>
          <w:rFonts w:ascii="Courier" w:hAnsi="Courier" w:hint="eastAsia"/>
          <w:sz w:val="21"/>
          <w:szCs w:val="21"/>
        </w:rPr>
        <w:t>合计金额</w:t>
      </w: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r w:rsidRPr="00B6635B">
        <w:rPr>
          <w:rFonts w:ascii="Courier" w:hAnsi="Courier" w:hint="eastAsia"/>
          <w:sz w:val="21"/>
          <w:szCs w:val="21"/>
        </w:rPr>
        <w:t>合计税额</w:t>
      </w: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r w:rsidRPr="00B6635B">
        <w:rPr>
          <w:rFonts w:ascii="Courier" w:hAnsi="Courier" w:hint="eastAsia"/>
          <w:sz w:val="21"/>
          <w:szCs w:val="21"/>
        </w:rPr>
        <w:t>价税合计</w:t>
      </w: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p>
    <w:p w:rsidR="0031503D" w:rsidRPr="00B6635B" w:rsidRDefault="0031503D" w:rsidP="0031503D">
      <w:pPr>
        <w:pStyle w:val="ab"/>
        <w:spacing w:line="240" w:lineRule="auto"/>
        <w:ind w:leftChars="54" w:firstLineChars="250" w:firstLine="525"/>
        <w:rPr>
          <w:rFonts w:ascii="Courier" w:hAnsi="Courier"/>
          <w:sz w:val="21"/>
          <w:szCs w:val="21"/>
          <w:u w:val="single"/>
        </w:rPr>
      </w:pPr>
      <w:r w:rsidRPr="00B6635B">
        <w:rPr>
          <w:rFonts w:ascii="Courier" w:hAnsi="Courier" w:hint="eastAsia"/>
          <w:sz w:val="21"/>
          <w:szCs w:val="21"/>
        </w:rPr>
        <w:t xml:space="preserve"> </w:t>
      </w:r>
      <w:r w:rsidRPr="00B6635B">
        <w:rPr>
          <w:rFonts w:ascii="Courier" w:hAnsi="Courier" w:hint="eastAsia"/>
          <w:sz w:val="21"/>
          <w:szCs w:val="21"/>
          <w:u w:val="single"/>
        </w:rPr>
        <w:t>&lt;kce&gt;</w:t>
      </w:r>
      <w:r w:rsidRPr="00B6635B">
        <w:rPr>
          <w:rFonts w:ascii="Courier" w:hAnsi="Courier" w:hint="eastAsia"/>
          <w:sz w:val="21"/>
          <w:szCs w:val="21"/>
          <w:u w:val="single"/>
        </w:rPr>
        <w:t>差额征税扣除额</w:t>
      </w:r>
      <w:r w:rsidRPr="00B6635B">
        <w:rPr>
          <w:rFonts w:ascii="Courier" w:hAnsi="Courier" w:hint="eastAsia"/>
          <w:sz w:val="21"/>
          <w:szCs w:val="21"/>
          <w:u w:val="single"/>
        </w:rPr>
        <w:t>&lt;/kce&gt;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sidRPr="000D0444">
        <w:rPr>
          <w:rFonts w:ascii="Courier" w:hAnsi="Courier" w:hint="eastAsia"/>
          <w:sz w:val="21"/>
          <w:szCs w:val="21"/>
        </w:rPr>
        <w:t>bz</w:t>
      </w:r>
      <w:r w:rsidRPr="000D0444">
        <w:rPr>
          <w:rFonts w:ascii="Courier" w:hAnsi="Courier"/>
          <w:sz w:val="21"/>
          <w:szCs w:val="21"/>
        </w:rPr>
        <w:t>&gt;</w:t>
      </w:r>
      <w:r w:rsidRPr="000D0444">
        <w:rPr>
          <w:rFonts w:ascii="Courier" w:hAnsi="Courier" w:hint="eastAsia"/>
          <w:sz w:val="21"/>
          <w:szCs w:val="21"/>
        </w:rPr>
        <w:t>备注</w:t>
      </w:r>
      <w:r w:rsidRPr="000D0444">
        <w:rPr>
          <w:rFonts w:ascii="Courier" w:hAnsi="Courier"/>
          <w:sz w:val="21"/>
          <w:szCs w:val="21"/>
        </w:rPr>
        <w:t>&lt;/</w:t>
      </w:r>
      <w:r>
        <w:rPr>
          <w:rFonts w:ascii="Courier" w:hAnsi="Courier" w:hint="eastAsia"/>
          <w:sz w:val="21"/>
          <w:szCs w:val="21"/>
        </w:rPr>
        <w:t>bz</w:t>
      </w:r>
      <w:r w:rsidRPr="000D0444">
        <w:rPr>
          <w:rFonts w:ascii="Courier" w:hAnsi="Courier"/>
          <w:sz w:val="21"/>
          <w:szCs w:val="21"/>
        </w:rPr>
        <w:t>&gt;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sidRPr="000D0444">
        <w:rPr>
          <w:rFonts w:ascii="Courier" w:hAnsi="Courier" w:hint="eastAsia"/>
          <w:sz w:val="21"/>
          <w:szCs w:val="21"/>
        </w:rPr>
        <w:t>skr</w:t>
      </w:r>
      <w:r w:rsidRPr="000D0444">
        <w:rPr>
          <w:rFonts w:ascii="Courier" w:hAnsi="Courier"/>
          <w:sz w:val="21"/>
          <w:szCs w:val="21"/>
        </w:rPr>
        <w:t>&gt;</w:t>
      </w:r>
      <w:r w:rsidRPr="000D0444">
        <w:rPr>
          <w:rFonts w:ascii="Courier" w:hAnsi="Courier" w:hint="eastAsia"/>
          <w:sz w:val="21"/>
          <w:szCs w:val="21"/>
        </w:rPr>
        <w:t>收款人</w:t>
      </w:r>
      <w:r w:rsidRPr="000D0444">
        <w:rPr>
          <w:rFonts w:ascii="Courier" w:hAnsi="Courier"/>
          <w:sz w:val="21"/>
          <w:szCs w:val="21"/>
        </w:rPr>
        <w:t>&lt;/</w:t>
      </w:r>
      <w:r w:rsidRPr="000D0444">
        <w:rPr>
          <w:rFonts w:ascii="Courier" w:hAnsi="Courier" w:hint="eastAsia"/>
          <w:sz w:val="21"/>
          <w:szCs w:val="21"/>
        </w:rPr>
        <w:t>skr</w:t>
      </w:r>
      <w:r w:rsidRPr="000D0444">
        <w:rPr>
          <w:rFonts w:ascii="Courier" w:hAnsi="Courier"/>
          <w:sz w:val="21"/>
          <w:szCs w:val="21"/>
        </w:rPr>
        <w:t>&gt;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sidRPr="000D0444">
        <w:rPr>
          <w:rFonts w:ascii="Courier" w:hAnsi="Courier" w:hint="eastAsia"/>
          <w:sz w:val="21"/>
          <w:szCs w:val="21"/>
        </w:rPr>
        <w:t>fhr</w:t>
      </w:r>
      <w:r w:rsidRPr="000D0444">
        <w:rPr>
          <w:rFonts w:ascii="Courier" w:hAnsi="Courier"/>
          <w:sz w:val="21"/>
          <w:szCs w:val="21"/>
        </w:rPr>
        <w:t>&gt;</w:t>
      </w:r>
      <w:r w:rsidRPr="000D0444">
        <w:rPr>
          <w:rFonts w:ascii="Courier" w:hAnsi="Courier" w:hint="eastAsia"/>
          <w:sz w:val="21"/>
          <w:szCs w:val="21"/>
        </w:rPr>
        <w:t>复核人</w:t>
      </w:r>
      <w:r w:rsidRPr="000D0444">
        <w:rPr>
          <w:rFonts w:ascii="Courier" w:hAnsi="Courier"/>
          <w:sz w:val="21"/>
          <w:szCs w:val="21"/>
        </w:rPr>
        <w:t>&lt;/</w:t>
      </w:r>
      <w:r w:rsidRPr="000D0444">
        <w:rPr>
          <w:rFonts w:ascii="Courier" w:hAnsi="Courier" w:hint="eastAsia"/>
          <w:sz w:val="21"/>
          <w:szCs w:val="21"/>
        </w:rPr>
        <w:t>fhr</w:t>
      </w:r>
      <w:r w:rsidRPr="000D0444">
        <w:rPr>
          <w:rFonts w:ascii="Courier" w:hAnsi="Courier"/>
          <w:sz w:val="21"/>
          <w:szCs w:val="21"/>
        </w:rPr>
        <w:t>&gt;</w:t>
      </w:r>
    </w:p>
    <w:p w:rsidR="0031503D" w:rsidRPr="00C64768"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sidRPr="000D0444">
        <w:rPr>
          <w:rFonts w:ascii="Courier" w:hAnsi="Courier" w:hint="eastAsia"/>
          <w:sz w:val="21"/>
          <w:szCs w:val="21"/>
        </w:rPr>
        <w:t>kpr</w:t>
      </w:r>
      <w:r w:rsidRPr="000D0444">
        <w:rPr>
          <w:rFonts w:ascii="Courier" w:hAnsi="Courier"/>
          <w:sz w:val="21"/>
          <w:szCs w:val="21"/>
        </w:rPr>
        <w:t>&gt;</w:t>
      </w:r>
      <w:r w:rsidRPr="000D0444">
        <w:rPr>
          <w:rFonts w:ascii="Courier" w:hAnsi="Courier" w:hint="eastAsia"/>
          <w:sz w:val="21"/>
          <w:szCs w:val="21"/>
        </w:rPr>
        <w:t>开票人</w:t>
      </w:r>
      <w:r w:rsidRPr="000D0444">
        <w:rPr>
          <w:rFonts w:ascii="Courier" w:hAnsi="Courier"/>
          <w:sz w:val="21"/>
          <w:szCs w:val="21"/>
        </w:rPr>
        <w:t>&lt;/</w:t>
      </w:r>
      <w:r w:rsidRPr="000D0444">
        <w:rPr>
          <w:rFonts w:ascii="Courier" w:hAnsi="Courier" w:hint="eastAsia"/>
          <w:sz w:val="21"/>
          <w:szCs w:val="21"/>
        </w:rPr>
        <w:t>kpr</w:t>
      </w:r>
      <w:r w:rsidRPr="000D0444">
        <w:rPr>
          <w:rFonts w:ascii="Courier" w:hAnsi="Courier"/>
          <w:sz w:val="21"/>
          <w:szCs w:val="21"/>
        </w:rPr>
        <w:t>&gt;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tzdbh</w:t>
      </w:r>
      <w:r w:rsidRPr="000D0444">
        <w:rPr>
          <w:rFonts w:ascii="Courier" w:hAnsi="Courier" w:hint="eastAsia"/>
          <w:sz w:val="21"/>
          <w:szCs w:val="21"/>
        </w:rPr>
        <w:t>&gt;</w:t>
      </w:r>
      <w:r>
        <w:rPr>
          <w:rFonts w:ascii="Courier" w:hAnsi="Courier" w:hint="eastAsia"/>
          <w:sz w:val="21"/>
          <w:szCs w:val="21"/>
        </w:rPr>
        <w:t>信息表编号</w:t>
      </w:r>
      <w:r w:rsidRPr="000D0444">
        <w:rPr>
          <w:rFonts w:ascii="Courier" w:hAnsi="Courier" w:hint="eastAsia"/>
          <w:sz w:val="21"/>
          <w:szCs w:val="21"/>
        </w:rPr>
        <w:t>&lt;/</w:t>
      </w:r>
      <w:r>
        <w:rPr>
          <w:rFonts w:ascii="Courier" w:hAnsi="Courier" w:hint="eastAsia"/>
          <w:sz w:val="21"/>
          <w:szCs w:val="21"/>
        </w:rPr>
        <w:t>tzdbh</w:t>
      </w:r>
      <w:r w:rsidRPr="000D0444">
        <w:rPr>
          <w:rFonts w:ascii="Courier" w:hAnsi="Courier" w:hint="eastAsia"/>
          <w:sz w:val="21"/>
          <w:szCs w:val="21"/>
        </w:rPr>
        <w:t>&gt;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sidRPr="000D0444">
        <w:rPr>
          <w:rFonts w:ascii="Courier" w:hAnsi="Courier" w:hint="eastAsia"/>
          <w:sz w:val="21"/>
          <w:szCs w:val="21"/>
        </w:rPr>
        <w:t>yfpdm</w:t>
      </w:r>
      <w:r w:rsidRPr="000D0444">
        <w:rPr>
          <w:rFonts w:ascii="Courier" w:hAnsi="Courier"/>
          <w:sz w:val="21"/>
          <w:szCs w:val="21"/>
        </w:rPr>
        <w:t>&gt;</w:t>
      </w:r>
      <w:r w:rsidRPr="000D0444">
        <w:rPr>
          <w:rFonts w:ascii="Courier" w:hAnsi="Courier" w:hint="eastAsia"/>
          <w:sz w:val="21"/>
          <w:szCs w:val="21"/>
        </w:rPr>
        <w:t>原发票代码</w:t>
      </w:r>
      <w:r w:rsidRPr="000D0444">
        <w:rPr>
          <w:rFonts w:ascii="Courier" w:hAnsi="Courier"/>
          <w:sz w:val="21"/>
          <w:szCs w:val="21"/>
        </w:rPr>
        <w:t>&lt;/</w:t>
      </w:r>
      <w:r w:rsidRPr="000D0444">
        <w:rPr>
          <w:rFonts w:ascii="Courier" w:hAnsi="Courier" w:hint="eastAsia"/>
          <w:sz w:val="21"/>
          <w:szCs w:val="21"/>
        </w:rPr>
        <w:t>yfpdm</w:t>
      </w:r>
      <w:r w:rsidRPr="000D0444">
        <w:rPr>
          <w:rFonts w:ascii="Courier" w:hAnsi="Courier"/>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sidRPr="000D0444">
        <w:rPr>
          <w:rFonts w:ascii="Courier" w:hAnsi="Courier" w:hint="eastAsia"/>
          <w:sz w:val="21"/>
          <w:szCs w:val="21"/>
        </w:rPr>
        <w:t>yfphm</w:t>
      </w:r>
      <w:r w:rsidRPr="000D0444">
        <w:rPr>
          <w:rFonts w:ascii="Courier" w:hAnsi="Courier"/>
          <w:sz w:val="21"/>
          <w:szCs w:val="21"/>
        </w:rPr>
        <w:t>&gt;</w:t>
      </w:r>
      <w:r w:rsidRPr="000D0444">
        <w:rPr>
          <w:rFonts w:ascii="Courier" w:hAnsi="Courier" w:hint="eastAsia"/>
          <w:sz w:val="21"/>
          <w:szCs w:val="21"/>
        </w:rPr>
        <w:t>原发票号码</w:t>
      </w:r>
      <w:r w:rsidRPr="000D0444">
        <w:rPr>
          <w:rFonts w:ascii="Courier" w:hAnsi="Courier"/>
          <w:sz w:val="21"/>
          <w:szCs w:val="21"/>
        </w:rPr>
        <w:t>&lt;/</w:t>
      </w:r>
      <w:r w:rsidRPr="000D0444">
        <w:rPr>
          <w:rFonts w:ascii="Courier" w:hAnsi="Courier" w:hint="eastAsia"/>
          <w:sz w:val="21"/>
          <w:szCs w:val="21"/>
        </w:rPr>
        <w:t>yfphm</w:t>
      </w:r>
      <w:r w:rsidRPr="000D0444">
        <w:rPr>
          <w:rFonts w:ascii="Courier" w:hAnsi="Courier"/>
          <w:sz w:val="21"/>
          <w:szCs w:val="21"/>
        </w:rPr>
        <w:t>&gt;</w:t>
      </w:r>
    </w:p>
    <w:p w:rsidR="0031503D" w:rsidRPr="000D0444" w:rsidRDefault="0031503D" w:rsidP="0031503D">
      <w:pPr>
        <w:pStyle w:val="ab"/>
        <w:spacing w:line="240" w:lineRule="auto"/>
        <w:rPr>
          <w:rFonts w:ascii="Courier" w:hAnsi="Courier"/>
          <w:sz w:val="21"/>
          <w:szCs w:val="21"/>
        </w:rPr>
      </w:pPr>
      <w:r w:rsidRPr="000D0444">
        <w:rPr>
          <w:rFonts w:ascii="Courier" w:hAnsi="Courier"/>
          <w:sz w:val="21"/>
          <w:szCs w:val="21"/>
        </w:rPr>
        <w:t>&lt;/body&gt;</w:t>
      </w:r>
    </w:p>
    <w:p w:rsidR="0031503D" w:rsidRPr="000D0444" w:rsidRDefault="0031503D" w:rsidP="0031503D">
      <w:pPr>
        <w:pStyle w:val="ab"/>
        <w:spacing w:line="240" w:lineRule="auto"/>
        <w:rPr>
          <w:rFonts w:ascii="Courier" w:hAnsi="Courier"/>
          <w:sz w:val="21"/>
          <w:szCs w:val="21"/>
        </w:rPr>
      </w:pPr>
      <w:r w:rsidRPr="000D0444">
        <w:rPr>
          <w:rFonts w:ascii="Courier" w:hAnsi="Courier"/>
          <w:sz w:val="21"/>
          <w:szCs w:val="21"/>
        </w:rPr>
        <w:t>&lt;/business&gt;</w:t>
      </w:r>
    </w:p>
    <w:p w:rsidR="0031503D" w:rsidRPr="00E877B9" w:rsidRDefault="0031503D" w:rsidP="0031503D">
      <w:pPr>
        <w:spacing w:line="360" w:lineRule="auto"/>
        <w:jc w:val="left"/>
        <w:rPr>
          <w:rFonts w:ascii="宋体" w:hAnsi="宋体"/>
          <w:b/>
          <w:sz w:val="24"/>
          <w:szCs w:val="21"/>
        </w:rPr>
      </w:pPr>
      <w:r w:rsidRPr="00E877B9">
        <w:rPr>
          <w:rFonts w:ascii="宋体" w:hAnsi="宋体" w:hint="eastAsia"/>
          <w:b/>
          <w:sz w:val="24"/>
          <w:szCs w:val="21"/>
        </w:rPr>
        <w:t>参数说明：</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851"/>
        <w:gridCol w:w="567"/>
        <w:gridCol w:w="3402"/>
      </w:tblGrid>
      <w:tr w:rsidR="0031503D" w:rsidRPr="00E1451A" w:rsidTr="000053C6">
        <w:trPr>
          <w:trHeight w:val="454"/>
        </w:trPr>
        <w:tc>
          <w:tcPr>
            <w:tcW w:w="675" w:type="dxa"/>
            <w:shd w:val="clear" w:color="auto" w:fill="D9D9D9"/>
            <w:vAlign w:val="center"/>
          </w:tcPr>
          <w:p w:rsidR="0031503D" w:rsidRPr="00E1451A" w:rsidRDefault="0031503D" w:rsidP="00BE3334">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31503D" w:rsidRPr="00E1451A" w:rsidRDefault="0031503D" w:rsidP="00BE3334">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31503D" w:rsidRPr="00E1451A" w:rsidRDefault="0031503D" w:rsidP="00BE3334">
            <w:pPr>
              <w:rPr>
                <w:rFonts w:ascii="宋体" w:hAnsi="宋体"/>
                <w:sz w:val="24"/>
                <w:szCs w:val="24"/>
              </w:rPr>
            </w:pPr>
            <w:r w:rsidRPr="00E1451A">
              <w:rPr>
                <w:rFonts w:ascii="宋体" w:hAnsi="宋体"/>
                <w:sz w:val="24"/>
                <w:szCs w:val="24"/>
              </w:rPr>
              <w:t>名称</w:t>
            </w:r>
          </w:p>
        </w:tc>
        <w:tc>
          <w:tcPr>
            <w:tcW w:w="851" w:type="dxa"/>
            <w:shd w:val="clear" w:color="auto" w:fill="D9D9D9"/>
            <w:vAlign w:val="center"/>
          </w:tcPr>
          <w:p w:rsidR="0031503D" w:rsidRPr="00E1451A" w:rsidRDefault="0031503D" w:rsidP="00BE3334">
            <w:pPr>
              <w:rPr>
                <w:rFonts w:ascii="宋体" w:hAnsi="宋体"/>
                <w:sz w:val="24"/>
                <w:szCs w:val="24"/>
              </w:rPr>
            </w:pPr>
            <w:r w:rsidRPr="00E1451A">
              <w:rPr>
                <w:rFonts w:ascii="宋体" w:hAnsi="宋体"/>
                <w:sz w:val="24"/>
                <w:szCs w:val="24"/>
              </w:rPr>
              <w:t>长度</w:t>
            </w:r>
          </w:p>
        </w:tc>
        <w:tc>
          <w:tcPr>
            <w:tcW w:w="567" w:type="dxa"/>
            <w:shd w:val="clear" w:color="auto" w:fill="D9D9D9"/>
            <w:vAlign w:val="center"/>
          </w:tcPr>
          <w:p w:rsidR="0031503D" w:rsidRPr="00E1451A" w:rsidRDefault="0031503D" w:rsidP="00BE3334">
            <w:pPr>
              <w:rPr>
                <w:rFonts w:ascii="宋体" w:hAnsi="宋体"/>
                <w:sz w:val="24"/>
                <w:szCs w:val="24"/>
              </w:rPr>
            </w:pPr>
            <w:r w:rsidRPr="00E1451A">
              <w:rPr>
                <w:rFonts w:ascii="宋体" w:hAnsi="宋体"/>
                <w:sz w:val="24"/>
                <w:szCs w:val="24"/>
              </w:rPr>
              <w:t>必须</w:t>
            </w:r>
          </w:p>
        </w:tc>
        <w:tc>
          <w:tcPr>
            <w:tcW w:w="3402" w:type="dxa"/>
            <w:shd w:val="clear" w:color="auto" w:fill="D9D9D9"/>
            <w:vAlign w:val="center"/>
          </w:tcPr>
          <w:p w:rsidR="0031503D" w:rsidRPr="00E1451A" w:rsidRDefault="0031503D" w:rsidP="00BE3334">
            <w:pPr>
              <w:rPr>
                <w:rFonts w:ascii="宋体" w:hAnsi="宋体"/>
                <w:sz w:val="24"/>
                <w:szCs w:val="24"/>
              </w:rPr>
            </w:pPr>
            <w:r w:rsidRPr="00E1451A">
              <w:rPr>
                <w:rFonts w:ascii="宋体" w:hAnsi="宋体"/>
                <w:sz w:val="24"/>
                <w:szCs w:val="24"/>
              </w:rPr>
              <w:t>说明</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sz w:val="24"/>
                <w:szCs w:val="21"/>
              </w:rPr>
            </w:pPr>
            <w:r w:rsidRPr="004D1D61">
              <w:rPr>
                <w:rFonts w:ascii="宋体" w:hAnsi="宋体" w:hint="eastAsia"/>
                <w:sz w:val="24"/>
                <w:szCs w:val="21"/>
              </w:rPr>
              <w:t>id</w:t>
            </w:r>
          </w:p>
        </w:tc>
        <w:tc>
          <w:tcPr>
            <w:tcW w:w="1984" w:type="dxa"/>
          </w:tcPr>
          <w:p w:rsidR="0031503D" w:rsidRPr="004D1D61" w:rsidRDefault="0031503D" w:rsidP="00BE3334">
            <w:pPr>
              <w:rPr>
                <w:rFonts w:ascii="Courier" w:hAnsi="Courier"/>
                <w:sz w:val="24"/>
                <w:szCs w:val="21"/>
              </w:rPr>
            </w:pPr>
            <w:r w:rsidRPr="004D1D61">
              <w:rPr>
                <w:rFonts w:ascii="宋体" w:hAnsi="宋体" w:hint="eastAsia"/>
                <w:sz w:val="24"/>
                <w:szCs w:val="21"/>
              </w:rPr>
              <w:t>交易编号</w:t>
            </w:r>
          </w:p>
        </w:tc>
        <w:tc>
          <w:tcPr>
            <w:tcW w:w="851" w:type="dxa"/>
          </w:tcPr>
          <w:p w:rsidR="0031503D" w:rsidRPr="004D1D61" w:rsidRDefault="0031503D" w:rsidP="00BE3334">
            <w:pPr>
              <w:rPr>
                <w:rFonts w:ascii="宋体" w:hAnsi="宋体"/>
                <w:sz w:val="24"/>
              </w:rPr>
            </w:pPr>
            <w:r w:rsidRPr="004D1D61">
              <w:rPr>
                <w:rFonts w:ascii="宋体" w:hAnsi="宋体" w:hint="eastAsia"/>
                <w:sz w:val="24"/>
                <w:szCs w:val="21"/>
              </w:rPr>
              <w:t>5</w:t>
            </w:r>
          </w:p>
        </w:tc>
        <w:tc>
          <w:tcPr>
            <w:tcW w:w="567" w:type="dxa"/>
          </w:tcPr>
          <w:p w:rsidR="0031503D" w:rsidRPr="004D1D61" w:rsidRDefault="0031503D" w:rsidP="00BE3334">
            <w:pPr>
              <w:rPr>
                <w:rFonts w:ascii="宋体" w:hAnsi="宋体"/>
                <w:sz w:val="24"/>
              </w:rPr>
            </w:pPr>
            <w:r w:rsidRPr="004D1D61">
              <w:rPr>
                <w:rFonts w:ascii="宋体" w:hAnsi="宋体" w:hint="eastAsia"/>
                <w:sz w:val="24"/>
                <w:szCs w:val="21"/>
              </w:rPr>
              <w:t>是</w:t>
            </w:r>
          </w:p>
        </w:tc>
        <w:tc>
          <w:tcPr>
            <w:tcW w:w="3402" w:type="dxa"/>
          </w:tcPr>
          <w:p w:rsidR="0031503D" w:rsidRPr="004D1D61" w:rsidRDefault="0031503D" w:rsidP="00BE3334">
            <w:pPr>
              <w:rPr>
                <w:rFonts w:ascii="宋体" w:hAnsi="宋体"/>
                <w:sz w:val="24"/>
              </w:rPr>
            </w:pPr>
            <w:r w:rsidRPr="004D1D61">
              <w:rPr>
                <w:rFonts w:ascii="宋体" w:hAnsi="宋体" w:hint="eastAsia"/>
                <w:sz w:val="24"/>
                <w:szCs w:val="21"/>
              </w:rPr>
              <w:t>10008</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sz w:val="24"/>
                <w:szCs w:val="21"/>
              </w:rPr>
            </w:pPr>
            <w:r w:rsidRPr="004D1D61">
              <w:rPr>
                <w:rFonts w:ascii="宋体" w:hAnsi="宋体" w:hint="eastAsia"/>
                <w:sz w:val="24"/>
                <w:szCs w:val="21"/>
              </w:rPr>
              <w:t>comment</w:t>
            </w:r>
          </w:p>
        </w:tc>
        <w:tc>
          <w:tcPr>
            <w:tcW w:w="1984" w:type="dxa"/>
          </w:tcPr>
          <w:p w:rsidR="0031503D" w:rsidRPr="004D1D61" w:rsidRDefault="0031503D" w:rsidP="00BE3334">
            <w:pPr>
              <w:rPr>
                <w:rFonts w:ascii="Courier" w:hAnsi="Courier"/>
                <w:sz w:val="24"/>
                <w:szCs w:val="21"/>
              </w:rPr>
            </w:pPr>
            <w:r w:rsidRPr="004D1D61">
              <w:rPr>
                <w:rFonts w:ascii="宋体" w:hAnsi="宋体" w:hint="eastAsia"/>
                <w:sz w:val="24"/>
                <w:szCs w:val="21"/>
              </w:rPr>
              <w:t>交易描述</w:t>
            </w:r>
          </w:p>
        </w:tc>
        <w:tc>
          <w:tcPr>
            <w:tcW w:w="851" w:type="dxa"/>
          </w:tcPr>
          <w:p w:rsidR="0031503D" w:rsidRPr="004D1D61" w:rsidRDefault="0031503D" w:rsidP="00BE3334">
            <w:pPr>
              <w:rPr>
                <w:rFonts w:ascii="宋体" w:hAnsi="宋体"/>
                <w:sz w:val="24"/>
              </w:rPr>
            </w:pPr>
            <w:r w:rsidRPr="004D1D61">
              <w:rPr>
                <w:rFonts w:ascii="宋体" w:hAnsi="宋体" w:hint="eastAsia"/>
                <w:sz w:val="24"/>
                <w:szCs w:val="21"/>
              </w:rPr>
              <w:t>8</w:t>
            </w:r>
          </w:p>
        </w:tc>
        <w:tc>
          <w:tcPr>
            <w:tcW w:w="567" w:type="dxa"/>
          </w:tcPr>
          <w:p w:rsidR="0031503D" w:rsidRPr="004D1D61" w:rsidRDefault="0031503D" w:rsidP="00BE3334">
            <w:pPr>
              <w:rPr>
                <w:rFonts w:ascii="宋体" w:hAnsi="宋体"/>
                <w:sz w:val="24"/>
              </w:rPr>
            </w:pPr>
            <w:r w:rsidRPr="004D1D61">
              <w:rPr>
                <w:rFonts w:ascii="宋体" w:hAnsi="宋体" w:hint="eastAsia"/>
                <w:sz w:val="24"/>
                <w:szCs w:val="21"/>
              </w:rPr>
              <w:t>是</w:t>
            </w:r>
          </w:p>
        </w:tc>
        <w:tc>
          <w:tcPr>
            <w:tcW w:w="3402" w:type="dxa"/>
          </w:tcPr>
          <w:p w:rsidR="0031503D" w:rsidRPr="004D1D61" w:rsidRDefault="0031503D" w:rsidP="00BE3334">
            <w:pPr>
              <w:rPr>
                <w:rFonts w:ascii="宋体" w:hAnsi="宋体"/>
                <w:sz w:val="24"/>
              </w:rPr>
            </w:pPr>
            <w:r w:rsidRPr="004D1D61">
              <w:rPr>
                <w:rFonts w:ascii="Courier" w:hAnsi="Courier" w:hint="eastAsia"/>
                <w:sz w:val="24"/>
                <w:szCs w:val="21"/>
              </w:rPr>
              <w:t>发票开具</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sz w:val="24"/>
                <w:szCs w:val="21"/>
              </w:rPr>
            </w:pPr>
            <w:r w:rsidRPr="004D1D61">
              <w:rPr>
                <w:rFonts w:ascii="宋体" w:hAnsi="宋体" w:hint="eastAsia"/>
                <w:sz w:val="24"/>
                <w:szCs w:val="21"/>
              </w:rPr>
              <w:t>yylxdm</w:t>
            </w:r>
          </w:p>
        </w:tc>
        <w:tc>
          <w:tcPr>
            <w:tcW w:w="1984" w:type="dxa"/>
          </w:tcPr>
          <w:p w:rsidR="0031503D" w:rsidRPr="004D1D61" w:rsidRDefault="0031503D" w:rsidP="00BE3334">
            <w:pPr>
              <w:rPr>
                <w:rFonts w:ascii="Courier" w:hAnsi="Courier"/>
                <w:sz w:val="24"/>
                <w:szCs w:val="21"/>
              </w:rPr>
            </w:pPr>
            <w:r w:rsidRPr="004D1D61">
              <w:rPr>
                <w:rFonts w:ascii="宋体" w:hAnsi="宋体" w:hint="eastAsia"/>
                <w:sz w:val="24"/>
                <w:szCs w:val="21"/>
              </w:rPr>
              <w:t>应用类型代码</w:t>
            </w:r>
          </w:p>
        </w:tc>
        <w:tc>
          <w:tcPr>
            <w:tcW w:w="851" w:type="dxa"/>
          </w:tcPr>
          <w:p w:rsidR="0031503D" w:rsidRPr="004D1D61" w:rsidRDefault="0031503D" w:rsidP="00BE3334">
            <w:pPr>
              <w:rPr>
                <w:rFonts w:ascii="宋体" w:hAnsi="宋体"/>
                <w:sz w:val="24"/>
              </w:rPr>
            </w:pPr>
            <w:r w:rsidRPr="004D1D61">
              <w:rPr>
                <w:rFonts w:ascii="宋体" w:hAnsi="宋体" w:hint="eastAsia"/>
                <w:sz w:val="24"/>
                <w:szCs w:val="21"/>
              </w:rPr>
              <w:t>1</w:t>
            </w:r>
          </w:p>
        </w:tc>
        <w:tc>
          <w:tcPr>
            <w:tcW w:w="567" w:type="dxa"/>
          </w:tcPr>
          <w:p w:rsidR="0031503D" w:rsidRPr="004D1D61" w:rsidRDefault="0031503D" w:rsidP="00BE3334">
            <w:pPr>
              <w:rPr>
                <w:rFonts w:ascii="宋体" w:hAnsi="宋体"/>
                <w:sz w:val="24"/>
              </w:rPr>
            </w:pPr>
            <w:r w:rsidRPr="004D1D61">
              <w:rPr>
                <w:rFonts w:ascii="宋体" w:hAnsi="宋体" w:hint="eastAsia"/>
                <w:sz w:val="24"/>
                <w:szCs w:val="21"/>
              </w:rPr>
              <w:t>是</w:t>
            </w:r>
          </w:p>
        </w:tc>
        <w:tc>
          <w:tcPr>
            <w:tcW w:w="3402" w:type="dxa"/>
          </w:tcPr>
          <w:p w:rsidR="0031503D" w:rsidRPr="004D1D61" w:rsidRDefault="0031503D" w:rsidP="00BE3334">
            <w:pPr>
              <w:rPr>
                <w:rFonts w:ascii="宋体" w:hAnsi="宋体"/>
                <w:sz w:val="24"/>
              </w:rPr>
            </w:pPr>
            <w:r w:rsidRPr="0043226A">
              <w:rPr>
                <w:rFonts w:ascii="宋体" w:hAnsi="宋体" w:hint="eastAsia"/>
                <w:sz w:val="24"/>
                <w:szCs w:val="24"/>
              </w:rPr>
              <w:t>固定为“1”表示国税</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sz w:val="24"/>
                <w:szCs w:val="21"/>
              </w:rPr>
            </w:pPr>
            <w:r w:rsidRPr="004D1D61">
              <w:rPr>
                <w:rFonts w:ascii="宋体" w:hAnsi="宋体" w:hint="eastAsia"/>
                <w:sz w:val="24"/>
                <w:szCs w:val="21"/>
              </w:rPr>
              <w:t>kpzdbs</w:t>
            </w:r>
          </w:p>
        </w:tc>
        <w:tc>
          <w:tcPr>
            <w:tcW w:w="1984" w:type="dxa"/>
          </w:tcPr>
          <w:p w:rsidR="0031503D" w:rsidRPr="004D1D61" w:rsidRDefault="0031503D" w:rsidP="00BE3334">
            <w:pPr>
              <w:rPr>
                <w:rFonts w:ascii="Courier" w:hAnsi="Courier"/>
                <w:sz w:val="24"/>
                <w:szCs w:val="21"/>
              </w:rPr>
            </w:pPr>
            <w:r w:rsidRPr="004D1D61">
              <w:rPr>
                <w:rFonts w:ascii="宋体" w:hAnsi="宋体" w:hint="eastAsia"/>
                <w:sz w:val="24"/>
                <w:szCs w:val="21"/>
              </w:rPr>
              <w:t>开票终端标识</w:t>
            </w:r>
          </w:p>
        </w:tc>
        <w:tc>
          <w:tcPr>
            <w:tcW w:w="851" w:type="dxa"/>
          </w:tcPr>
          <w:p w:rsidR="0031503D" w:rsidRPr="004D1D61" w:rsidRDefault="0031503D" w:rsidP="00BE3334">
            <w:pPr>
              <w:rPr>
                <w:rFonts w:ascii="宋体" w:hAnsi="宋体"/>
                <w:sz w:val="24"/>
              </w:rPr>
            </w:pPr>
            <w:r>
              <w:rPr>
                <w:rFonts w:ascii="宋体" w:hAnsi="宋体" w:hint="eastAsia"/>
                <w:sz w:val="24"/>
                <w:szCs w:val="21"/>
              </w:rPr>
              <w:t>30</w:t>
            </w:r>
          </w:p>
        </w:tc>
        <w:tc>
          <w:tcPr>
            <w:tcW w:w="567" w:type="dxa"/>
          </w:tcPr>
          <w:p w:rsidR="0031503D" w:rsidRPr="004D1D61" w:rsidRDefault="0031503D" w:rsidP="00BE3334">
            <w:pPr>
              <w:rPr>
                <w:rFonts w:ascii="宋体" w:hAnsi="宋体"/>
                <w:sz w:val="24"/>
              </w:rPr>
            </w:pPr>
            <w:r w:rsidRPr="004D1D61">
              <w:rPr>
                <w:rFonts w:ascii="宋体" w:hAnsi="宋体" w:hint="eastAsia"/>
                <w:sz w:val="24"/>
                <w:szCs w:val="21"/>
              </w:rPr>
              <w:t>是</w:t>
            </w:r>
          </w:p>
        </w:tc>
        <w:tc>
          <w:tcPr>
            <w:tcW w:w="3402" w:type="dxa"/>
          </w:tcPr>
          <w:p w:rsidR="0031503D" w:rsidRPr="004D1D61" w:rsidRDefault="0031503D" w:rsidP="00BE3334">
            <w:pPr>
              <w:rPr>
                <w:rFonts w:ascii="宋体" w:hAnsi="宋体"/>
                <w:sz w:val="24"/>
              </w:rPr>
            </w:pPr>
            <w:r w:rsidRPr="004D1D61">
              <w:rPr>
                <w:rFonts w:ascii="宋体" w:hAnsi="宋体" w:hint="eastAsia"/>
                <w:sz w:val="24"/>
                <w:szCs w:val="21"/>
              </w:rPr>
              <w:t>开票终端唯一性标识</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sz w:val="24"/>
                <w:szCs w:val="21"/>
              </w:rPr>
            </w:pPr>
            <w:r w:rsidRPr="004D1D61">
              <w:rPr>
                <w:rFonts w:ascii="宋体" w:hAnsi="宋体" w:hint="eastAsia"/>
                <w:sz w:val="24"/>
                <w:szCs w:val="21"/>
              </w:rPr>
              <w:t>fplxdm</w:t>
            </w:r>
          </w:p>
        </w:tc>
        <w:tc>
          <w:tcPr>
            <w:tcW w:w="1984" w:type="dxa"/>
          </w:tcPr>
          <w:p w:rsidR="0031503D" w:rsidRPr="004D1D61" w:rsidRDefault="0031503D" w:rsidP="00BE3334">
            <w:pPr>
              <w:rPr>
                <w:rFonts w:ascii="Courier" w:hAnsi="Courier"/>
                <w:sz w:val="24"/>
                <w:szCs w:val="21"/>
              </w:rPr>
            </w:pPr>
            <w:r w:rsidRPr="004D1D61">
              <w:rPr>
                <w:rFonts w:ascii="宋体" w:hAnsi="宋体" w:hint="eastAsia"/>
                <w:sz w:val="24"/>
              </w:rPr>
              <w:t>发票类型代码</w:t>
            </w:r>
          </w:p>
        </w:tc>
        <w:tc>
          <w:tcPr>
            <w:tcW w:w="851" w:type="dxa"/>
          </w:tcPr>
          <w:p w:rsidR="0031503D" w:rsidRPr="004D1D61" w:rsidRDefault="0031503D" w:rsidP="00BE3334">
            <w:pPr>
              <w:rPr>
                <w:rFonts w:ascii="宋体" w:hAnsi="宋体"/>
                <w:sz w:val="24"/>
              </w:rPr>
            </w:pPr>
            <w:r w:rsidRPr="004D1D61">
              <w:rPr>
                <w:rFonts w:ascii="宋体" w:hAnsi="宋体" w:hint="eastAsia"/>
                <w:sz w:val="24"/>
              </w:rPr>
              <w:t>3</w:t>
            </w:r>
          </w:p>
        </w:tc>
        <w:tc>
          <w:tcPr>
            <w:tcW w:w="567" w:type="dxa"/>
          </w:tcPr>
          <w:p w:rsidR="0031503D" w:rsidRPr="004D1D61" w:rsidRDefault="0031503D" w:rsidP="00BE3334">
            <w:pPr>
              <w:rPr>
                <w:rFonts w:ascii="宋体" w:hAnsi="宋体"/>
                <w:sz w:val="24"/>
              </w:rPr>
            </w:pPr>
            <w:r w:rsidRPr="004D1D61">
              <w:rPr>
                <w:rFonts w:ascii="宋体" w:hAnsi="宋体" w:hint="eastAsia"/>
                <w:sz w:val="24"/>
              </w:rPr>
              <w:t>是</w:t>
            </w:r>
          </w:p>
        </w:tc>
        <w:tc>
          <w:tcPr>
            <w:tcW w:w="3402" w:type="dxa"/>
          </w:tcPr>
          <w:p w:rsidR="0031503D" w:rsidRPr="004D1D61" w:rsidRDefault="0031503D" w:rsidP="00BE3334">
            <w:pPr>
              <w:rPr>
                <w:rFonts w:ascii="宋体" w:hAnsi="宋体"/>
                <w:sz w:val="24"/>
              </w:rPr>
            </w:pPr>
            <w:r>
              <w:rPr>
                <w:rFonts w:ascii="宋体" w:hAnsi="宋体" w:hint="eastAsia"/>
                <w:sz w:val="24"/>
              </w:rPr>
              <w:t>004</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sz w:val="24"/>
                <w:szCs w:val="21"/>
              </w:rPr>
            </w:pPr>
            <w:r w:rsidRPr="004D1D61">
              <w:rPr>
                <w:rFonts w:ascii="宋体" w:hAnsi="宋体" w:hint="eastAsia"/>
                <w:sz w:val="24"/>
                <w:szCs w:val="21"/>
              </w:rPr>
              <w:t>kplx</w:t>
            </w:r>
          </w:p>
        </w:tc>
        <w:tc>
          <w:tcPr>
            <w:tcW w:w="1984" w:type="dxa"/>
          </w:tcPr>
          <w:p w:rsidR="0031503D" w:rsidRPr="004D1D61" w:rsidRDefault="0031503D" w:rsidP="00BE3334">
            <w:pPr>
              <w:rPr>
                <w:rFonts w:ascii="Courier" w:hAnsi="Courier"/>
                <w:sz w:val="24"/>
                <w:szCs w:val="21"/>
              </w:rPr>
            </w:pPr>
            <w:r w:rsidRPr="004D1D61">
              <w:rPr>
                <w:rFonts w:ascii="Courier" w:hAnsi="Courier" w:hint="eastAsia"/>
                <w:sz w:val="24"/>
                <w:szCs w:val="21"/>
              </w:rPr>
              <w:t>开票类型</w:t>
            </w:r>
          </w:p>
        </w:tc>
        <w:tc>
          <w:tcPr>
            <w:tcW w:w="851" w:type="dxa"/>
          </w:tcPr>
          <w:p w:rsidR="0031503D" w:rsidRPr="004D1D61" w:rsidRDefault="0031503D" w:rsidP="00BE3334">
            <w:pPr>
              <w:rPr>
                <w:rFonts w:ascii="宋体" w:hAnsi="宋体"/>
                <w:sz w:val="24"/>
              </w:rPr>
            </w:pPr>
            <w:r w:rsidRPr="004D1D61">
              <w:rPr>
                <w:rFonts w:ascii="宋体" w:hAnsi="宋体" w:hint="eastAsia"/>
                <w:sz w:val="24"/>
              </w:rPr>
              <w:t>1</w:t>
            </w:r>
          </w:p>
        </w:tc>
        <w:tc>
          <w:tcPr>
            <w:tcW w:w="567" w:type="dxa"/>
          </w:tcPr>
          <w:p w:rsidR="0031503D" w:rsidRPr="004D1D61" w:rsidRDefault="0031503D" w:rsidP="00BE3334">
            <w:pPr>
              <w:rPr>
                <w:rFonts w:ascii="宋体" w:hAnsi="宋体"/>
                <w:sz w:val="24"/>
              </w:rPr>
            </w:pPr>
            <w:r w:rsidRPr="004D1D61">
              <w:rPr>
                <w:rFonts w:ascii="宋体" w:hAnsi="宋体" w:hint="eastAsia"/>
                <w:sz w:val="24"/>
                <w:szCs w:val="21"/>
              </w:rPr>
              <w:t>是</w:t>
            </w:r>
          </w:p>
        </w:tc>
        <w:tc>
          <w:tcPr>
            <w:tcW w:w="3402" w:type="dxa"/>
          </w:tcPr>
          <w:p w:rsidR="0031503D" w:rsidRPr="004D1D61" w:rsidRDefault="0031503D" w:rsidP="00BE3334">
            <w:pPr>
              <w:rPr>
                <w:rFonts w:ascii="宋体" w:hAnsi="宋体"/>
                <w:sz w:val="24"/>
              </w:rPr>
            </w:pPr>
            <w:r w:rsidRPr="004D1D61">
              <w:rPr>
                <w:rFonts w:ascii="宋体" w:hAnsi="宋体" w:hint="eastAsia"/>
                <w:sz w:val="24"/>
              </w:rPr>
              <w:t>0：正数票开具</w:t>
            </w:r>
          </w:p>
          <w:p w:rsidR="0031503D" w:rsidRPr="004D1D61" w:rsidRDefault="0031503D" w:rsidP="00BE3334">
            <w:pPr>
              <w:rPr>
                <w:rFonts w:ascii="宋体" w:hAnsi="宋体"/>
                <w:sz w:val="24"/>
              </w:rPr>
            </w:pPr>
            <w:r w:rsidRPr="004D1D61">
              <w:rPr>
                <w:rFonts w:ascii="宋体" w:hAnsi="宋体" w:hint="eastAsia"/>
                <w:sz w:val="24"/>
              </w:rPr>
              <w:t>1：负数票开具</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sz w:val="24"/>
                <w:szCs w:val="21"/>
              </w:rPr>
            </w:pPr>
            <w:r w:rsidRPr="006814D2">
              <w:rPr>
                <w:rFonts w:ascii="Courier" w:hAnsi="Courier"/>
                <w:szCs w:val="21"/>
              </w:rPr>
              <w:t>fpqqlsh</w:t>
            </w:r>
          </w:p>
        </w:tc>
        <w:tc>
          <w:tcPr>
            <w:tcW w:w="1984" w:type="dxa"/>
          </w:tcPr>
          <w:p w:rsidR="0031503D" w:rsidRPr="004D1D61" w:rsidRDefault="0031503D" w:rsidP="00BE3334">
            <w:pPr>
              <w:rPr>
                <w:rFonts w:ascii="Courier" w:hAnsi="Courier"/>
                <w:sz w:val="24"/>
                <w:szCs w:val="21"/>
              </w:rPr>
            </w:pPr>
            <w:r>
              <w:rPr>
                <w:rFonts w:ascii="Courier" w:hAnsi="Courier" w:hint="eastAsia"/>
                <w:szCs w:val="21"/>
              </w:rPr>
              <w:t>发票请求流水号</w:t>
            </w:r>
          </w:p>
        </w:tc>
        <w:tc>
          <w:tcPr>
            <w:tcW w:w="851" w:type="dxa"/>
          </w:tcPr>
          <w:p w:rsidR="0031503D" w:rsidRPr="004D1D61" w:rsidRDefault="0031503D" w:rsidP="00BE3334">
            <w:pPr>
              <w:rPr>
                <w:rFonts w:ascii="宋体" w:hAnsi="宋体"/>
                <w:sz w:val="24"/>
              </w:rPr>
            </w:pPr>
            <w:r>
              <w:rPr>
                <w:rFonts w:ascii="宋体" w:hAnsi="宋体" w:hint="eastAsia"/>
                <w:sz w:val="24"/>
              </w:rPr>
              <w:t>100</w:t>
            </w:r>
          </w:p>
        </w:tc>
        <w:tc>
          <w:tcPr>
            <w:tcW w:w="567" w:type="dxa"/>
          </w:tcPr>
          <w:p w:rsidR="0031503D" w:rsidRPr="004D1D61" w:rsidRDefault="0031503D" w:rsidP="00BE3334">
            <w:pPr>
              <w:rPr>
                <w:rFonts w:ascii="宋体" w:hAnsi="宋体"/>
                <w:sz w:val="24"/>
                <w:szCs w:val="21"/>
              </w:rPr>
            </w:pPr>
            <w:r>
              <w:rPr>
                <w:rFonts w:ascii="宋体" w:hAnsi="宋体" w:hint="eastAsia"/>
                <w:sz w:val="24"/>
                <w:szCs w:val="21"/>
              </w:rPr>
              <w:t>是</w:t>
            </w:r>
          </w:p>
        </w:tc>
        <w:tc>
          <w:tcPr>
            <w:tcW w:w="3402" w:type="dxa"/>
          </w:tcPr>
          <w:p w:rsidR="0038056D" w:rsidRPr="004D1D61" w:rsidRDefault="001735B1" w:rsidP="00BE3334">
            <w:pPr>
              <w:rPr>
                <w:rFonts w:ascii="宋体" w:hAnsi="宋体"/>
                <w:sz w:val="24"/>
              </w:rPr>
            </w:pPr>
            <w:r>
              <w:rPr>
                <w:rFonts w:ascii="宋体" w:hAnsi="宋体" w:hint="eastAsia"/>
                <w:sz w:val="24"/>
              </w:rPr>
              <w:t>一张发票唯一标识,税控服务器校验重复开票的依据，如果相同的请求流水号重复请求，可以根据</w:t>
            </w:r>
            <w:r w:rsidRPr="00AF69EB">
              <w:rPr>
                <w:rFonts w:ascii="宋体" w:hAnsi="宋体"/>
                <w:sz w:val="24"/>
                <w:szCs w:val="24"/>
              </w:rPr>
              <w:t>sys.properties</w:t>
            </w:r>
            <w:r>
              <w:rPr>
                <w:rFonts w:ascii="宋体" w:hAnsi="宋体" w:hint="eastAsia"/>
                <w:sz w:val="24"/>
                <w:szCs w:val="24"/>
              </w:rPr>
              <w:t xml:space="preserve"> 中的isall配置是否返回原发票的全票面</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sz w:val="24"/>
                <w:szCs w:val="21"/>
              </w:rPr>
            </w:pPr>
            <w:r w:rsidRPr="004D1D61">
              <w:rPr>
                <w:rFonts w:ascii="宋体" w:hAnsi="宋体" w:hint="eastAsia"/>
                <w:sz w:val="24"/>
                <w:szCs w:val="21"/>
              </w:rPr>
              <w:t>tspz</w:t>
            </w:r>
          </w:p>
        </w:tc>
        <w:tc>
          <w:tcPr>
            <w:tcW w:w="1984" w:type="dxa"/>
          </w:tcPr>
          <w:p w:rsidR="0031503D" w:rsidRPr="004D1D61" w:rsidRDefault="0031503D" w:rsidP="00BE3334">
            <w:pPr>
              <w:rPr>
                <w:rFonts w:ascii="宋体" w:hAnsi="宋体"/>
                <w:sz w:val="24"/>
                <w:szCs w:val="21"/>
              </w:rPr>
            </w:pPr>
            <w:r w:rsidRPr="004D1D61">
              <w:rPr>
                <w:rFonts w:ascii="宋体" w:hAnsi="宋体" w:hint="eastAsia"/>
                <w:sz w:val="24"/>
                <w:szCs w:val="21"/>
              </w:rPr>
              <w:t>特殊票种标识</w:t>
            </w:r>
          </w:p>
        </w:tc>
        <w:tc>
          <w:tcPr>
            <w:tcW w:w="851" w:type="dxa"/>
          </w:tcPr>
          <w:p w:rsidR="0031503D" w:rsidRPr="004D1D61" w:rsidRDefault="0031503D" w:rsidP="00BE3334">
            <w:pPr>
              <w:rPr>
                <w:rFonts w:ascii="宋体" w:hAnsi="宋体"/>
                <w:sz w:val="24"/>
                <w:szCs w:val="21"/>
              </w:rPr>
            </w:pPr>
            <w:r w:rsidRPr="004D1D61">
              <w:rPr>
                <w:rFonts w:ascii="宋体" w:hAnsi="宋体" w:hint="eastAsia"/>
                <w:sz w:val="24"/>
                <w:szCs w:val="21"/>
              </w:rPr>
              <w:t>2</w:t>
            </w:r>
          </w:p>
        </w:tc>
        <w:tc>
          <w:tcPr>
            <w:tcW w:w="567" w:type="dxa"/>
          </w:tcPr>
          <w:p w:rsidR="0031503D" w:rsidRPr="004D1D61" w:rsidRDefault="0031503D" w:rsidP="00BE3334">
            <w:pPr>
              <w:rPr>
                <w:rFonts w:ascii="宋体" w:hAnsi="宋体"/>
                <w:sz w:val="24"/>
                <w:szCs w:val="21"/>
              </w:rPr>
            </w:pPr>
            <w:r w:rsidRPr="004D1D61">
              <w:rPr>
                <w:rFonts w:ascii="宋体" w:hAnsi="宋体" w:hint="eastAsia"/>
                <w:sz w:val="24"/>
                <w:szCs w:val="21"/>
              </w:rPr>
              <w:t>是</w:t>
            </w:r>
          </w:p>
        </w:tc>
        <w:tc>
          <w:tcPr>
            <w:tcW w:w="3402" w:type="dxa"/>
          </w:tcPr>
          <w:p w:rsidR="0031503D" w:rsidRPr="004D1D61" w:rsidRDefault="0031503D" w:rsidP="00BE3334">
            <w:pPr>
              <w:rPr>
                <w:rFonts w:ascii="宋体" w:hAnsi="宋体"/>
                <w:sz w:val="24"/>
                <w:szCs w:val="21"/>
              </w:rPr>
            </w:pPr>
            <w:r w:rsidRPr="004D1D61">
              <w:rPr>
                <w:rFonts w:ascii="宋体" w:hAnsi="宋体" w:hint="eastAsia"/>
                <w:sz w:val="24"/>
                <w:szCs w:val="21"/>
              </w:rPr>
              <w:t>“</w:t>
            </w:r>
            <w:r w:rsidRPr="004D1D61">
              <w:rPr>
                <w:rFonts w:ascii="宋体" w:hAnsi="宋体"/>
                <w:sz w:val="24"/>
                <w:szCs w:val="21"/>
              </w:rPr>
              <w:t>00</w:t>
            </w:r>
            <w:r w:rsidRPr="004D1D61">
              <w:rPr>
                <w:rFonts w:ascii="宋体" w:hAnsi="宋体" w:hint="eastAsia"/>
                <w:sz w:val="24"/>
                <w:szCs w:val="21"/>
              </w:rPr>
              <w:t>”不是</w:t>
            </w:r>
          </w:p>
          <w:p w:rsidR="0031503D" w:rsidRPr="004D1D61" w:rsidRDefault="0031503D" w:rsidP="00BE3334">
            <w:pPr>
              <w:rPr>
                <w:rFonts w:ascii="宋体" w:hAnsi="宋体"/>
                <w:sz w:val="24"/>
                <w:szCs w:val="21"/>
              </w:rPr>
            </w:pPr>
            <w:r w:rsidRPr="004D1D61">
              <w:rPr>
                <w:rFonts w:ascii="宋体" w:hAnsi="宋体" w:hint="eastAsia"/>
                <w:sz w:val="24"/>
                <w:szCs w:val="21"/>
              </w:rPr>
              <w:t>“</w:t>
            </w:r>
            <w:r w:rsidRPr="004D1D61">
              <w:rPr>
                <w:rFonts w:ascii="宋体" w:hAnsi="宋体"/>
                <w:sz w:val="24"/>
                <w:szCs w:val="21"/>
              </w:rPr>
              <w:t>01</w:t>
            </w:r>
            <w:r w:rsidRPr="004D1D61">
              <w:rPr>
                <w:rFonts w:ascii="宋体" w:hAnsi="宋体" w:hint="eastAsia"/>
                <w:sz w:val="24"/>
                <w:szCs w:val="21"/>
              </w:rPr>
              <w:t>”农产品销售</w:t>
            </w:r>
          </w:p>
          <w:p w:rsidR="0031503D" w:rsidRDefault="0031503D" w:rsidP="00BE3334">
            <w:pPr>
              <w:rPr>
                <w:rFonts w:ascii="宋体" w:hAnsi="宋体"/>
                <w:sz w:val="24"/>
                <w:szCs w:val="21"/>
              </w:rPr>
            </w:pPr>
            <w:r w:rsidRPr="004D1D61">
              <w:rPr>
                <w:rFonts w:ascii="宋体" w:hAnsi="宋体" w:hint="eastAsia"/>
                <w:sz w:val="24"/>
                <w:szCs w:val="21"/>
              </w:rPr>
              <w:t>“</w:t>
            </w:r>
            <w:r w:rsidRPr="004D1D61">
              <w:rPr>
                <w:rFonts w:ascii="宋体" w:hAnsi="宋体"/>
                <w:sz w:val="24"/>
                <w:szCs w:val="21"/>
              </w:rPr>
              <w:t>02</w:t>
            </w:r>
            <w:r w:rsidRPr="004D1D61">
              <w:rPr>
                <w:rFonts w:ascii="宋体" w:hAnsi="宋体" w:hint="eastAsia"/>
                <w:sz w:val="24"/>
                <w:szCs w:val="21"/>
              </w:rPr>
              <w:t>”农产品收购</w:t>
            </w:r>
          </w:p>
          <w:p w:rsidR="00F51A1A" w:rsidRDefault="00F51A1A" w:rsidP="00BE3334">
            <w:pPr>
              <w:rPr>
                <w:rFonts w:ascii="宋体" w:hAnsi="宋体"/>
                <w:sz w:val="24"/>
                <w:szCs w:val="21"/>
              </w:rPr>
            </w:pPr>
            <w:r>
              <w:rPr>
                <w:rFonts w:ascii="宋体" w:hAnsi="宋体"/>
                <w:sz w:val="24"/>
                <w:szCs w:val="21"/>
              </w:rPr>
              <w:t>“</w:t>
            </w:r>
            <w:r>
              <w:rPr>
                <w:rFonts w:ascii="宋体" w:hAnsi="宋体" w:hint="eastAsia"/>
                <w:sz w:val="24"/>
                <w:szCs w:val="21"/>
              </w:rPr>
              <w:t>06</w:t>
            </w:r>
            <w:r>
              <w:rPr>
                <w:rFonts w:ascii="宋体" w:hAnsi="宋体"/>
                <w:sz w:val="24"/>
                <w:szCs w:val="21"/>
              </w:rPr>
              <w:t>”</w:t>
            </w:r>
            <w:r w:rsidR="008028D6">
              <w:rPr>
                <w:rFonts w:ascii="宋体" w:hAnsi="宋体" w:hint="eastAsia"/>
                <w:sz w:val="24"/>
                <w:szCs w:val="21"/>
              </w:rPr>
              <w:t>抵扣通行费</w:t>
            </w:r>
          </w:p>
          <w:p w:rsidR="00BE43CB" w:rsidRDefault="00F51A1A" w:rsidP="00BE3334">
            <w:pPr>
              <w:rPr>
                <w:rFonts w:ascii="宋体" w:hAnsi="宋体"/>
                <w:sz w:val="24"/>
                <w:szCs w:val="21"/>
              </w:rPr>
            </w:pPr>
            <w:r>
              <w:rPr>
                <w:rFonts w:ascii="宋体" w:hAnsi="宋体"/>
                <w:sz w:val="24"/>
                <w:szCs w:val="21"/>
              </w:rPr>
              <w:lastRenderedPageBreak/>
              <w:t>“</w:t>
            </w:r>
            <w:r>
              <w:rPr>
                <w:rFonts w:ascii="宋体" w:hAnsi="宋体" w:hint="eastAsia"/>
                <w:sz w:val="24"/>
                <w:szCs w:val="21"/>
              </w:rPr>
              <w:t>07</w:t>
            </w:r>
            <w:r>
              <w:rPr>
                <w:rFonts w:ascii="宋体" w:hAnsi="宋体"/>
                <w:sz w:val="24"/>
                <w:szCs w:val="21"/>
              </w:rPr>
              <w:t>”</w:t>
            </w:r>
            <w:r w:rsidR="008028D6">
              <w:rPr>
                <w:rFonts w:ascii="宋体" w:hAnsi="宋体" w:hint="eastAsia"/>
                <w:sz w:val="24"/>
                <w:szCs w:val="21"/>
              </w:rPr>
              <w:t>其它通行费</w:t>
            </w:r>
          </w:p>
          <w:p w:rsidR="00BE43CB" w:rsidRDefault="00D14547" w:rsidP="00BE3334">
            <w:pPr>
              <w:rPr>
                <w:rFonts w:ascii="宋体" w:hAnsi="宋体"/>
                <w:sz w:val="24"/>
                <w:szCs w:val="21"/>
              </w:rPr>
            </w:pPr>
            <w:r>
              <w:rPr>
                <w:rFonts w:ascii="宋体" w:hAnsi="宋体" w:hint="eastAsia"/>
                <w:sz w:val="24"/>
                <w:szCs w:val="21"/>
              </w:rPr>
              <w:t>“08”成品油销售</w:t>
            </w:r>
          </w:p>
          <w:p w:rsidR="00447DB8" w:rsidRPr="00447DB8" w:rsidRDefault="00447DB8" w:rsidP="00C64732">
            <w:pPr>
              <w:rPr>
                <w:rFonts w:ascii="宋体" w:hAnsi="宋体"/>
                <w:sz w:val="24"/>
                <w:szCs w:val="21"/>
              </w:rPr>
            </w:pPr>
            <w:r>
              <w:rPr>
                <w:rFonts w:ascii="宋体" w:hAnsi="宋体"/>
                <w:sz w:val="24"/>
                <w:szCs w:val="21"/>
              </w:rPr>
              <w:t>“18”</w:t>
            </w:r>
            <w:r>
              <w:rPr>
                <w:rFonts w:ascii="宋体" w:hAnsi="宋体" w:hint="eastAsia"/>
                <w:sz w:val="24"/>
                <w:szCs w:val="21"/>
              </w:rPr>
              <w:t>成品</w:t>
            </w:r>
            <w:r>
              <w:rPr>
                <w:rFonts w:ascii="宋体" w:hAnsi="宋体"/>
                <w:sz w:val="24"/>
                <w:szCs w:val="21"/>
              </w:rPr>
              <w:t>油红字</w:t>
            </w:r>
            <w:r w:rsidR="00C64732">
              <w:rPr>
                <w:rFonts w:ascii="宋体" w:hAnsi="宋体" w:hint="eastAsia"/>
                <w:sz w:val="24"/>
                <w:szCs w:val="21"/>
              </w:rPr>
              <w:t>专票</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xhdwsbh</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销货单位识别号</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20</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与税控服务器保持一致</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xhdwmc</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销货单位名称</w:t>
            </w:r>
          </w:p>
        </w:tc>
        <w:tc>
          <w:tcPr>
            <w:tcW w:w="851" w:type="dxa"/>
          </w:tcPr>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80</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与税控服务器保持一致</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xhdwdzdh</w:t>
            </w:r>
          </w:p>
        </w:tc>
        <w:tc>
          <w:tcPr>
            <w:tcW w:w="1984" w:type="dxa"/>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销货</w:t>
            </w:r>
            <w:r w:rsidRPr="004D1D61">
              <w:rPr>
                <w:rFonts w:ascii="宋体" w:hAnsi="宋体"/>
                <w:color w:val="000000"/>
                <w:sz w:val="24"/>
                <w:szCs w:val="21"/>
              </w:rPr>
              <w:t>单位地址电话</w:t>
            </w:r>
          </w:p>
        </w:tc>
        <w:tc>
          <w:tcPr>
            <w:tcW w:w="851" w:type="dxa"/>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100</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xhdwyhzh</w:t>
            </w:r>
          </w:p>
        </w:tc>
        <w:tc>
          <w:tcPr>
            <w:tcW w:w="1984" w:type="dxa"/>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销货</w:t>
            </w:r>
            <w:r w:rsidRPr="004D1D61">
              <w:rPr>
                <w:rFonts w:ascii="宋体" w:hAnsi="宋体"/>
                <w:color w:val="000000"/>
                <w:sz w:val="24"/>
                <w:szCs w:val="21"/>
              </w:rPr>
              <w:t>单位</w:t>
            </w:r>
            <w:r w:rsidRPr="004D1D61">
              <w:rPr>
                <w:rFonts w:ascii="宋体" w:hAnsi="宋体" w:hint="eastAsia"/>
                <w:color w:val="000000"/>
                <w:sz w:val="24"/>
                <w:szCs w:val="21"/>
              </w:rPr>
              <w:t>银行</w:t>
            </w:r>
            <w:r>
              <w:rPr>
                <w:rFonts w:ascii="宋体" w:hAnsi="宋体" w:hint="eastAsia"/>
                <w:color w:val="000000"/>
                <w:sz w:val="24"/>
                <w:szCs w:val="21"/>
              </w:rPr>
              <w:t>账号</w:t>
            </w:r>
          </w:p>
        </w:tc>
        <w:tc>
          <w:tcPr>
            <w:tcW w:w="851" w:type="dxa"/>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100</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ghdwsbh</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购货</w:t>
            </w:r>
            <w:r w:rsidRPr="004D1D61">
              <w:rPr>
                <w:rFonts w:ascii="宋体" w:hAnsi="宋体"/>
                <w:color w:val="000000"/>
                <w:sz w:val="24"/>
                <w:szCs w:val="21"/>
              </w:rPr>
              <w:t>单位</w:t>
            </w:r>
            <w:r w:rsidRPr="004D1D61">
              <w:rPr>
                <w:rFonts w:ascii="宋体" w:hAnsi="宋体" w:hint="eastAsia"/>
                <w:color w:val="000000"/>
                <w:sz w:val="24"/>
                <w:szCs w:val="21"/>
              </w:rPr>
              <w:t>识别号</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20</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15-20位数字或字母</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ghdwmc</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购货单位名称</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100</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color w:val="000000"/>
                <w:sz w:val="24"/>
                <w:szCs w:val="21"/>
              </w:rPr>
              <w:t>ghdwdzdh</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购货</w:t>
            </w:r>
            <w:r w:rsidRPr="004D1D61">
              <w:rPr>
                <w:rFonts w:ascii="宋体" w:hAnsi="宋体"/>
                <w:color w:val="000000"/>
                <w:sz w:val="24"/>
                <w:szCs w:val="21"/>
              </w:rPr>
              <w:t>单位地址电话</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100</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color w:val="000000"/>
                <w:sz w:val="24"/>
                <w:szCs w:val="21"/>
              </w:rPr>
              <w:t>ghdwyhzh</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购货单位</w:t>
            </w:r>
            <w:r w:rsidRPr="004D1D61">
              <w:rPr>
                <w:rFonts w:ascii="宋体" w:hAnsi="宋体"/>
                <w:color w:val="000000"/>
                <w:sz w:val="24"/>
                <w:szCs w:val="21"/>
              </w:rPr>
              <w:t>银行</w:t>
            </w:r>
            <w:r>
              <w:rPr>
                <w:rFonts w:ascii="宋体" w:hAnsi="宋体" w:hint="eastAsia"/>
                <w:color w:val="000000"/>
                <w:sz w:val="24"/>
                <w:szCs w:val="21"/>
              </w:rPr>
              <w:t>账号</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100</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p>
        </w:tc>
      </w:tr>
      <w:tr w:rsidR="0031503D" w:rsidRPr="00E1451A" w:rsidTr="000053C6">
        <w:tc>
          <w:tcPr>
            <w:tcW w:w="675" w:type="dxa"/>
            <w:tcBorders>
              <w:bottom w:val="single" w:sz="4" w:space="0" w:color="auto"/>
            </w:tcBorders>
          </w:tcPr>
          <w:p w:rsidR="0031503D" w:rsidRPr="00E1451A" w:rsidRDefault="0031503D" w:rsidP="0031503D">
            <w:pPr>
              <w:numPr>
                <w:ilvl w:val="0"/>
                <w:numId w:val="16"/>
              </w:numPr>
              <w:jc w:val="center"/>
              <w:rPr>
                <w:rFonts w:ascii="宋体" w:hAnsi="宋体"/>
                <w:sz w:val="24"/>
                <w:szCs w:val="24"/>
              </w:rPr>
            </w:pPr>
          </w:p>
        </w:tc>
        <w:tc>
          <w:tcPr>
            <w:tcW w:w="1560" w:type="dxa"/>
            <w:tcBorders>
              <w:bottom w:val="single" w:sz="4" w:space="0" w:color="auto"/>
            </w:tcBorders>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qdbz</w:t>
            </w:r>
          </w:p>
        </w:tc>
        <w:tc>
          <w:tcPr>
            <w:tcW w:w="1984" w:type="dxa"/>
            <w:tcBorders>
              <w:bottom w:val="single" w:sz="4" w:space="0" w:color="auto"/>
            </w:tcBorders>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清单标志</w:t>
            </w:r>
          </w:p>
        </w:tc>
        <w:tc>
          <w:tcPr>
            <w:tcW w:w="851" w:type="dxa"/>
            <w:tcBorders>
              <w:bottom w:val="single" w:sz="4" w:space="0" w:color="auto"/>
            </w:tcBorders>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w:t>
            </w:r>
          </w:p>
        </w:tc>
        <w:tc>
          <w:tcPr>
            <w:tcW w:w="567" w:type="dxa"/>
            <w:tcBorders>
              <w:bottom w:val="single" w:sz="4" w:space="0" w:color="auto"/>
            </w:tcBorders>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是</w:t>
            </w:r>
          </w:p>
        </w:tc>
        <w:tc>
          <w:tcPr>
            <w:tcW w:w="3402" w:type="dxa"/>
            <w:tcBorders>
              <w:bottom w:val="single" w:sz="4" w:space="0" w:color="auto"/>
            </w:tcBorders>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0：</w:t>
            </w:r>
            <w:r w:rsidRPr="004D1D61">
              <w:rPr>
                <w:rFonts w:ascii="宋体" w:hAnsi="宋体" w:cs="宋体"/>
                <w:color w:val="000000"/>
                <w:sz w:val="24"/>
                <w:szCs w:val="21"/>
              </w:rPr>
              <w:t>无清单</w:t>
            </w:r>
          </w:p>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w:t>
            </w:r>
            <w:r w:rsidRPr="004D1D61">
              <w:rPr>
                <w:rFonts w:ascii="宋体" w:hAnsi="宋体" w:cs="宋体"/>
                <w:color w:val="000000"/>
                <w:sz w:val="24"/>
                <w:szCs w:val="21"/>
              </w:rPr>
              <w:t>带清单</w:t>
            </w:r>
          </w:p>
        </w:tc>
      </w:tr>
      <w:tr w:rsidR="0031503D" w:rsidRPr="00E1451A" w:rsidTr="000053C6">
        <w:tc>
          <w:tcPr>
            <w:tcW w:w="675" w:type="dxa"/>
            <w:tcBorders>
              <w:bottom w:val="single" w:sz="4" w:space="0" w:color="auto"/>
            </w:tcBorders>
          </w:tcPr>
          <w:p w:rsidR="0031503D" w:rsidRPr="00E1451A" w:rsidRDefault="0031503D" w:rsidP="0031503D">
            <w:pPr>
              <w:numPr>
                <w:ilvl w:val="0"/>
                <w:numId w:val="16"/>
              </w:numPr>
              <w:jc w:val="center"/>
              <w:rPr>
                <w:rFonts w:ascii="宋体" w:hAnsi="宋体"/>
                <w:sz w:val="24"/>
                <w:szCs w:val="24"/>
              </w:rPr>
            </w:pPr>
          </w:p>
        </w:tc>
        <w:tc>
          <w:tcPr>
            <w:tcW w:w="1560" w:type="dxa"/>
            <w:tcBorders>
              <w:bottom w:val="single" w:sz="4" w:space="0" w:color="auto"/>
            </w:tcBorders>
          </w:tcPr>
          <w:p w:rsidR="0031503D" w:rsidRPr="004D1D61" w:rsidRDefault="0031503D" w:rsidP="00BE3334">
            <w:pPr>
              <w:rPr>
                <w:rFonts w:ascii="宋体" w:hAnsi="宋体"/>
                <w:color w:val="000000"/>
                <w:sz w:val="24"/>
                <w:szCs w:val="21"/>
              </w:rPr>
            </w:pPr>
            <w:r>
              <w:rPr>
                <w:rFonts w:ascii="宋体" w:hAnsi="宋体" w:hint="eastAsia"/>
                <w:color w:val="000000"/>
                <w:sz w:val="24"/>
                <w:szCs w:val="21"/>
              </w:rPr>
              <w:t>zsfs</w:t>
            </w:r>
          </w:p>
        </w:tc>
        <w:tc>
          <w:tcPr>
            <w:tcW w:w="1984" w:type="dxa"/>
            <w:tcBorders>
              <w:bottom w:val="single" w:sz="4" w:space="0" w:color="auto"/>
            </w:tcBorders>
          </w:tcPr>
          <w:p w:rsidR="0031503D" w:rsidRPr="004D1D61" w:rsidRDefault="0031503D" w:rsidP="00BE3334">
            <w:pPr>
              <w:rPr>
                <w:rFonts w:ascii="宋体" w:hAnsi="宋体"/>
                <w:color w:val="000000"/>
                <w:sz w:val="24"/>
                <w:szCs w:val="21"/>
              </w:rPr>
            </w:pPr>
            <w:r>
              <w:rPr>
                <w:rFonts w:ascii="宋体" w:hAnsi="宋体" w:hint="eastAsia"/>
                <w:color w:val="000000"/>
                <w:sz w:val="24"/>
                <w:szCs w:val="21"/>
              </w:rPr>
              <w:t>征税方式</w:t>
            </w:r>
          </w:p>
        </w:tc>
        <w:tc>
          <w:tcPr>
            <w:tcW w:w="851" w:type="dxa"/>
            <w:tcBorders>
              <w:bottom w:val="single" w:sz="4" w:space="0" w:color="auto"/>
            </w:tcBorders>
          </w:tcPr>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1</w:t>
            </w:r>
          </w:p>
        </w:tc>
        <w:tc>
          <w:tcPr>
            <w:tcW w:w="567" w:type="dxa"/>
            <w:tcBorders>
              <w:bottom w:val="single" w:sz="4" w:space="0" w:color="auto"/>
            </w:tcBorders>
          </w:tcPr>
          <w:p w:rsidR="0031503D" w:rsidRPr="004D1D61" w:rsidRDefault="00CF2AC2" w:rsidP="00BE3334">
            <w:pPr>
              <w:rPr>
                <w:rFonts w:ascii="宋体" w:hAnsi="宋体"/>
                <w:color w:val="000000"/>
                <w:sz w:val="24"/>
                <w:szCs w:val="21"/>
              </w:rPr>
            </w:pPr>
            <w:r>
              <w:rPr>
                <w:rFonts w:ascii="宋体" w:hAnsi="宋体" w:hint="eastAsia"/>
                <w:color w:val="000000"/>
                <w:sz w:val="24"/>
                <w:szCs w:val="21"/>
              </w:rPr>
              <w:t>是</w:t>
            </w:r>
          </w:p>
        </w:tc>
        <w:tc>
          <w:tcPr>
            <w:tcW w:w="3402" w:type="dxa"/>
            <w:tcBorders>
              <w:bottom w:val="single" w:sz="4" w:space="0" w:color="auto"/>
            </w:tcBorders>
          </w:tcPr>
          <w:p w:rsidR="0031503D" w:rsidRDefault="0031503D" w:rsidP="00BE3334">
            <w:pPr>
              <w:rPr>
                <w:rFonts w:ascii="宋体" w:hAnsi="宋体" w:cs="宋体"/>
                <w:color w:val="000000"/>
                <w:sz w:val="24"/>
                <w:szCs w:val="21"/>
              </w:rPr>
            </w:pPr>
            <w:r>
              <w:rPr>
                <w:rFonts w:ascii="宋体" w:hAnsi="宋体" w:cs="宋体" w:hint="eastAsia"/>
                <w:color w:val="000000"/>
                <w:sz w:val="24"/>
                <w:szCs w:val="21"/>
              </w:rPr>
              <w:t>0：普通征税</w:t>
            </w:r>
          </w:p>
          <w:p w:rsidR="00D60813" w:rsidRPr="00B6635B" w:rsidRDefault="00D60813" w:rsidP="00D60813">
            <w:pPr>
              <w:rPr>
                <w:rFonts w:ascii="宋体" w:hAnsi="宋体" w:cs="宋体"/>
                <w:sz w:val="24"/>
                <w:szCs w:val="21"/>
              </w:rPr>
            </w:pPr>
            <w:r>
              <w:rPr>
                <w:rFonts w:ascii="宋体" w:hAnsi="宋体" w:cs="宋体" w:hint="eastAsia"/>
                <w:sz w:val="24"/>
                <w:szCs w:val="21"/>
              </w:rPr>
              <w:t>1：</w:t>
            </w:r>
            <w:r>
              <w:rPr>
                <w:rFonts w:hint="eastAsia"/>
                <w:sz w:val="24"/>
              </w:rPr>
              <w:t>减按计征</w:t>
            </w:r>
          </w:p>
          <w:p w:rsidR="0031503D" w:rsidRPr="000074BF" w:rsidRDefault="0031503D" w:rsidP="00BE3334">
            <w:pPr>
              <w:rPr>
                <w:rFonts w:ascii="宋体" w:hAnsi="宋体" w:cs="宋体"/>
                <w:color w:val="000000"/>
                <w:sz w:val="24"/>
                <w:szCs w:val="21"/>
              </w:rPr>
            </w:pPr>
            <w:r>
              <w:rPr>
                <w:rFonts w:ascii="宋体" w:hAnsi="宋体" w:cs="宋体" w:hint="eastAsia"/>
                <w:color w:val="000000"/>
                <w:sz w:val="24"/>
                <w:szCs w:val="21"/>
              </w:rPr>
              <w:t>2：差额征税（附件3）</w:t>
            </w:r>
          </w:p>
        </w:tc>
      </w:tr>
      <w:tr w:rsidR="0031503D" w:rsidRPr="00E1451A" w:rsidTr="000053C6">
        <w:tc>
          <w:tcPr>
            <w:tcW w:w="675" w:type="dxa"/>
            <w:shd w:val="clear" w:color="auto" w:fill="FDE9D9" w:themeFill="accent6" w:themeFillTint="33"/>
          </w:tcPr>
          <w:p w:rsidR="0031503D" w:rsidRPr="00E1451A"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fphxz</w:t>
            </w:r>
          </w:p>
        </w:tc>
        <w:tc>
          <w:tcPr>
            <w:tcW w:w="1984"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发票</w:t>
            </w:r>
            <w:proofErr w:type="gramStart"/>
            <w:r w:rsidRPr="004D1D61">
              <w:rPr>
                <w:rFonts w:ascii="宋体" w:hAnsi="宋体"/>
                <w:color w:val="000000"/>
                <w:sz w:val="24"/>
                <w:szCs w:val="21"/>
              </w:rPr>
              <w:t>行性质</w:t>
            </w:r>
            <w:proofErr w:type="gramEnd"/>
          </w:p>
        </w:tc>
        <w:tc>
          <w:tcPr>
            <w:tcW w:w="851" w:type="dxa"/>
            <w:shd w:val="clear" w:color="auto" w:fill="FDE9D9" w:themeFill="accent6" w:themeFillTint="33"/>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w:t>
            </w:r>
          </w:p>
        </w:tc>
        <w:tc>
          <w:tcPr>
            <w:tcW w:w="567"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是</w:t>
            </w:r>
          </w:p>
        </w:tc>
        <w:tc>
          <w:tcPr>
            <w:tcW w:w="3402" w:type="dxa"/>
            <w:shd w:val="clear" w:color="auto" w:fill="FDE9D9" w:themeFill="accent6" w:themeFillTint="33"/>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0 正常行</w:t>
            </w:r>
          </w:p>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 折扣行</w:t>
            </w:r>
          </w:p>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2 被折扣行</w:t>
            </w:r>
          </w:p>
        </w:tc>
      </w:tr>
      <w:tr w:rsidR="0031503D" w:rsidRPr="00E1451A" w:rsidTr="000053C6">
        <w:tc>
          <w:tcPr>
            <w:tcW w:w="675" w:type="dxa"/>
            <w:shd w:val="clear" w:color="auto" w:fill="FDE9D9" w:themeFill="accent6" w:themeFillTint="33"/>
          </w:tcPr>
          <w:p w:rsidR="0031503D" w:rsidRPr="00E1451A"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spmc</w:t>
            </w:r>
          </w:p>
        </w:tc>
        <w:tc>
          <w:tcPr>
            <w:tcW w:w="1984"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Courier" w:hAnsi="Courier" w:hint="eastAsia"/>
                <w:sz w:val="24"/>
                <w:szCs w:val="21"/>
              </w:rPr>
              <w:t>商品名称</w:t>
            </w:r>
          </w:p>
        </w:tc>
        <w:tc>
          <w:tcPr>
            <w:tcW w:w="851" w:type="dxa"/>
            <w:shd w:val="clear" w:color="auto" w:fill="FDE9D9" w:themeFill="accent6" w:themeFillTint="33"/>
          </w:tcPr>
          <w:p w:rsidR="0031503D" w:rsidRPr="004D1D61" w:rsidRDefault="00056F2A" w:rsidP="00BE3334">
            <w:pPr>
              <w:rPr>
                <w:rFonts w:ascii="宋体" w:hAnsi="宋体" w:cs="宋体"/>
                <w:color w:val="000000"/>
                <w:sz w:val="24"/>
                <w:szCs w:val="21"/>
              </w:rPr>
            </w:pPr>
            <w:r>
              <w:rPr>
                <w:rFonts w:ascii="宋体" w:hAnsi="宋体" w:cs="宋体" w:hint="eastAsia"/>
                <w:color w:val="000000"/>
                <w:sz w:val="24"/>
                <w:szCs w:val="21"/>
              </w:rPr>
              <w:t>92</w:t>
            </w:r>
          </w:p>
        </w:tc>
        <w:tc>
          <w:tcPr>
            <w:tcW w:w="567"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是</w:t>
            </w:r>
          </w:p>
        </w:tc>
        <w:tc>
          <w:tcPr>
            <w:tcW w:w="3402" w:type="dxa"/>
            <w:shd w:val="clear" w:color="auto" w:fill="FDE9D9" w:themeFill="accent6" w:themeFillTint="33"/>
          </w:tcPr>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如果为折扣行，商品名称须与被折扣行的商品名称相同，不能多行折扣；</w:t>
            </w:r>
          </w:p>
        </w:tc>
      </w:tr>
      <w:tr w:rsidR="0031503D" w:rsidRPr="00E1451A" w:rsidTr="000053C6">
        <w:tc>
          <w:tcPr>
            <w:tcW w:w="675" w:type="dxa"/>
            <w:shd w:val="clear" w:color="auto" w:fill="FDE9D9" w:themeFill="accent6" w:themeFillTint="33"/>
          </w:tcPr>
          <w:p w:rsidR="0031503D" w:rsidRPr="00E1451A"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4D1D61" w:rsidRDefault="0031503D" w:rsidP="00BE3334">
            <w:pPr>
              <w:rPr>
                <w:rFonts w:ascii="宋体" w:hAnsi="宋体"/>
                <w:color w:val="000000"/>
                <w:sz w:val="24"/>
                <w:szCs w:val="21"/>
              </w:rPr>
            </w:pPr>
            <w:r>
              <w:rPr>
                <w:rFonts w:ascii="宋体" w:hAnsi="宋体" w:hint="eastAsia"/>
                <w:color w:val="000000"/>
                <w:sz w:val="24"/>
                <w:szCs w:val="21"/>
              </w:rPr>
              <w:t>spsm</w:t>
            </w:r>
          </w:p>
        </w:tc>
        <w:tc>
          <w:tcPr>
            <w:tcW w:w="1984" w:type="dxa"/>
            <w:shd w:val="clear" w:color="auto" w:fill="FDE9D9" w:themeFill="accent6" w:themeFillTint="33"/>
          </w:tcPr>
          <w:p w:rsidR="0031503D" w:rsidRPr="004D1D61" w:rsidRDefault="0031503D" w:rsidP="00BE3334">
            <w:pPr>
              <w:rPr>
                <w:rFonts w:ascii="Courier" w:hAnsi="Courier"/>
                <w:sz w:val="24"/>
                <w:szCs w:val="21"/>
              </w:rPr>
            </w:pPr>
            <w:r>
              <w:rPr>
                <w:rFonts w:ascii="Courier" w:hAnsi="Courier" w:hint="eastAsia"/>
                <w:sz w:val="24"/>
                <w:szCs w:val="21"/>
              </w:rPr>
              <w:t>商品税目</w:t>
            </w:r>
          </w:p>
        </w:tc>
        <w:tc>
          <w:tcPr>
            <w:tcW w:w="851" w:type="dxa"/>
            <w:shd w:val="clear" w:color="auto" w:fill="FDE9D9" w:themeFill="accent6" w:themeFillTint="33"/>
          </w:tcPr>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20</w:t>
            </w:r>
          </w:p>
        </w:tc>
        <w:tc>
          <w:tcPr>
            <w:tcW w:w="567" w:type="dxa"/>
            <w:shd w:val="clear" w:color="auto" w:fill="FDE9D9" w:themeFill="accent6" w:themeFillTint="33"/>
          </w:tcPr>
          <w:p w:rsidR="0031503D" w:rsidRPr="004D1D61" w:rsidRDefault="0031503D" w:rsidP="00BE3334">
            <w:pPr>
              <w:rPr>
                <w:rFonts w:ascii="宋体" w:hAnsi="宋体"/>
                <w:color w:val="000000"/>
                <w:sz w:val="24"/>
                <w:szCs w:val="21"/>
              </w:rPr>
            </w:pPr>
            <w:r>
              <w:rPr>
                <w:rFonts w:ascii="宋体" w:hAnsi="宋体" w:hint="eastAsia"/>
                <w:color w:val="000000"/>
                <w:sz w:val="24"/>
                <w:szCs w:val="21"/>
              </w:rPr>
              <w:t>否</w:t>
            </w:r>
          </w:p>
        </w:tc>
        <w:tc>
          <w:tcPr>
            <w:tcW w:w="3402" w:type="dxa"/>
            <w:shd w:val="clear" w:color="auto" w:fill="FDE9D9" w:themeFill="accent6" w:themeFillTint="33"/>
          </w:tcPr>
          <w:p w:rsidR="0031503D" w:rsidRDefault="0031503D" w:rsidP="00BE3334">
            <w:pPr>
              <w:rPr>
                <w:rFonts w:ascii="宋体" w:hAnsi="宋体" w:cs="宋体"/>
                <w:color w:val="000000"/>
                <w:sz w:val="24"/>
                <w:szCs w:val="21"/>
              </w:rPr>
            </w:pPr>
            <w:r>
              <w:rPr>
                <w:rFonts w:ascii="宋体" w:hAnsi="宋体" w:cs="宋体" w:hint="eastAsia"/>
                <w:color w:val="000000"/>
                <w:sz w:val="24"/>
                <w:szCs w:val="21"/>
              </w:rPr>
              <w:t>保留字段，目前为空</w:t>
            </w:r>
          </w:p>
        </w:tc>
      </w:tr>
      <w:tr w:rsidR="0031503D" w:rsidRPr="00E1451A" w:rsidTr="000053C6">
        <w:tc>
          <w:tcPr>
            <w:tcW w:w="675" w:type="dxa"/>
            <w:shd w:val="clear" w:color="auto" w:fill="FDE9D9" w:themeFill="accent6" w:themeFillTint="33"/>
          </w:tcPr>
          <w:p w:rsidR="0031503D" w:rsidRPr="00E1451A"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ggxh</w:t>
            </w:r>
          </w:p>
        </w:tc>
        <w:tc>
          <w:tcPr>
            <w:tcW w:w="1984"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Courier" w:hAnsi="Courier" w:hint="eastAsia"/>
                <w:sz w:val="24"/>
                <w:szCs w:val="21"/>
              </w:rPr>
              <w:t>规格型号</w:t>
            </w:r>
          </w:p>
        </w:tc>
        <w:tc>
          <w:tcPr>
            <w:tcW w:w="851" w:type="dxa"/>
            <w:shd w:val="clear" w:color="auto" w:fill="FDE9D9" w:themeFill="accent6" w:themeFillTint="33"/>
          </w:tcPr>
          <w:p w:rsidR="0031503D" w:rsidRPr="004D1D61" w:rsidRDefault="001239F5" w:rsidP="00BE3334">
            <w:pPr>
              <w:rPr>
                <w:rFonts w:ascii="宋体" w:hAnsi="宋体" w:cs="宋体"/>
                <w:color w:val="000000"/>
                <w:sz w:val="24"/>
                <w:szCs w:val="21"/>
              </w:rPr>
            </w:pPr>
            <w:r>
              <w:rPr>
                <w:rFonts w:ascii="宋体" w:hAnsi="宋体" w:cs="宋体"/>
                <w:color w:val="000000"/>
                <w:sz w:val="24"/>
                <w:szCs w:val="21"/>
              </w:rPr>
              <w:t>40</w:t>
            </w:r>
          </w:p>
        </w:tc>
        <w:tc>
          <w:tcPr>
            <w:tcW w:w="567"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否</w:t>
            </w:r>
          </w:p>
        </w:tc>
        <w:tc>
          <w:tcPr>
            <w:tcW w:w="3402" w:type="dxa"/>
            <w:shd w:val="clear" w:color="auto" w:fill="FDE9D9" w:themeFill="accent6" w:themeFillTint="33"/>
          </w:tcPr>
          <w:p w:rsidR="0031503D" w:rsidRPr="004D1D61" w:rsidRDefault="0031503D" w:rsidP="00BE3334">
            <w:pPr>
              <w:rPr>
                <w:rFonts w:ascii="宋体" w:hAnsi="宋体" w:cs="宋体"/>
                <w:color w:val="000000"/>
                <w:sz w:val="24"/>
                <w:szCs w:val="21"/>
              </w:rPr>
            </w:pPr>
          </w:p>
        </w:tc>
      </w:tr>
      <w:tr w:rsidR="0031503D" w:rsidRPr="00E1451A" w:rsidTr="000053C6">
        <w:tc>
          <w:tcPr>
            <w:tcW w:w="675" w:type="dxa"/>
            <w:shd w:val="clear" w:color="auto" w:fill="FDE9D9" w:themeFill="accent6" w:themeFillTint="33"/>
          </w:tcPr>
          <w:p w:rsidR="0031503D" w:rsidRPr="00E1451A"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dw</w:t>
            </w:r>
          </w:p>
        </w:tc>
        <w:tc>
          <w:tcPr>
            <w:tcW w:w="1984"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Courier" w:hAnsi="Courier" w:hint="eastAsia"/>
                <w:sz w:val="24"/>
                <w:szCs w:val="21"/>
              </w:rPr>
              <w:t>单位</w:t>
            </w:r>
          </w:p>
        </w:tc>
        <w:tc>
          <w:tcPr>
            <w:tcW w:w="851" w:type="dxa"/>
            <w:shd w:val="clear" w:color="auto" w:fill="FDE9D9" w:themeFill="accent6" w:themeFillTint="33"/>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14</w:t>
            </w:r>
          </w:p>
        </w:tc>
        <w:tc>
          <w:tcPr>
            <w:tcW w:w="567"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否</w:t>
            </w:r>
          </w:p>
        </w:tc>
        <w:tc>
          <w:tcPr>
            <w:tcW w:w="3402" w:type="dxa"/>
            <w:shd w:val="clear" w:color="auto" w:fill="FDE9D9" w:themeFill="accent6" w:themeFillTint="33"/>
          </w:tcPr>
          <w:p w:rsidR="0031503D" w:rsidRPr="004D1D61" w:rsidRDefault="0031503D" w:rsidP="00BE3334">
            <w:pPr>
              <w:rPr>
                <w:rFonts w:ascii="宋体" w:hAnsi="宋体" w:cs="宋体"/>
                <w:color w:val="000000"/>
                <w:sz w:val="24"/>
                <w:szCs w:val="21"/>
              </w:rPr>
            </w:pPr>
          </w:p>
        </w:tc>
      </w:tr>
      <w:tr w:rsidR="0031503D" w:rsidRPr="00E1451A" w:rsidTr="000053C6">
        <w:tc>
          <w:tcPr>
            <w:tcW w:w="675" w:type="dxa"/>
            <w:shd w:val="clear" w:color="auto" w:fill="FDE9D9" w:themeFill="accent6" w:themeFillTint="33"/>
          </w:tcPr>
          <w:p w:rsidR="0031503D" w:rsidRPr="00E1451A"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spsl</w:t>
            </w:r>
          </w:p>
        </w:tc>
        <w:tc>
          <w:tcPr>
            <w:tcW w:w="1984"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商品数量</w:t>
            </w:r>
          </w:p>
        </w:tc>
        <w:tc>
          <w:tcPr>
            <w:tcW w:w="851" w:type="dxa"/>
            <w:shd w:val="clear" w:color="auto" w:fill="FDE9D9" w:themeFill="accent6" w:themeFillTint="33"/>
          </w:tcPr>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20</w:t>
            </w:r>
          </w:p>
        </w:tc>
        <w:tc>
          <w:tcPr>
            <w:tcW w:w="567"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否</w:t>
            </w:r>
          </w:p>
        </w:tc>
        <w:tc>
          <w:tcPr>
            <w:tcW w:w="3402" w:type="dxa"/>
            <w:vMerge w:val="restart"/>
            <w:shd w:val="clear" w:color="auto" w:fill="FDE9D9" w:themeFill="accent6" w:themeFillTint="33"/>
          </w:tcPr>
          <w:p w:rsidR="0031503D" w:rsidRDefault="0031503D" w:rsidP="00BE3334">
            <w:pPr>
              <w:rPr>
                <w:rFonts w:ascii="宋体" w:hAnsi="宋体" w:cs="宋体"/>
                <w:color w:val="000000"/>
                <w:sz w:val="24"/>
                <w:szCs w:val="21"/>
              </w:rPr>
            </w:pPr>
            <w:r w:rsidRPr="00CF670F">
              <w:rPr>
                <w:rFonts w:ascii="宋体" w:hAnsi="宋体" w:cs="宋体" w:hint="eastAsia"/>
                <w:color w:val="000000" w:themeColor="text1"/>
                <w:sz w:val="24"/>
                <w:szCs w:val="21"/>
              </w:rPr>
              <w:t>校验:</w:t>
            </w:r>
            <w:r>
              <w:rPr>
                <w:rFonts w:ascii="宋体" w:hAnsi="宋体" w:cs="宋体" w:hint="eastAsia"/>
                <w:color w:val="000000"/>
                <w:sz w:val="24"/>
                <w:szCs w:val="21"/>
              </w:rPr>
              <w:t>商品数量*单价=金额</w:t>
            </w:r>
          </w:p>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误差正负0.01</w:t>
            </w:r>
            <w:r w:rsidR="00D34377">
              <w:rPr>
                <w:rFonts w:ascii="宋体" w:hAnsi="宋体" w:cs="宋体" w:hint="eastAsia"/>
                <w:color w:val="000000"/>
                <w:sz w:val="24"/>
                <w:szCs w:val="21"/>
              </w:rPr>
              <w:t>，整数位不能超过14位，小数位不超过18位</w:t>
            </w:r>
          </w:p>
        </w:tc>
      </w:tr>
      <w:tr w:rsidR="0031503D" w:rsidRPr="00E1451A" w:rsidTr="000053C6">
        <w:tc>
          <w:tcPr>
            <w:tcW w:w="675" w:type="dxa"/>
            <w:shd w:val="clear" w:color="auto" w:fill="FDE9D9" w:themeFill="accent6" w:themeFillTint="33"/>
          </w:tcPr>
          <w:p w:rsidR="0031503D" w:rsidRPr="00E1451A"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dj</w:t>
            </w:r>
          </w:p>
        </w:tc>
        <w:tc>
          <w:tcPr>
            <w:tcW w:w="1984"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单价</w:t>
            </w:r>
          </w:p>
        </w:tc>
        <w:tc>
          <w:tcPr>
            <w:tcW w:w="851" w:type="dxa"/>
            <w:shd w:val="clear" w:color="auto" w:fill="FDE9D9" w:themeFill="accent6" w:themeFillTint="33"/>
          </w:tcPr>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20</w:t>
            </w:r>
          </w:p>
        </w:tc>
        <w:tc>
          <w:tcPr>
            <w:tcW w:w="567"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否</w:t>
            </w:r>
          </w:p>
        </w:tc>
        <w:tc>
          <w:tcPr>
            <w:tcW w:w="3402" w:type="dxa"/>
            <w:vMerge/>
            <w:shd w:val="clear" w:color="auto" w:fill="FDE9D9" w:themeFill="accent6" w:themeFillTint="33"/>
          </w:tcPr>
          <w:p w:rsidR="0031503D" w:rsidRPr="004D1D61" w:rsidRDefault="0031503D" w:rsidP="00BE3334">
            <w:pPr>
              <w:rPr>
                <w:rFonts w:ascii="宋体" w:hAnsi="宋体" w:cs="宋体"/>
                <w:color w:val="000000"/>
                <w:sz w:val="24"/>
                <w:szCs w:val="21"/>
              </w:rPr>
            </w:pPr>
          </w:p>
        </w:tc>
      </w:tr>
      <w:tr w:rsidR="0031503D" w:rsidRPr="00E1451A" w:rsidTr="000053C6">
        <w:tc>
          <w:tcPr>
            <w:tcW w:w="675" w:type="dxa"/>
            <w:shd w:val="clear" w:color="auto" w:fill="FDE9D9" w:themeFill="accent6" w:themeFillTint="33"/>
          </w:tcPr>
          <w:p w:rsidR="0031503D" w:rsidRPr="00E1451A"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je</w:t>
            </w:r>
          </w:p>
        </w:tc>
        <w:tc>
          <w:tcPr>
            <w:tcW w:w="1984"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金额</w:t>
            </w:r>
          </w:p>
        </w:tc>
        <w:tc>
          <w:tcPr>
            <w:tcW w:w="851" w:type="dxa"/>
            <w:shd w:val="clear" w:color="auto" w:fill="FDE9D9" w:themeFill="accent6" w:themeFillTint="33"/>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12</w:t>
            </w:r>
          </w:p>
        </w:tc>
        <w:tc>
          <w:tcPr>
            <w:tcW w:w="567" w:type="dxa"/>
            <w:shd w:val="clear" w:color="auto" w:fill="FDE9D9" w:themeFill="accent6" w:themeFillTint="33"/>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是</w:t>
            </w:r>
          </w:p>
        </w:tc>
        <w:tc>
          <w:tcPr>
            <w:tcW w:w="3402" w:type="dxa"/>
            <w:shd w:val="clear" w:color="auto" w:fill="FDE9D9" w:themeFill="accent6" w:themeFillTint="33"/>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小数点后2位</w:t>
            </w:r>
            <w:r>
              <w:rPr>
                <w:rFonts w:ascii="宋体" w:hAnsi="宋体" w:cs="宋体" w:hint="eastAsia"/>
                <w:color w:val="000000"/>
                <w:sz w:val="24"/>
                <w:szCs w:val="21"/>
              </w:rPr>
              <w:t>，正负</w:t>
            </w:r>
          </w:p>
        </w:tc>
      </w:tr>
      <w:tr w:rsidR="0031503D" w:rsidRPr="00F501A9" w:rsidTr="000053C6">
        <w:tc>
          <w:tcPr>
            <w:tcW w:w="675" w:type="dxa"/>
            <w:shd w:val="clear" w:color="auto" w:fill="FDE9D9" w:themeFill="accent6" w:themeFillTint="33"/>
          </w:tcPr>
          <w:p w:rsidR="0031503D" w:rsidRPr="00B6635B"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1"/>
              </w:rPr>
            </w:pPr>
            <w:r w:rsidRPr="00B6635B">
              <w:rPr>
                <w:rFonts w:ascii="宋体" w:hAnsi="宋体" w:hint="eastAsia"/>
                <w:sz w:val="24"/>
                <w:szCs w:val="21"/>
              </w:rPr>
              <w:t>sl</w:t>
            </w:r>
          </w:p>
        </w:tc>
        <w:tc>
          <w:tcPr>
            <w:tcW w:w="1984" w:type="dxa"/>
            <w:shd w:val="clear" w:color="auto" w:fill="FDE9D9" w:themeFill="accent6" w:themeFillTint="33"/>
          </w:tcPr>
          <w:p w:rsidR="0031503D" w:rsidRPr="00B6635B" w:rsidRDefault="0031503D" w:rsidP="00BE3334">
            <w:pPr>
              <w:rPr>
                <w:rFonts w:ascii="宋体" w:hAnsi="宋体"/>
                <w:sz w:val="24"/>
                <w:szCs w:val="21"/>
              </w:rPr>
            </w:pPr>
            <w:r w:rsidRPr="00B6635B">
              <w:rPr>
                <w:rFonts w:ascii="宋体" w:hAnsi="宋体" w:hint="eastAsia"/>
                <w:sz w:val="24"/>
                <w:szCs w:val="21"/>
              </w:rPr>
              <w:t>税率</w:t>
            </w:r>
          </w:p>
        </w:tc>
        <w:tc>
          <w:tcPr>
            <w:tcW w:w="851" w:type="dxa"/>
            <w:shd w:val="clear" w:color="auto" w:fill="FDE9D9" w:themeFill="accent6" w:themeFillTint="33"/>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12</w:t>
            </w:r>
          </w:p>
        </w:tc>
        <w:tc>
          <w:tcPr>
            <w:tcW w:w="567" w:type="dxa"/>
            <w:shd w:val="clear" w:color="auto" w:fill="FDE9D9" w:themeFill="accent6" w:themeFillTint="33"/>
          </w:tcPr>
          <w:p w:rsidR="0031503D" w:rsidRPr="00B6635B" w:rsidRDefault="0031503D" w:rsidP="00BE3334">
            <w:pPr>
              <w:rPr>
                <w:rFonts w:ascii="宋体" w:hAnsi="宋体"/>
                <w:sz w:val="24"/>
                <w:szCs w:val="21"/>
              </w:rPr>
            </w:pPr>
            <w:r w:rsidRPr="00B6635B">
              <w:rPr>
                <w:rFonts w:ascii="宋体" w:hAnsi="宋体" w:hint="eastAsia"/>
                <w:sz w:val="24"/>
                <w:szCs w:val="21"/>
              </w:rPr>
              <w:t>是</w:t>
            </w:r>
          </w:p>
        </w:tc>
        <w:tc>
          <w:tcPr>
            <w:tcW w:w="3402" w:type="dxa"/>
            <w:shd w:val="clear" w:color="auto" w:fill="FDE9D9" w:themeFill="accent6" w:themeFillTint="33"/>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小数点后</w:t>
            </w:r>
            <w:r w:rsidR="00CF670F" w:rsidRPr="00B6635B">
              <w:rPr>
                <w:rFonts w:ascii="宋体" w:hAnsi="宋体" w:cs="宋体" w:hint="eastAsia"/>
                <w:sz w:val="24"/>
                <w:szCs w:val="21"/>
              </w:rPr>
              <w:t>最多</w:t>
            </w:r>
            <w:r w:rsidRPr="00B6635B">
              <w:rPr>
                <w:rFonts w:ascii="宋体" w:hAnsi="宋体" w:cs="宋体" w:hint="eastAsia"/>
                <w:sz w:val="24"/>
                <w:szCs w:val="21"/>
              </w:rPr>
              <w:t>3位</w:t>
            </w:r>
          </w:p>
        </w:tc>
      </w:tr>
      <w:tr w:rsidR="0031503D" w:rsidRPr="00E1451A" w:rsidTr="000053C6">
        <w:tc>
          <w:tcPr>
            <w:tcW w:w="675" w:type="dxa"/>
            <w:shd w:val="clear" w:color="auto" w:fill="FDE9D9" w:themeFill="accent6" w:themeFillTint="33"/>
          </w:tcPr>
          <w:p w:rsidR="0031503D" w:rsidRPr="00B6635B"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1"/>
              </w:rPr>
            </w:pPr>
            <w:r w:rsidRPr="00B6635B">
              <w:rPr>
                <w:rFonts w:ascii="宋体" w:hAnsi="宋体" w:hint="eastAsia"/>
                <w:sz w:val="24"/>
                <w:szCs w:val="21"/>
              </w:rPr>
              <w:t>se</w:t>
            </w:r>
          </w:p>
        </w:tc>
        <w:tc>
          <w:tcPr>
            <w:tcW w:w="1984" w:type="dxa"/>
            <w:shd w:val="clear" w:color="auto" w:fill="FDE9D9" w:themeFill="accent6" w:themeFillTint="33"/>
          </w:tcPr>
          <w:p w:rsidR="0031503D" w:rsidRPr="00B6635B" w:rsidRDefault="0031503D" w:rsidP="00BE3334">
            <w:pPr>
              <w:rPr>
                <w:rFonts w:ascii="宋体" w:hAnsi="宋体"/>
                <w:sz w:val="24"/>
                <w:szCs w:val="21"/>
              </w:rPr>
            </w:pPr>
            <w:r w:rsidRPr="00B6635B">
              <w:rPr>
                <w:rFonts w:ascii="宋体" w:hAnsi="宋体" w:hint="eastAsia"/>
                <w:sz w:val="24"/>
                <w:szCs w:val="21"/>
              </w:rPr>
              <w:t>税额</w:t>
            </w:r>
          </w:p>
        </w:tc>
        <w:tc>
          <w:tcPr>
            <w:tcW w:w="851" w:type="dxa"/>
            <w:shd w:val="clear" w:color="auto" w:fill="FDE9D9" w:themeFill="accent6" w:themeFillTint="33"/>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12</w:t>
            </w:r>
          </w:p>
        </w:tc>
        <w:tc>
          <w:tcPr>
            <w:tcW w:w="567" w:type="dxa"/>
            <w:shd w:val="clear" w:color="auto" w:fill="FDE9D9" w:themeFill="accent6" w:themeFillTint="33"/>
          </w:tcPr>
          <w:p w:rsidR="0031503D" w:rsidRPr="00B6635B" w:rsidRDefault="0031503D" w:rsidP="00BE3334">
            <w:pPr>
              <w:rPr>
                <w:rFonts w:ascii="宋体" w:hAnsi="宋体"/>
                <w:sz w:val="24"/>
                <w:szCs w:val="21"/>
              </w:rPr>
            </w:pPr>
            <w:r w:rsidRPr="00B6635B">
              <w:rPr>
                <w:rFonts w:ascii="宋体" w:hAnsi="宋体" w:hint="eastAsia"/>
                <w:sz w:val="24"/>
                <w:szCs w:val="21"/>
              </w:rPr>
              <w:t>是</w:t>
            </w:r>
          </w:p>
        </w:tc>
        <w:tc>
          <w:tcPr>
            <w:tcW w:w="3402" w:type="dxa"/>
            <w:shd w:val="clear" w:color="auto" w:fill="FDE9D9" w:themeFill="accent6" w:themeFillTint="33"/>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小数点后</w:t>
            </w:r>
            <w:r w:rsidR="001370A5" w:rsidRPr="00B6635B">
              <w:rPr>
                <w:rFonts w:ascii="宋体" w:hAnsi="宋体" w:cs="宋体" w:hint="eastAsia"/>
                <w:sz w:val="24"/>
                <w:szCs w:val="21"/>
              </w:rPr>
              <w:t>2</w:t>
            </w:r>
            <w:r w:rsidRPr="00B6635B">
              <w:rPr>
                <w:rFonts w:ascii="宋体" w:hAnsi="宋体" w:cs="宋体" w:hint="eastAsia"/>
                <w:sz w:val="24"/>
                <w:szCs w:val="21"/>
              </w:rPr>
              <w:t>位，正负</w:t>
            </w:r>
            <w:r w:rsidRPr="00B6635B">
              <w:rPr>
                <w:rFonts w:ascii="宋体" w:hAnsi="宋体" w:cs="宋体"/>
                <w:sz w:val="24"/>
                <w:szCs w:val="21"/>
              </w:rPr>
              <w:br/>
            </w:r>
            <w:r w:rsidRPr="00B6635B">
              <w:rPr>
                <w:rFonts w:ascii="宋体" w:hAnsi="宋体" w:cs="宋体" w:hint="eastAsia"/>
                <w:sz w:val="24"/>
                <w:szCs w:val="21"/>
              </w:rPr>
              <w:t>校验:金额*税率=税额</w:t>
            </w:r>
          </w:p>
          <w:p w:rsidR="0031503D" w:rsidRPr="00B6635B" w:rsidRDefault="0031503D" w:rsidP="00BE3334">
            <w:pPr>
              <w:rPr>
                <w:rFonts w:ascii="宋体" w:hAnsi="宋体" w:cs="宋体"/>
                <w:sz w:val="24"/>
                <w:szCs w:val="21"/>
              </w:rPr>
            </w:pPr>
            <w:r w:rsidRPr="00B6635B">
              <w:rPr>
                <w:rFonts w:ascii="宋体" w:hAnsi="宋体" w:cs="宋体" w:hint="eastAsia"/>
                <w:sz w:val="24"/>
                <w:szCs w:val="21"/>
              </w:rPr>
              <w:t>误差正负0.06</w:t>
            </w:r>
          </w:p>
        </w:tc>
      </w:tr>
      <w:tr w:rsidR="0031503D" w:rsidRPr="00E1451A" w:rsidTr="000053C6">
        <w:tc>
          <w:tcPr>
            <w:tcW w:w="675" w:type="dxa"/>
            <w:shd w:val="clear" w:color="auto" w:fill="FDE9D9" w:themeFill="accent6" w:themeFillTint="33"/>
          </w:tcPr>
          <w:p w:rsidR="0031503D" w:rsidRPr="00B6635B"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1"/>
              </w:rPr>
            </w:pPr>
            <w:r w:rsidRPr="00B6635B">
              <w:rPr>
                <w:rFonts w:ascii="宋体" w:hAnsi="宋体" w:hint="eastAsia"/>
                <w:sz w:val="24"/>
                <w:szCs w:val="21"/>
              </w:rPr>
              <w:t>hsbz</w:t>
            </w:r>
          </w:p>
        </w:tc>
        <w:tc>
          <w:tcPr>
            <w:tcW w:w="1984" w:type="dxa"/>
            <w:shd w:val="clear" w:color="auto" w:fill="FDE9D9" w:themeFill="accent6" w:themeFillTint="33"/>
          </w:tcPr>
          <w:p w:rsidR="0031503D" w:rsidRPr="00B6635B" w:rsidRDefault="0031503D" w:rsidP="00BE3334">
            <w:pPr>
              <w:rPr>
                <w:rFonts w:ascii="宋体" w:hAnsi="宋体"/>
                <w:sz w:val="24"/>
                <w:szCs w:val="21"/>
              </w:rPr>
            </w:pPr>
            <w:r w:rsidRPr="00B6635B">
              <w:rPr>
                <w:rFonts w:ascii="宋体" w:hAnsi="宋体" w:hint="eastAsia"/>
                <w:sz w:val="24"/>
                <w:szCs w:val="21"/>
              </w:rPr>
              <w:t>含税</w:t>
            </w:r>
            <w:r w:rsidRPr="00B6635B">
              <w:rPr>
                <w:rFonts w:ascii="宋体" w:hAnsi="宋体"/>
                <w:sz w:val="24"/>
                <w:szCs w:val="21"/>
              </w:rPr>
              <w:t>标志</w:t>
            </w:r>
          </w:p>
        </w:tc>
        <w:tc>
          <w:tcPr>
            <w:tcW w:w="851" w:type="dxa"/>
            <w:shd w:val="clear" w:color="auto" w:fill="FDE9D9" w:themeFill="accent6" w:themeFillTint="33"/>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1</w:t>
            </w:r>
          </w:p>
        </w:tc>
        <w:tc>
          <w:tcPr>
            <w:tcW w:w="567" w:type="dxa"/>
            <w:shd w:val="clear" w:color="auto" w:fill="FDE9D9" w:themeFill="accent6" w:themeFillTint="33"/>
          </w:tcPr>
          <w:p w:rsidR="0031503D" w:rsidRPr="00B6635B" w:rsidRDefault="0031503D" w:rsidP="00BE3334">
            <w:pPr>
              <w:rPr>
                <w:rFonts w:ascii="宋体" w:hAnsi="宋体"/>
                <w:sz w:val="24"/>
                <w:szCs w:val="21"/>
              </w:rPr>
            </w:pPr>
            <w:r w:rsidRPr="00B6635B">
              <w:rPr>
                <w:rFonts w:ascii="宋体" w:hAnsi="宋体" w:hint="eastAsia"/>
                <w:sz w:val="24"/>
                <w:szCs w:val="21"/>
              </w:rPr>
              <w:t>是</w:t>
            </w:r>
          </w:p>
        </w:tc>
        <w:tc>
          <w:tcPr>
            <w:tcW w:w="3402" w:type="dxa"/>
            <w:shd w:val="clear" w:color="auto" w:fill="FDE9D9" w:themeFill="accent6" w:themeFillTint="33"/>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 xml:space="preserve">0 </w:t>
            </w:r>
            <w:r w:rsidRPr="00B6635B">
              <w:rPr>
                <w:rFonts w:ascii="宋体" w:hAnsi="宋体" w:cs="宋体"/>
                <w:sz w:val="24"/>
                <w:szCs w:val="21"/>
              </w:rPr>
              <w:t>不含税</w:t>
            </w:r>
          </w:p>
          <w:p w:rsidR="0031503D" w:rsidRPr="00B6635B" w:rsidRDefault="0031503D" w:rsidP="00BE3334">
            <w:pPr>
              <w:rPr>
                <w:rFonts w:ascii="宋体" w:hAnsi="宋体" w:cs="宋体"/>
                <w:sz w:val="24"/>
                <w:szCs w:val="21"/>
              </w:rPr>
            </w:pPr>
            <w:r w:rsidRPr="00B6635B">
              <w:rPr>
                <w:rFonts w:ascii="宋体" w:hAnsi="宋体" w:cs="宋体" w:hint="eastAsia"/>
                <w:sz w:val="24"/>
                <w:szCs w:val="21"/>
              </w:rPr>
              <w:t xml:space="preserve">1 </w:t>
            </w:r>
            <w:r w:rsidRPr="00B6635B">
              <w:rPr>
                <w:rFonts w:ascii="宋体" w:hAnsi="宋体" w:cs="宋体"/>
                <w:sz w:val="24"/>
                <w:szCs w:val="21"/>
              </w:rPr>
              <w:t>含税</w:t>
            </w:r>
          </w:p>
        </w:tc>
      </w:tr>
      <w:tr w:rsidR="0031503D" w:rsidRPr="00E1451A" w:rsidTr="000053C6">
        <w:tc>
          <w:tcPr>
            <w:tcW w:w="675" w:type="dxa"/>
            <w:shd w:val="clear" w:color="auto" w:fill="FDE9D9" w:themeFill="accent6" w:themeFillTint="33"/>
          </w:tcPr>
          <w:p w:rsidR="0031503D" w:rsidRPr="00B6635B"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spbm</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商品编码</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19</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402"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总局固定编码，不能修改</w:t>
            </w:r>
          </w:p>
        </w:tc>
      </w:tr>
      <w:tr w:rsidR="0031503D" w:rsidRPr="00E1451A" w:rsidTr="000053C6">
        <w:tc>
          <w:tcPr>
            <w:tcW w:w="675" w:type="dxa"/>
            <w:shd w:val="clear" w:color="auto" w:fill="FDE9D9" w:themeFill="accent6" w:themeFillTint="33"/>
          </w:tcPr>
          <w:p w:rsidR="0031503D" w:rsidRPr="00B6635B"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zxbm</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纳税人自行编码</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20</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402"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自定义编码以2位为一级，共10级，每级可用编码值为00-99 或AA-ZZ</w:t>
            </w:r>
          </w:p>
        </w:tc>
      </w:tr>
      <w:tr w:rsidR="0031503D" w:rsidRPr="00E1451A" w:rsidTr="000053C6">
        <w:tc>
          <w:tcPr>
            <w:tcW w:w="675" w:type="dxa"/>
            <w:shd w:val="clear" w:color="auto" w:fill="FDE9D9" w:themeFill="accent6" w:themeFillTint="33"/>
          </w:tcPr>
          <w:p w:rsidR="0031503D" w:rsidRPr="00B6635B"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yhzcbs</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优惠政策标识</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1</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402"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0未使用，1使用</w:t>
            </w:r>
          </w:p>
        </w:tc>
      </w:tr>
      <w:tr w:rsidR="0031503D" w:rsidRPr="00E1451A" w:rsidTr="000053C6">
        <w:tc>
          <w:tcPr>
            <w:tcW w:w="675" w:type="dxa"/>
            <w:shd w:val="clear" w:color="auto" w:fill="FDE9D9" w:themeFill="accent6" w:themeFillTint="33"/>
          </w:tcPr>
          <w:p w:rsidR="0031503D" w:rsidRPr="00B6635B"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lslbs</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零税率标识</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1</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402" w:type="dxa"/>
            <w:shd w:val="clear" w:color="auto" w:fill="FDE9D9" w:themeFill="accent6" w:themeFillTint="33"/>
          </w:tcPr>
          <w:p w:rsidR="0031503D" w:rsidRPr="00B6635B" w:rsidRDefault="0031503D" w:rsidP="00BE3334">
            <w:pPr>
              <w:rPr>
                <w:rFonts w:ascii="宋体" w:hAnsi="宋体"/>
                <w:sz w:val="24"/>
                <w:szCs w:val="24"/>
              </w:rPr>
            </w:pPr>
            <w:proofErr w:type="gramStart"/>
            <w:r w:rsidRPr="00B6635B">
              <w:rPr>
                <w:rFonts w:ascii="宋体" w:hAnsi="宋体" w:hint="eastAsia"/>
                <w:sz w:val="24"/>
                <w:szCs w:val="24"/>
              </w:rPr>
              <w:t>空代表</w:t>
            </w:r>
            <w:proofErr w:type="gramEnd"/>
            <w:r w:rsidRPr="00B6635B">
              <w:rPr>
                <w:rFonts w:ascii="宋体" w:hAnsi="宋体" w:hint="eastAsia"/>
                <w:sz w:val="24"/>
                <w:szCs w:val="24"/>
              </w:rPr>
              <w:t>正常税率</w:t>
            </w:r>
          </w:p>
          <w:p w:rsidR="0031503D" w:rsidRPr="00B6635B" w:rsidRDefault="0031503D" w:rsidP="00BE3334">
            <w:pPr>
              <w:rPr>
                <w:rFonts w:ascii="宋体" w:hAnsi="宋体"/>
                <w:sz w:val="24"/>
                <w:szCs w:val="24"/>
              </w:rPr>
            </w:pPr>
            <w:r w:rsidRPr="00B6635B">
              <w:rPr>
                <w:rFonts w:ascii="宋体" w:hAnsi="宋体" w:hint="eastAsia"/>
                <w:sz w:val="24"/>
                <w:szCs w:val="24"/>
              </w:rPr>
              <w:t>1 出口免税和其他免税优惠政策（免税）</w:t>
            </w:r>
          </w:p>
          <w:p w:rsidR="0031503D" w:rsidRPr="00B6635B" w:rsidRDefault="0031503D" w:rsidP="00BE3334">
            <w:pPr>
              <w:rPr>
                <w:rFonts w:ascii="宋体" w:hAnsi="宋体"/>
                <w:sz w:val="24"/>
                <w:szCs w:val="24"/>
              </w:rPr>
            </w:pPr>
            <w:r w:rsidRPr="00B6635B">
              <w:rPr>
                <w:rFonts w:ascii="宋体" w:hAnsi="宋体" w:hint="eastAsia"/>
                <w:sz w:val="24"/>
                <w:szCs w:val="24"/>
              </w:rPr>
              <w:t>2 不征增值税（不征税）</w:t>
            </w:r>
          </w:p>
          <w:p w:rsidR="0031503D" w:rsidRPr="00B6635B" w:rsidRDefault="0031503D" w:rsidP="00BE3334">
            <w:pPr>
              <w:rPr>
                <w:rFonts w:ascii="宋体" w:hAnsi="宋体"/>
                <w:sz w:val="24"/>
                <w:szCs w:val="24"/>
              </w:rPr>
            </w:pPr>
            <w:r w:rsidRPr="00B6635B">
              <w:rPr>
                <w:rFonts w:ascii="宋体" w:hAnsi="宋体" w:hint="eastAsia"/>
                <w:sz w:val="24"/>
                <w:szCs w:val="24"/>
              </w:rPr>
              <w:t>3 普通零税率（0%</w:t>
            </w:r>
            <w:r w:rsidRPr="00B6635B">
              <w:rPr>
                <w:rFonts w:ascii="宋体" w:hAnsi="宋体"/>
                <w:sz w:val="24"/>
                <w:szCs w:val="24"/>
              </w:rPr>
              <w:t>）</w:t>
            </w:r>
          </w:p>
        </w:tc>
      </w:tr>
      <w:tr w:rsidR="0031503D" w:rsidRPr="00E1451A" w:rsidTr="000053C6">
        <w:tc>
          <w:tcPr>
            <w:tcW w:w="675" w:type="dxa"/>
            <w:shd w:val="clear" w:color="auto" w:fill="FDE9D9" w:themeFill="accent6" w:themeFillTint="33"/>
          </w:tcPr>
          <w:p w:rsidR="0031503D" w:rsidRPr="00B6635B" w:rsidRDefault="0031503D" w:rsidP="0031503D">
            <w:pPr>
              <w:numPr>
                <w:ilvl w:val="0"/>
                <w:numId w:val="16"/>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zzstsgl</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增值税特殊管理</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50</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402"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如果yhzcbs为1时，此项必填，具体信息取《商品和服务税收分类与编码》.xls（见附录2）中的增值税特殊管理列。</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olor w:val="000000"/>
                <w:sz w:val="24"/>
                <w:szCs w:val="21"/>
              </w:rPr>
            </w:pPr>
            <w:r w:rsidRPr="004D1D61">
              <w:rPr>
                <w:rFonts w:ascii="宋体" w:hAnsi="宋体"/>
                <w:color w:val="000000"/>
                <w:sz w:val="24"/>
                <w:szCs w:val="21"/>
              </w:rPr>
              <w:t>h</w:t>
            </w:r>
            <w:r w:rsidRPr="004D1D61">
              <w:rPr>
                <w:rFonts w:ascii="宋体" w:hAnsi="宋体" w:hint="eastAsia"/>
                <w:color w:val="000000"/>
                <w:sz w:val="24"/>
                <w:szCs w:val="21"/>
              </w:rPr>
              <w:t>jje</w:t>
            </w:r>
          </w:p>
        </w:tc>
        <w:tc>
          <w:tcPr>
            <w:tcW w:w="1984" w:type="dxa"/>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合计金额</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w:t>
            </w:r>
            <w:r w:rsidR="000053C6">
              <w:rPr>
                <w:rFonts w:ascii="宋体" w:hAnsi="宋体" w:cs="宋体" w:hint="eastAsia"/>
                <w:color w:val="000000"/>
                <w:sz w:val="24"/>
                <w:szCs w:val="21"/>
              </w:rPr>
              <w:t>2/13</w:t>
            </w:r>
          </w:p>
        </w:tc>
        <w:tc>
          <w:tcPr>
            <w:tcW w:w="567" w:type="dxa"/>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是</w:t>
            </w:r>
          </w:p>
        </w:tc>
        <w:tc>
          <w:tcPr>
            <w:tcW w:w="3402" w:type="dxa"/>
          </w:tcPr>
          <w:p w:rsidR="0031503D" w:rsidRDefault="0031503D" w:rsidP="00BE3334">
            <w:pPr>
              <w:rPr>
                <w:rFonts w:ascii="宋体" w:hAnsi="宋体" w:cs="宋体"/>
                <w:color w:val="000000"/>
                <w:sz w:val="24"/>
                <w:szCs w:val="21"/>
              </w:rPr>
            </w:pPr>
            <w:r w:rsidRPr="004D1D61">
              <w:rPr>
                <w:rFonts w:ascii="宋体" w:hAnsi="宋体" w:cs="宋体" w:hint="eastAsia"/>
                <w:color w:val="000000"/>
                <w:sz w:val="24"/>
                <w:szCs w:val="21"/>
              </w:rPr>
              <w:t>小数点后2位</w:t>
            </w:r>
            <w:r>
              <w:rPr>
                <w:rFonts w:ascii="宋体" w:hAnsi="宋体" w:cs="宋体" w:hint="eastAsia"/>
                <w:color w:val="000000"/>
                <w:sz w:val="24"/>
                <w:szCs w:val="21"/>
              </w:rPr>
              <w:t>，不含税，正负</w:t>
            </w:r>
          </w:p>
          <w:p w:rsidR="000053C6" w:rsidRPr="004D1D61" w:rsidRDefault="000053C6" w:rsidP="00BE3334">
            <w:pPr>
              <w:rPr>
                <w:rFonts w:ascii="宋体" w:hAnsi="宋体" w:cs="宋体"/>
                <w:color w:val="000000"/>
                <w:sz w:val="24"/>
                <w:szCs w:val="21"/>
              </w:rPr>
            </w:pPr>
            <w:r>
              <w:rPr>
                <w:rFonts w:ascii="宋体" w:hAnsi="宋体" w:hint="eastAsia"/>
              </w:rPr>
              <w:t>正票：12位；负票：13位</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hjse</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合计</w:t>
            </w:r>
            <w:r w:rsidRPr="004D1D61">
              <w:rPr>
                <w:rFonts w:ascii="宋体" w:hAnsi="宋体" w:cs="宋体"/>
                <w:color w:val="000000"/>
                <w:sz w:val="24"/>
                <w:szCs w:val="21"/>
              </w:rPr>
              <w:t>税额</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12</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小数点后2位</w:t>
            </w:r>
            <w:r>
              <w:rPr>
                <w:rFonts w:ascii="宋体" w:hAnsi="宋体" w:cs="宋体" w:hint="eastAsia"/>
                <w:color w:val="000000"/>
                <w:sz w:val="24"/>
                <w:szCs w:val="21"/>
              </w:rPr>
              <w:t>，正负</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jshj</w:t>
            </w:r>
          </w:p>
        </w:tc>
        <w:tc>
          <w:tcPr>
            <w:tcW w:w="1984" w:type="dxa"/>
          </w:tcPr>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价</w:t>
            </w:r>
            <w:r w:rsidRPr="004D1D61">
              <w:rPr>
                <w:rFonts w:ascii="宋体" w:hAnsi="宋体" w:cs="宋体" w:hint="eastAsia"/>
                <w:color w:val="000000"/>
                <w:sz w:val="24"/>
                <w:szCs w:val="21"/>
              </w:rPr>
              <w:t>税合计</w:t>
            </w:r>
          </w:p>
        </w:tc>
        <w:tc>
          <w:tcPr>
            <w:tcW w:w="851" w:type="dxa"/>
          </w:tcPr>
          <w:p w:rsidR="0031503D" w:rsidRPr="004D1D61" w:rsidRDefault="00776ED9" w:rsidP="00BE3334">
            <w:pPr>
              <w:rPr>
                <w:rFonts w:ascii="宋体" w:hAnsi="宋体" w:cs="宋体"/>
                <w:color w:val="000000"/>
                <w:sz w:val="24"/>
                <w:szCs w:val="21"/>
              </w:rPr>
            </w:pPr>
            <w:r>
              <w:rPr>
                <w:rFonts w:ascii="宋体" w:hAnsi="宋体" w:cs="宋体" w:hint="eastAsia"/>
                <w:color w:val="000000"/>
                <w:sz w:val="24"/>
                <w:szCs w:val="21"/>
              </w:rPr>
              <w:t>13/14</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cs="宋体" w:hint="eastAsia"/>
                <w:color w:val="000000"/>
                <w:sz w:val="24"/>
                <w:szCs w:val="21"/>
              </w:rPr>
              <w:t>是</w:t>
            </w:r>
          </w:p>
        </w:tc>
        <w:tc>
          <w:tcPr>
            <w:tcW w:w="3402" w:type="dxa"/>
          </w:tcPr>
          <w:p w:rsidR="0031503D" w:rsidRDefault="0031503D" w:rsidP="00BE3334">
            <w:pPr>
              <w:rPr>
                <w:rFonts w:ascii="宋体" w:hAnsi="宋体" w:cs="宋体"/>
                <w:color w:val="000000"/>
                <w:sz w:val="24"/>
                <w:szCs w:val="21"/>
              </w:rPr>
            </w:pPr>
            <w:r w:rsidRPr="004D1D61">
              <w:rPr>
                <w:rFonts w:ascii="宋体" w:hAnsi="宋体" w:cs="宋体" w:hint="eastAsia"/>
                <w:color w:val="000000"/>
                <w:sz w:val="24"/>
                <w:szCs w:val="21"/>
              </w:rPr>
              <w:t>小数点后2位</w:t>
            </w:r>
            <w:r>
              <w:rPr>
                <w:rFonts w:ascii="宋体" w:hAnsi="宋体" w:cs="宋体" w:hint="eastAsia"/>
                <w:color w:val="000000"/>
                <w:sz w:val="24"/>
                <w:szCs w:val="21"/>
              </w:rPr>
              <w:t>，正负</w:t>
            </w:r>
          </w:p>
          <w:p w:rsidR="0031503D" w:rsidRDefault="0031503D" w:rsidP="00BE3334">
            <w:pPr>
              <w:rPr>
                <w:rFonts w:ascii="宋体" w:hAnsi="宋体" w:cs="宋体"/>
                <w:color w:val="000000"/>
                <w:sz w:val="24"/>
                <w:szCs w:val="21"/>
              </w:rPr>
            </w:pPr>
            <w:r w:rsidRPr="0089739B">
              <w:rPr>
                <w:rFonts w:ascii="宋体" w:hAnsi="宋体" w:cs="宋体" w:hint="eastAsia"/>
                <w:color w:val="000000"/>
                <w:sz w:val="24"/>
                <w:szCs w:val="21"/>
              </w:rPr>
              <w:t>校验:</w:t>
            </w:r>
            <w:r>
              <w:rPr>
                <w:rFonts w:ascii="宋体" w:hAnsi="宋体" w:cs="宋体" w:hint="eastAsia"/>
                <w:color w:val="000000"/>
                <w:sz w:val="24"/>
                <w:szCs w:val="21"/>
              </w:rPr>
              <w:t>价税合计=合计金额+合计税额</w:t>
            </w:r>
          </w:p>
          <w:p w:rsidR="001F7531" w:rsidRPr="004D1D61" w:rsidRDefault="001F7531" w:rsidP="00BE3334">
            <w:pPr>
              <w:rPr>
                <w:rFonts w:ascii="宋体" w:hAnsi="宋体" w:cs="宋体"/>
                <w:color w:val="000000"/>
                <w:sz w:val="24"/>
                <w:szCs w:val="21"/>
              </w:rPr>
            </w:pPr>
            <w:r>
              <w:rPr>
                <w:rFonts w:ascii="宋体" w:hAnsi="宋体" w:hint="eastAsia"/>
              </w:rPr>
              <w:t>正票：13位；负票：14位</w:t>
            </w:r>
          </w:p>
        </w:tc>
      </w:tr>
      <w:tr w:rsidR="0031503D" w:rsidRPr="00E1451A" w:rsidTr="000053C6">
        <w:tc>
          <w:tcPr>
            <w:tcW w:w="675" w:type="dxa"/>
          </w:tcPr>
          <w:p w:rsidR="0031503D" w:rsidRPr="00B6635B" w:rsidRDefault="0031503D" w:rsidP="0031503D">
            <w:pPr>
              <w:numPr>
                <w:ilvl w:val="0"/>
                <w:numId w:val="16"/>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kce</w:t>
            </w:r>
          </w:p>
        </w:tc>
        <w:tc>
          <w:tcPr>
            <w:tcW w:w="1984" w:type="dxa"/>
          </w:tcPr>
          <w:p w:rsidR="0031503D" w:rsidRPr="00B6635B" w:rsidRDefault="0031503D" w:rsidP="00BE3334">
            <w:pPr>
              <w:rPr>
                <w:rFonts w:ascii="宋体" w:hAnsi="宋体"/>
                <w:sz w:val="24"/>
                <w:szCs w:val="24"/>
              </w:rPr>
            </w:pPr>
            <w:r w:rsidRPr="00B6635B">
              <w:rPr>
                <w:rFonts w:ascii="宋体" w:hAnsi="宋体" w:hint="eastAsia"/>
                <w:sz w:val="24"/>
                <w:szCs w:val="24"/>
              </w:rPr>
              <w:t>差额征税扣除额</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12</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402" w:type="dxa"/>
          </w:tcPr>
          <w:p w:rsidR="0031503D" w:rsidRPr="00B6635B" w:rsidRDefault="0031503D" w:rsidP="00BE3334">
            <w:pPr>
              <w:rPr>
                <w:rFonts w:ascii="宋体" w:hAnsi="宋体"/>
                <w:sz w:val="24"/>
                <w:szCs w:val="24"/>
              </w:rPr>
            </w:pPr>
            <w:r w:rsidRPr="00B6635B">
              <w:rPr>
                <w:rFonts w:ascii="宋体" w:hAnsi="宋体" w:hint="eastAsia"/>
                <w:sz w:val="24"/>
                <w:szCs w:val="24"/>
              </w:rPr>
              <w:t>小数点后2位，当zsfs为2时扣除额为必填项。</w:t>
            </w:r>
          </w:p>
        </w:tc>
      </w:tr>
      <w:tr w:rsidR="0031503D" w:rsidRPr="00E1451A" w:rsidTr="000053C6">
        <w:tc>
          <w:tcPr>
            <w:tcW w:w="675" w:type="dxa"/>
          </w:tcPr>
          <w:p w:rsidR="0031503D" w:rsidRPr="00B6635B" w:rsidRDefault="0031503D" w:rsidP="0031503D">
            <w:pPr>
              <w:numPr>
                <w:ilvl w:val="0"/>
                <w:numId w:val="16"/>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1"/>
              </w:rPr>
            </w:pPr>
            <w:r w:rsidRPr="00B6635B">
              <w:rPr>
                <w:rFonts w:ascii="宋体" w:hAnsi="宋体" w:hint="eastAsia"/>
                <w:sz w:val="24"/>
                <w:szCs w:val="21"/>
              </w:rPr>
              <w:t>bz</w:t>
            </w:r>
          </w:p>
        </w:tc>
        <w:tc>
          <w:tcPr>
            <w:tcW w:w="1984" w:type="dxa"/>
          </w:tcPr>
          <w:p w:rsidR="0031503D" w:rsidRPr="00B6635B" w:rsidRDefault="0031503D" w:rsidP="00BE3334">
            <w:pPr>
              <w:rPr>
                <w:rFonts w:ascii="宋体" w:hAnsi="宋体" w:cs="宋体"/>
                <w:sz w:val="24"/>
                <w:szCs w:val="21"/>
              </w:rPr>
            </w:pPr>
            <w:r w:rsidRPr="00B6635B">
              <w:rPr>
                <w:rFonts w:ascii="宋体" w:hAnsi="宋体" w:hint="eastAsia"/>
                <w:sz w:val="24"/>
                <w:szCs w:val="21"/>
              </w:rPr>
              <w:t>备注</w:t>
            </w:r>
          </w:p>
        </w:tc>
        <w:tc>
          <w:tcPr>
            <w:tcW w:w="851" w:type="dxa"/>
          </w:tcPr>
          <w:p w:rsidR="0031503D" w:rsidRPr="00B6635B" w:rsidRDefault="0031503D" w:rsidP="00BE3334">
            <w:pPr>
              <w:rPr>
                <w:rFonts w:ascii="宋体" w:hAnsi="宋体" w:cs="宋体"/>
                <w:sz w:val="24"/>
                <w:szCs w:val="21"/>
              </w:rPr>
            </w:pPr>
            <w:r w:rsidRPr="00B6635B">
              <w:rPr>
                <w:rFonts w:ascii="宋体" w:hAnsi="宋体" w:hint="eastAsia"/>
                <w:sz w:val="24"/>
                <w:szCs w:val="21"/>
              </w:rPr>
              <w:t>184</w:t>
            </w:r>
          </w:p>
        </w:tc>
        <w:tc>
          <w:tcPr>
            <w:tcW w:w="567" w:type="dxa"/>
          </w:tcPr>
          <w:p w:rsidR="0031503D" w:rsidRPr="00B6635B" w:rsidRDefault="0031503D" w:rsidP="00BE3334">
            <w:pPr>
              <w:rPr>
                <w:rFonts w:ascii="宋体" w:hAnsi="宋体" w:cs="宋体"/>
                <w:sz w:val="24"/>
                <w:szCs w:val="21"/>
              </w:rPr>
            </w:pPr>
            <w:r w:rsidRPr="00B6635B">
              <w:rPr>
                <w:rFonts w:ascii="宋体" w:hAnsi="宋体" w:hint="eastAsia"/>
                <w:sz w:val="24"/>
                <w:szCs w:val="21"/>
              </w:rPr>
              <w:t>否</w:t>
            </w:r>
          </w:p>
        </w:tc>
        <w:tc>
          <w:tcPr>
            <w:tcW w:w="3402" w:type="dxa"/>
          </w:tcPr>
          <w:p w:rsidR="0031503D" w:rsidRPr="00B6635B" w:rsidRDefault="0031503D" w:rsidP="00BE3334">
            <w:pPr>
              <w:rPr>
                <w:rFonts w:ascii="宋体" w:hAnsi="宋体" w:cs="宋体"/>
                <w:sz w:val="24"/>
                <w:szCs w:val="21"/>
              </w:rPr>
            </w:pPr>
            <w:r w:rsidRPr="00B6635B">
              <w:rPr>
                <w:rFonts w:ascii="宋体" w:hAnsi="宋体" w:hint="eastAsia"/>
                <w:sz w:val="24"/>
                <w:szCs w:val="24"/>
              </w:rPr>
              <w:t>当zsfs为2 备注长度为160</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skr</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收款人</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16</w:t>
            </w:r>
          </w:p>
        </w:tc>
        <w:tc>
          <w:tcPr>
            <w:tcW w:w="567" w:type="dxa"/>
          </w:tcPr>
          <w:p w:rsidR="0031503D" w:rsidRPr="004D1D61" w:rsidRDefault="0031503D" w:rsidP="00BE3334">
            <w:pPr>
              <w:rPr>
                <w:rFonts w:ascii="宋体" w:hAnsi="宋体" w:cs="宋体"/>
                <w:color w:val="000000"/>
                <w:sz w:val="24"/>
                <w:szCs w:val="21"/>
              </w:rPr>
            </w:pPr>
            <w:r>
              <w:rPr>
                <w:rFonts w:ascii="宋体" w:hAnsi="宋体" w:hint="eastAsia"/>
                <w:color w:val="000000"/>
                <w:sz w:val="24"/>
                <w:szCs w:val="21"/>
              </w:rPr>
              <w:t>否</w:t>
            </w:r>
          </w:p>
        </w:tc>
        <w:tc>
          <w:tcPr>
            <w:tcW w:w="3402" w:type="dxa"/>
          </w:tcPr>
          <w:p w:rsidR="0031503D" w:rsidRPr="004D1D61" w:rsidRDefault="0031503D" w:rsidP="00BE3334">
            <w:pPr>
              <w:rPr>
                <w:rFonts w:ascii="宋体" w:hAnsi="宋体" w:cs="宋体"/>
                <w:color w:val="000000"/>
                <w:sz w:val="24"/>
                <w:szCs w:val="21"/>
              </w:rPr>
            </w:pP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fhr</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复核人</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16</w:t>
            </w:r>
          </w:p>
        </w:tc>
        <w:tc>
          <w:tcPr>
            <w:tcW w:w="567" w:type="dxa"/>
          </w:tcPr>
          <w:p w:rsidR="0031503D" w:rsidRPr="004D1D61" w:rsidRDefault="0031503D" w:rsidP="00BE3334">
            <w:pPr>
              <w:rPr>
                <w:rFonts w:ascii="宋体" w:hAnsi="宋体" w:cs="宋体"/>
                <w:color w:val="000000"/>
                <w:sz w:val="24"/>
                <w:szCs w:val="21"/>
              </w:rPr>
            </w:pPr>
            <w:r>
              <w:rPr>
                <w:rFonts w:ascii="宋体" w:hAnsi="宋体" w:hint="eastAsia"/>
                <w:color w:val="000000"/>
                <w:sz w:val="24"/>
                <w:szCs w:val="21"/>
              </w:rPr>
              <w:t>否</w:t>
            </w:r>
          </w:p>
        </w:tc>
        <w:tc>
          <w:tcPr>
            <w:tcW w:w="3402" w:type="dxa"/>
          </w:tcPr>
          <w:p w:rsidR="0031503D" w:rsidRPr="004D1D61" w:rsidRDefault="0031503D" w:rsidP="00BE3334">
            <w:pPr>
              <w:rPr>
                <w:rFonts w:ascii="宋体" w:hAnsi="宋体" w:cs="宋体"/>
                <w:color w:val="000000"/>
                <w:sz w:val="24"/>
                <w:szCs w:val="21"/>
              </w:rPr>
            </w:pP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kpr</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开票人</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20</w:t>
            </w:r>
          </w:p>
        </w:tc>
        <w:tc>
          <w:tcPr>
            <w:tcW w:w="567"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是</w:t>
            </w:r>
          </w:p>
        </w:tc>
        <w:tc>
          <w:tcPr>
            <w:tcW w:w="3402" w:type="dxa"/>
          </w:tcPr>
          <w:p w:rsidR="0031503D" w:rsidRPr="004D1D61" w:rsidRDefault="0031503D" w:rsidP="00BE3334">
            <w:pPr>
              <w:rPr>
                <w:rFonts w:ascii="宋体" w:hAnsi="宋体" w:cs="宋体"/>
                <w:color w:val="000000"/>
                <w:sz w:val="24"/>
                <w:szCs w:val="21"/>
              </w:rPr>
            </w:pPr>
            <w:r>
              <w:rPr>
                <w:rFonts w:ascii="宋体" w:hAnsi="宋体" w:cs="宋体" w:hint="eastAsia"/>
                <w:color w:val="000000"/>
                <w:sz w:val="24"/>
                <w:szCs w:val="21"/>
              </w:rPr>
              <w:t>中文名称</w:t>
            </w: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sz w:val="24"/>
                <w:szCs w:val="21"/>
              </w:rPr>
            </w:pPr>
            <w:r w:rsidRPr="004D1D61">
              <w:rPr>
                <w:rFonts w:ascii="宋体" w:hAnsi="宋体" w:hint="eastAsia"/>
                <w:sz w:val="24"/>
                <w:szCs w:val="21"/>
              </w:rPr>
              <w:t>tzdbh</w:t>
            </w:r>
          </w:p>
        </w:tc>
        <w:tc>
          <w:tcPr>
            <w:tcW w:w="1984" w:type="dxa"/>
          </w:tcPr>
          <w:p w:rsidR="0031503D" w:rsidRPr="004D1D61" w:rsidRDefault="0031503D" w:rsidP="00BE3334">
            <w:pPr>
              <w:rPr>
                <w:rFonts w:ascii="宋体" w:hAnsi="宋体"/>
                <w:sz w:val="24"/>
                <w:szCs w:val="21"/>
              </w:rPr>
            </w:pPr>
            <w:r w:rsidRPr="004D1D61">
              <w:rPr>
                <w:rFonts w:ascii="宋体" w:hAnsi="宋体" w:hint="eastAsia"/>
                <w:sz w:val="24"/>
                <w:szCs w:val="21"/>
              </w:rPr>
              <w:t>信息表编号</w:t>
            </w:r>
          </w:p>
        </w:tc>
        <w:tc>
          <w:tcPr>
            <w:tcW w:w="851" w:type="dxa"/>
          </w:tcPr>
          <w:p w:rsidR="0031503D" w:rsidRPr="004D1D61" w:rsidRDefault="0031503D" w:rsidP="00BE3334">
            <w:pPr>
              <w:rPr>
                <w:rFonts w:ascii="宋体" w:hAnsi="宋体"/>
                <w:sz w:val="24"/>
                <w:szCs w:val="21"/>
              </w:rPr>
            </w:pPr>
            <w:r w:rsidRPr="004D1D61">
              <w:rPr>
                <w:rFonts w:ascii="宋体" w:hAnsi="宋体" w:hint="eastAsia"/>
                <w:sz w:val="24"/>
                <w:szCs w:val="21"/>
              </w:rPr>
              <w:t>20</w:t>
            </w:r>
          </w:p>
        </w:tc>
        <w:tc>
          <w:tcPr>
            <w:tcW w:w="567" w:type="dxa"/>
          </w:tcPr>
          <w:p w:rsidR="0031503D" w:rsidRPr="004D1D61" w:rsidRDefault="0031503D" w:rsidP="00BE3334">
            <w:pPr>
              <w:rPr>
                <w:rFonts w:ascii="宋体" w:hAnsi="宋体"/>
                <w:sz w:val="24"/>
                <w:szCs w:val="21"/>
              </w:rPr>
            </w:pPr>
            <w:r w:rsidRPr="004D1D61">
              <w:rPr>
                <w:rFonts w:ascii="宋体" w:hAnsi="宋体" w:hint="eastAsia"/>
                <w:sz w:val="24"/>
                <w:szCs w:val="21"/>
              </w:rPr>
              <w:t>否</w:t>
            </w:r>
          </w:p>
        </w:tc>
        <w:tc>
          <w:tcPr>
            <w:tcW w:w="3402" w:type="dxa"/>
          </w:tcPr>
          <w:p w:rsidR="0031503D" w:rsidRPr="004D1D61" w:rsidRDefault="0031503D" w:rsidP="00BE3334">
            <w:pPr>
              <w:rPr>
                <w:rFonts w:ascii="宋体" w:hAnsi="宋体" w:cs="宋体"/>
                <w:sz w:val="24"/>
                <w:szCs w:val="21"/>
              </w:rPr>
            </w:pP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yfpdm</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原发票代码</w:t>
            </w:r>
          </w:p>
        </w:tc>
        <w:tc>
          <w:tcPr>
            <w:tcW w:w="851" w:type="dxa"/>
          </w:tcPr>
          <w:p w:rsidR="0031503D" w:rsidRPr="004D1D61" w:rsidRDefault="0031503D" w:rsidP="00BE3334">
            <w:pPr>
              <w:rPr>
                <w:rFonts w:ascii="宋体" w:hAnsi="宋体"/>
                <w:color w:val="000000"/>
                <w:sz w:val="24"/>
                <w:szCs w:val="21"/>
              </w:rPr>
            </w:pPr>
            <w:r w:rsidRPr="004D1D61">
              <w:rPr>
                <w:rFonts w:ascii="宋体" w:hAnsi="宋体" w:hint="eastAsia"/>
                <w:color w:val="000000"/>
                <w:sz w:val="24"/>
                <w:szCs w:val="21"/>
              </w:rPr>
              <w:t>10</w:t>
            </w:r>
          </w:p>
        </w:tc>
        <w:tc>
          <w:tcPr>
            <w:tcW w:w="567" w:type="dxa"/>
          </w:tcPr>
          <w:p w:rsidR="0031503D" w:rsidRPr="004D1D61" w:rsidRDefault="0031503D" w:rsidP="00BE3334">
            <w:pPr>
              <w:rPr>
                <w:rFonts w:ascii="宋体" w:hAnsi="宋体" w:cs="宋体"/>
                <w:color w:val="000000"/>
                <w:sz w:val="24"/>
                <w:szCs w:val="21"/>
              </w:rPr>
            </w:pPr>
            <w:r>
              <w:rPr>
                <w:rFonts w:ascii="宋体" w:hAnsi="宋体" w:hint="eastAsia"/>
                <w:color w:val="000000"/>
                <w:sz w:val="24"/>
                <w:szCs w:val="21"/>
              </w:rPr>
              <w:t>否</w:t>
            </w:r>
          </w:p>
        </w:tc>
        <w:tc>
          <w:tcPr>
            <w:tcW w:w="3402" w:type="dxa"/>
          </w:tcPr>
          <w:p w:rsidR="0031503D" w:rsidRPr="004D1D61" w:rsidRDefault="0031503D" w:rsidP="00BE3334">
            <w:pPr>
              <w:rPr>
                <w:rFonts w:ascii="宋体" w:hAnsi="宋体" w:cs="宋体"/>
                <w:color w:val="000000"/>
                <w:sz w:val="24"/>
                <w:szCs w:val="21"/>
              </w:rPr>
            </w:pPr>
          </w:p>
        </w:tc>
      </w:tr>
      <w:tr w:rsidR="0031503D" w:rsidRPr="00E1451A" w:rsidTr="000053C6">
        <w:tc>
          <w:tcPr>
            <w:tcW w:w="675" w:type="dxa"/>
          </w:tcPr>
          <w:p w:rsidR="0031503D" w:rsidRPr="00E1451A" w:rsidRDefault="0031503D" w:rsidP="0031503D">
            <w:pPr>
              <w:numPr>
                <w:ilvl w:val="0"/>
                <w:numId w:val="16"/>
              </w:numPr>
              <w:jc w:val="center"/>
              <w:rPr>
                <w:rFonts w:ascii="宋体" w:hAnsi="宋体"/>
                <w:sz w:val="24"/>
                <w:szCs w:val="24"/>
              </w:rPr>
            </w:pPr>
          </w:p>
        </w:tc>
        <w:tc>
          <w:tcPr>
            <w:tcW w:w="1560"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 xml:space="preserve">yfphm </w:t>
            </w:r>
          </w:p>
        </w:tc>
        <w:tc>
          <w:tcPr>
            <w:tcW w:w="1984"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原发票号码</w:t>
            </w:r>
          </w:p>
        </w:tc>
        <w:tc>
          <w:tcPr>
            <w:tcW w:w="851" w:type="dxa"/>
          </w:tcPr>
          <w:p w:rsidR="0031503D" w:rsidRPr="004D1D61" w:rsidRDefault="0031503D" w:rsidP="00BE3334">
            <w:pPr>
              <w:rPr>
                <w:rFonts w:ascii="宋体" w:hAnsi="宋体" w:cs="宋体"/>
                <w:color w:val="000000"/>
                <w:sz w:val="24"/>
                <w:szCs w:val="21"/>
              </w:rPr>
            </w:pPr>
            <w:r w:rsidRPr="004D1D61">
              <w:rPr>
                <w:rFonts w:ascii="宋体" w:hAnsi="宋体" w:hint="eastAsia"/>
                <w:color w:val="000000"/>
                <w:sz w:val="24"/>
                <w:szCs w:val="21"/>
              </w:rPr>
              <w:t>8</w:t>
            </w:r>
          </w:p>
        </w:tc>
        <w:tc>
          <w:tcPr>
            <w:tcW w:w="567" w:type="dxa"/>
          </w:tcPr>
          <w:p w:rsidR="0031503D" w:rsidRPr="004D1D61" w:rsidRDefault="0031503D" w:rsidP="00BE3334">
            <w:pPr>
              <w:rPr>
                <w:rFonts w:ascii="宋体" w:hAnsi="宋体" w:cs="宋体"/>
                <w:color w:val="000000"/>
                <w:sz w:val="24"/>
                <w:szCs w:val="21"/>
              </w:rPr>
            </w:pPr>
            <w:r>
              <w:rPr>
                <w:rFonts w:ascii="宋体" w:hAnsi="宋体" w:hint="eastAsia"/>
                <w:color w:val="000000"/>
                <w:sz w:val="24"/>
                <w:szCs w:val="21"/>
              </w:rPr>
              <w:t>否</w:t>
            </w:r>
          </w:p>
        </w:tc>
        <w:tc>
          <w:tcPr>
            <w:tcW w:w="3402" w:type="dxa"/>
          </w:tcPr>
          <w:p w:rsidR="0031503D" w:rsidRPr="004D1D61" w:rsidRDefault="0031503D" w:rsidP="00BE3334">
            <w:pPr>
              <w:rPr>
                <w:rFonts w:ascii="宋体" w:hAnsi="宋体" w:cs="宋体"/>
                <w:color w:val="000000"/>
                <w:sz w:val="24"/>
                <w:szCs w:val="21"/>
              </w:rPr>
            </w:pPr>
          </w:p>
        </w:tc>
      </w:tr>
    </w:tbl>
    <w:p w:rsidR="0031503D" w:rsidRPr="00654779" w:rsidRDefault="0031503D" w:rsidP="0031503D">
      <w:pPr>
        <w:pStyle w:val="4"/>
        <w:numPr>
          <w:ilvl w:val="0"/>
          <w:numId w:val="32"/>
        </w:numPr>
        <w:spacing w:line="360" w:lineRule="auto"/>
        <w:rPr>
          <w:b w:val="0"/>
          <w:sz w:val="24"/>
          <w:szCs w:val="24"/>
        </w:rPr>
      </w:pPr>
      <w:r w:rsidRPr="00654779">
        <w:rPr>
          <w:rFonts w:hint="eastAsia"/>
          <w:b w:val="0"/>
          <w:sz w:val="24"/>
          <w:szCs w:val="24"/>
        </w:rPr>
        <w:lastRenderedPageBreak/>
        <w:t>增值税普通发票（发票类型代码：</w:t>
      </w:r>
      <w:r w:rsidRPr="00654779">
        <w:rPr>
          <w:rFonts w:hint="eastAsia"/>
          <w:b w:val="0"/>
          <w:sz w:val="24"/>
          <w:szCs w:val="24"/>
        </w:rPr>
        <w:t>007</w:t>
      </w:r>
      <w:r w:rsidRPr="00654779">
        <w:rPr>
          <w:rFonts w:hint="eastAsia"/>
          <w:b w:val="0"/>
          <w:sz w:val="24"/>
          <w:szCs w:val="24"/>
        </w:rPr>
        <w:t>）</w:t>
      </w:r>
    </w:p>
    <w:p w:rsidR="0031503D" w:rsidRPr="002652A6" w:rsidRDefault="0031503D" w:rsidP="0031503D">
      <w:pPr>
        <w:rPr>
          <w:sz w:val="24"/>
        </w:rPr>
      </w:pPr>
      <w:r>
        <w:rPr>
          <w:noProof/>
        </w:rPr>
        <w:drawing>
          <wp:inline distT="0" distB="0" distL="0" distR="0">
            <wp:extent cx="5274310" cy="3378855"/>
            <wp:effectExtent l="57150" t="19050" r="78740" b="88245"/>
            <wp:docPr id="2" name="图片 1" descr="J:\2014-04-22(96)\增值税普票240X140-96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2014-04-22(96)\增值税普票240X140-96DPI.jpg"/>
                    <pic:cNvPicPr>
                      <a:picLocks noChangeAspect="1" noChangeArrowheads="1"/>
                    </pic:cNvPicPr>
                  </pic:nvPicPr>
                  <pic:blipFill>
                    <a:blip r:embed="rId11" cstate="print"/>
                    <a:srcRect/>
                    <a:stretch>
                      <a:fillRect/>
                    </a:stretch>
                  </pic:blipFill>
                  <pic:spPr bwMode="auto">
                    <a:xfrm>
                      <a:off x="0" y="0"/>
                      <a:ext cx="5274310" cy="3378855"/>
                    </a:xfrm>
                    <a:prstGeom prst="rect">
                      <a:avLst/>
                    </a:prstGeom>
                    <a:noFill/>
                    <a:ln w="9525">
                      <a:solidFill>
                        <a:schemeClr val="accent1"/>
                      </a:solidFill>
                      <a:miter lim="800000"/>
                      <a:headEnd/>
                      <a:tailEnd/>
                    </a:ln>
                    <a:effectLst>
                      <a:outerShdw blurRad="50800" dist="38100" dir="5400000" algn="t" rotWithShape="0">
                        <a:prstClr val="black">
                          <a:alpha val="40000"/>
                        </a:prstClr>
                      </a:outerShdw>
                    </a:effectLst>
                  </pic:spPr>
                </pic:pic>
              </a:graphicData>
            </a:graphic>
          </wp:inline>
        </w:drawing>
      </w:r>
    </w:p>
    <w:p w:rsidR="0031503D" w:rsidRPr="004D1D61" w:rsidRDefault="0031503D" w:rsidP="0031503D">
      <w:pPr>
        <w:spacing w:line="360" w:lineRule="auto"/>
        <w:rPr>
          <w:b/>
          <w:sz w:val="24"/>
          <w:szCs w:val="21"/>
        </w:rPr>
      </w:pPr>
      <w:r w:rsidRPr="004D1D61">
        <w:rPr>
          <w:rFonts w:hint="eastAsia"/>
          <w:b/>
          <w:sz w:val="24"/>
          <w:szCs w:val="21"/>
        </w:rPr>
        <w:t>请求报文：</w:t>
      </w:r>
    </w:p>
    <w:p w:rsidR="0031503D" w:rsidRPr="000D0444" w:rsidRDefault="0031503D" w:rsidP="0031503D">
      <w:pPr>
        <w:pStyle w:val="ab"/>
        <w:spacing w:line="240" w:lineRule="auto"/>
        <w:rPr>
          <w:rFonts w:ascii="Courier" w:hAnsi="Courier"/>
          <w:sz w:val="21"/>
          <w:szCs w:val="21"/>
        </w:rPr>
      </w:pPr>
      <w:proofErr w:type="gramStart"/>
      <w:r w:rsidRPr="000D0444">
        <w:rPr>
          <w:rFonts w:ascii="Courier" w:hAnsi="Courier"/>
          <w:sz w:val="21"/>
          <w:szCs w:val="21"/>
        </w:rPr>
        <w:t>&lt;?xml</w:t>
      </w:r>
      <w:proofErr w:type="gramEnd"/>
      <w:r w:rsidRPr="000D0444">
        <w:rPr>
          <w:rFonts w:ascii="Courier" w:hAnsi="Courier"/>
          <w:sz w:val="21"/>
          <w:szCs w:val="21"/>
        </w:rPr>
        <w:t xml:space="preserve"> version="1.0" encoding="gbk"?&gt;</w:t>
      </w:r>
    </w:p>
    <w:p w:rsidR="0031503D" w:rsidRPr="000D0444" w:rsidRDefault="0031503D" w:rsidP="0031503D">
      <w:pPr>
        <w:pStyle w:val="ab"/>
        <w:spacing w:line="240" w:lineRule="auto"/>
        <w:rPr>
          <w:rFonts w:ascii="Courier" w:hAnsi="Courier"/>
          <w:sz w:val="21"/>
          <w:szCs w:val="21"/>
        </w:rPr>
      </w:pPr>
      <w:r>
        <w:rPr>
          <w:rFonts w:ascii="Courier" w:hAnsi="Courier" w:hint="eastAsia"/>
          <w:sz w:val="21"/>
          <w:szCs w:val="21"/>
        </w:rPr>
        <w:t>&lt;business id="10008" comment="</w:t>
      </w:r>
      <w:r>
        <w:rPr>
          <w:rFonts w:ascii="Courier" w:hAnsi="Courier" w:hint="eastAsia"/>
          <w:sz w:val="21"/>
          <w:szCs w:val="21"/>
        </w:rPr>
        <w:t>发票开具</w:t>
      </w:r>
      <w:r>
        <w:rPr>
          <w:rFonts w:ascii="Courier" w:hAnsi="Courier" w:hint="eastAsia"/>
          <w:sz w:val="21"/>
          <w:szCs w:val="21"/>
        </w:rPr>
        <w:t>"&gt;</w:t>
      </w:r>
    </w:p>
    <w:p w:rsidR="0031503D" w:rsidRPr="000D0444" w:rsidRDefault="0031503D" w:rsidP="0031503D">
      <w:pPr>
        <w:pStyle w:val="ab"/>
        <w:spacing w:line="240" w:lineRule="auto"/>
        <w:rPr>
          <w:rFonts w:ascii="Courier" w:hAnsi="Courier"/>
          <w:sz w:val="21"/>
          <w:szCs w:val="21"/>
        </w:rPr>
      </w:pPr>
      <w:r w:rsidRPr="000D0444">
        <w:rPr>
          <w:rFonts w:ascii="Courier" w:hAnsi="Courier"/>
          <w:sz w:val="21"/>
          <w:szCs w:val="21"/>
        </w:rPr>
        <w:t>&lt;body</w:t>
      </w:r>
      <w:r w:rsidRPr="000D0444">
        <w:rPr>
          <w:rFonts w:ascii="Courier" w:hAnsi="Courier" w:hint="eastAsia"/>
          <w:sz w:val="21"/>
          <w:szCs w:val="21"/>
        </w:rPr>
        <w:t xml:space="preserve"> yylxdm="</w:t>
      </w:r>
      <w:r>
        <w:rPr>
          <w:rFonts w:ascii="Courier" w:hAnsi="Courier" w:hint="eastAsia"/>
          <w:sz w:val="21"/>
          <w:szCs w:val="21"/>
        </w:rPr>
        <w:t>1</w:t>
      </w:r>
      <w:r w:rsidRPr="000D0444">
        <w:rPr>
          <w:rFonts w:ascii="Courier" w:hAnsi="Courier" w:hint="eastAsia"/>
          <w:sz w:val="21"/>
          <w:szCs w:val="21"/>
        </w:rPr>
        <w:t>"</w:t>
      </w:r>
      <w:r w:rsidRPr="000D0444">
        <w:rPr>
          <w:rFonts w:ascii="Courier" w:hAnsi="Courier"/>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31503D" w:rsidRDefault="0031503D" w:rsidP="0031503D">
      <w:pPr>
        <w:pStyle w:val="ab"/>
        <w:spacing w:line="240" w:lineRule="auto"/>
        <w:ind w:leftChars="54" w:firstLineChars="300" w:firstLine="630"/>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31503D" w:rsidRDefault="0031503D" w:rsidP="0031503D">
      <w:pPr>
        <w:pStyle w:val="ab"/>
        <w:spacing w:line="240" w:lineRule="auto"/>
        <w:ind w:leftChars="54" w:firstLineChars="300" w:firstLine="630"/>
        <w:rPr>
          <w:rFonts w:ascii="Courier" w:hAnsi="Courier"/>
          <w:sz w:val="21"/>
          <w:szCs w:val="21"/>
        </w:rPr>
      </w:pPr>
      <w:r w:rsidRPr="006814D2">
        <w:rPr>
          <w:rFonts w:ascii="Courier" w:hAnsi="Courier"/>
          <w:sz w:val="21"/>
          <w:szCs w:val="21"/>
        </w:rPr>
        <w:t>&lt;fpqqlsh&gt;</w:t>
      </w:r>
      <w:r>
        <w:rPr>
          <w:rFonts w:ascii="Courier" w:hAnsi="Courier" w:hint="eastAsia"/>
          <w:sz w:val="21"/>
          <w:szCs w:val="21"/>
        </w:rPr>
        <w:t>发票请求流水号</w:t>
      </w:r>
      <w:r w:rsidRPr="006814D2">
        <w:rPr>
          <w:rFonts w:ascii="Courier" w:hAnsi="Courier"/>
          <w:sz w:val="21"/>
          <w:szCs w:val="21"/>
        </w:rPr>
        <w:t>&lt;/fpqqlsh&gt;</w:t>
      </w:r>
    </w:p>
    <w:p w:rsidR="0031503D" w:rsidRDefault="0031503D" w:rsidP="0031503D">
      <w:pPr>
        <w:pStyle w:val="ab"/>
        <w:spacing w:line="240" w:lineRule="auto"/>
        <w:ind w:leftChars="54" w:firstLineChars="300" w:firstLine="630"/>
        <w:rPr>
          <w:rFonts w:ascii="Courier" w:hAnsi="Courier"/>
          <w:sz w:val="21"/>
          <w:szCs w:val="21"/>
        </w:rPr>
      </w:pPr>
      <w:r>
        <w:rPr>
          <w:rFonts w:ascii="Courier" w:hAnsi="Courier" w:hint="eastAsia"/>
          <w:sz w:val="21"/>
          <w:szCs w:val="21"/>
        </w:rPr>
        <w:t>&lt;kplx&gt;</w:t>
      </w:r>
      <w:r>
        <w:rPr>
          <w:rFonts w:ascii="Courier" w:hAnsi="Courier" w:hint="eastAsia"/>
          <w:sz w:val="21"/>
          <w:szCs w:val="21"/>
        </w:rPr>
        <w:t>开票类型</w:t>
      </w:r>
      <w:r>
        <w:rPr>
          <w:rFonts w:ascii="Courier" w:hAnsi="Courier" w:hint="eastAsia"/>
          <w:sz w:val="21"/>
          <w:szCs w:val="21"/>
        </w:rPr>
        <w:t>&lt;/kplx&gt;</w:t>
      </w:r>
    </w:p>
    <w:p w:rsidR="0031503D" w:rsidRPr="00D766A4" w:rsidRDefault="0031503D" w:rsidP="0031503D">
      <w:pPr>
        <w:pStyle w:val="ab"/>
        <w:spacing w:line="240" w:lineRule="auto"/>
        <w:ind w:leftChars="54" w:firstLineChars="300" w:firstLine="630"/>
        <w:rPr>
          <w:rFonts w:ascii="Courier" w:hAnsi="Courier"/>
          <w:sz w:val="21"/>
          <w:szCs w:val="21"/>
        </w:rPr>
      </w:pPr>
      <w:r w:rsidRPr="00D766A4">
        <w:rPr>
          <w:rFonts w:ascii="Courier" w:hAnsi="Courier" w:hint="eastAsia"/>
          <w:sz w:val="21"/>
          <w:szCs w:val="21"/>
        </w:rPr>
        <w:t>&lt;tspz&gt;</w:t>
      </w:r>
      <w:r w:rsidRPr="00D766A4">
        <w:rPr>
          <w:rFonts w:ascii="Courier" w:hAnsi="Courier" w:hint="eastAsia"/>
          <w:sz w:val="21"/>
          <w:szCs w:val="21"/>
        </w:rPr>
        <w:t>特殊票种标识</w:t>
      </w:r>
      <w:r w:rsidRPr="00D766A4">
        <w:rPr>
          <w:rFonts w:ascii="Courier" w:hAnsi="Courier" w:hint="eastAsia"/>
          <w:sz w:val="21"/>
          <w:szCs w:val="21"/>
        </w:rPr>
        <w:t>&lt;</w:t>
      </w:r>
      <w:r w:rsidRPr="009A402C">
        <w:rPr>
          <w:rFonts w:ascii="Courier" w:hAnsi="Courier"/>
          <w:sz w:val="21"/>
          <w:szCs w:val="21"/>
        </w:rPr>
        <w:t>/</w:t>
      </w:r>
      <w:r w:rsidRPr="00D766A4">
        <w:rPr>
          <w:rFonts w:ascii="Courier" w:hAnsi="Courier" w:hint="eastAsia"/>
          <w:sz w:val="21"/>
          <w:szCs w:val="21"/>
        </w:rPr>
        <w:t>tspz&gt;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r>
        <w:rPr>
          <w:rFonts w:ascii="Courier" w:hAnsi="Courier" w:hint="eastAsia"/>
          <w:sz w:val="21"/>
          <w:szCs w:val="21"/>
        </w:rPr>
        <w:t>销货单位</w:t>
      </w:r>
      <w:r w:rsidRPr="000D0444">
        <w:rPr>
          <w:rFonts w:ascii="Courier" w:hAnsi="Courier" w:hint="eastAsia"/>
          <w:sz w:val="21"/>
          <w:szCs w:val="21"/>
        </w:rPr>
        <w:t>识别号</w:t>
      </w: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Pr>
          <w:rFonts w:ascii="Courier" w:hAnsi="Courier"/>
          <w:sz w:val="21"/>
          <w:szCs w:val="21"/>
        </w:rPr>
        <w:t>mc</w:t>
      </w:r>
      <w:r w:rsidRPr="000D0444">
        <w:rPr>
          <w:rFonts w:ascii="Courier" w:hAnsi="Courier"/>
          <w:sz w:val="21"/>
          <w:szCs w:val="21"/>
        </w:rPr>
        <w:t>&gt;</w:t>
      </w:r>
      <w:r>
        <w:rPr>
          <w:rFonts w:ascii="Courier" w:hAnsi="Courier" w:hint="eastAsia"/>
          <w:sz w:val="21"/>
          <w:szCs w:val="21"/>
        </w:rPr>
        <w:t>销货单位名称</w:t>
      </w:r>
      <w:r w:rsidRPr="000D0444">
        <w:rPr>
          <w:rFonts w:ascii="Courier" w:hAnsi="Courier"/>
          <w:sz w:val="21"/>
          <w:szCs w:val="21"/>
        </w:rPr>
        <w:t>&lt;/</w:t>
      </w:r>
      <w:r>
        <w:rPr>
          <w:rFonts w:ascii="Courier" w:hAnsi="Courier" w:hint="eastAsia"/>
          <w:sz w:val="21"/>
          <w:szCs w:val="21"/>
        </w:rPr>
        <w:t>xhdwmc</w:t>
      </w:r>
      <w:r w:rsidRPr="000D0444">
        <w:rPr>
          <w:rFonts w:ascii="Courier" w:hAnsi="Courier"/>
          <w:sz w:val="21"/>
          <w:szCs w:val="21"/>
        </w:rPr>
        <w:t>&gt;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xhdwdzdh</w:t>
      </w:r>
      <w:r w:rsidRPr="000D0444">
        <w:rPr>
          <w:rFonts w:ascii="Courier" w:hAnsi="Courier" w:hint="eastAsia"/>
          <w:sz w:val="21"/>
          <w:szCs w:val="21"/>
        </w:rPr>
        <w:t>&gt;</w:t>
      </w:r>
      <w:r>
        <w:rPr>
          <w:rFonts w:ascii="Courier" w:hAnsi="Courier" w:hint="eastAsia"/>
          <w:sz w:val="21"/>
          <w:szCs w:val="21"/>
        </w:rPr>
        <w:t>销货单位地址电话</w:t>
      </w:r>
      <w:r w:rsidRPr="000D0444">
        <w:rPr>
          <w:rFonts w:ascii="Courier" w:hAnsi="Courier" w:hint="eastAsia"/>
          <w:sz w:val="21"/>
          <w:szCs w:val="21"/>
        </w:rPr>
        <w:t>&lt;/</w:t>
      </w:r>
      <w:r>
        <w:rPr>
          <w:rFonts w:ascii="Courier" w:hAnsi="Courier" w:hint="eastAsia"/>
          <w:sz w:val="21"/>
          <w:szCs w:val="21"/>
        </w:rPr>
        <w:t>xhdwdzdh</w:t>
      </w:r>
      <w:r w:rsidRPr="000D0444">
        <w:rPr>
          <w:rFonts w:ascii="Courier" w:hAnsi="Courier" w:hint="eastAsia"/>
          <w:sz w:val="21"/>
          <w:szCs w:val="21"/>
        </w:rPr>
        <w:t>&gt;</w:t>
      </w:r>
    </w:p>
    <w:p w:rsidR="0031503D" w:rsidRPr="00323A59"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xhdwyhzh</w:t>
      </w:r>
      <w:r w:rsidRPr="000D0444">
        <w:rPr>
          <w:rFonts w:ascii="Courier" w:hAnsi="Courier" w:hint="eastAsia"/>
          <w:sz w:val="21"/>
          <w:szCs w:val="21"/>
        </w:rPr>
        <w:t>&gt;</w:t>
      </w:r>
      <w:r>
        <w:rPr>
          <w:rFonts w:ascii="Courier" w:hAnsi="Courier" w:hint="eastAsia"/>
          <w:sz w:val="21"/>
          <w:szCs w:val="21"/>
        </w:rPr>
        <w:t>销货单位银行帐号</w:t>
      </w:r>
      <w:r w:rsidRPr="000D0444">
        <w:rPr>
          <w:rFonts w:ascii="Courier" w:hAnsi="Courier" w:hint="eastAsia"/>
          <w:sz w:val="21"/>
          <w:szCs w:val="21"/>
        </w:rPr>
        <w:t>&lt;/</w:t>
      </w:r>
      <w:r>
        <w:rPr>
          <w:rFonts w:ascii="Courier" w:hAnsi="Courier" w:hint="eastAsia"/>
          <w:sz w:val="21"/>
          <w:szCs w:val="21"/>
        </w:rPr>
        <w:t>xhdwyhzh</w:t>
      </w:r>
      <w:r w:rsidRPr="000D0444">
        <w:rPr>
          <w:rFonts w:ascii="Courier" w:hAnsi="Courier" w:hint="eastAsia"/>
          <w:sz w:val="21"/>
          <w:szCs w:val="21"/>
        </w:rPr>
        <w:t>&gt;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ghdw</w:t>
      </w:r>
      <w:r w:rsidRPr="000D0444">
        <w:rPr>
          <w:rFonts w:ascii="Courier" w:hAnsi="Courier" w:hint="eastAsia"/>
          <w:sz w:val="21"/>
          <w:szCs w:val="21"/>
        </w:rPr>
        <w:t>sbh</w:t>
      </w:r>
      <w:r w:rsidRPr="000D0444">
        <w:rPr>
          <w:rFonts w:ascii="Courier" w:hAnsi="Courier"/>
          <w:sz w:val="21"/>
          <w:szCs w:val="21"/>
        </w:rPr>
        <w:t>&gt;</w:t>
      </w:r>
      <w:r>
        <w:rPr>
          <w:rFonts w:ascii="Courier" w:hAnsi="Courier" w:hint="eastAsia"/>
          <w:sz w:val="21"/>
          <w:szCs w:val="21"/>
        </w:rPr>
        <w:t>购货单位</w:t>
      </w:r>
      <w:r w:rsidRPr="000D0444">
        <w:rPr>
          <w:rFonts w:ascii="Courier" w:hAnsi="Courier" w:hint="eastAsia"/>
          <w:sz w:val="21"/>
          <w:szCs w:val="21"/>
        </w:rPr>
        <w:t>识别号</w:t>
      </w:r>
      <w:r w:rsidRPr="000D0444">
        <w:rPr>
          <w:rFonts w:ascii="Courier" w:hAnsi="Courier"/>
          <w:sz w:val="21"/>
          <w:szCs w:val="21"/>
        </w:rPr>
        <w:t>&lt;/</w:t>
      </w:r>
      <w:r>
        <w:rPr>
          <w:rFonts w:ascii="Courier" w:hAnsi="Courier" w:hint="eastAsia"/>
          <w:sz w:val="21"/>
          <w:szCs w:val="21"/>
        </w:rPr>
        <w:t>ghdw</w:t>
      </w:r>
      <w:r w:rsidRPr="000D0444">
        <w:rPr>
          <w:rFonts w:ascii="Courier" w:hAnsi="Courier" w:hint="eastAsia"/>
          <w:sz w:val="21"/>
          <w:szCs w:val="21"/>
        </w:rPr>
        <w:t>sbh</w:t>
      </w:r>
      <w:r w:rsidRPr="000D0444">
        <w:rPr>
          <w:rFonts w:ascii="Courier" w:hAnsi="Courier"/>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ghdw</w:t>
      </w:r>
      <w:r w:rsidRPr="000D0444">
        <w:rPr>
          <w:rFonts w:ascii="Courier" w:hAnsi="Courier" w:hint="eastAsia"/>
          <w:sz w:val="21"/>
          <w:szCs w:val="21"/>
        </w:rPr>
        <w:t>mc&gt;</w:t>
      </w:r>
      <w:r>
        <w:rPr>
          <w:rFonts w:ascii="Courier" w:hAnsi="Courier" w:hint="eastAsia"/>
          <w:sz w:val="21"/>
          <w:szCs w:val="21"/>
        </w:rPr>
        <w:t>购货单位</w:t>
      </w:r>
      <w:r w:rsidRPr="000D0444">
        <w:rPr>
          <w:rFonts w:ascii="Courier" w:hAnsi="Courier" w:hint="eastAsia"/>
          <w:sz w:val="21"/>
          <w:szCs w:val="21"/>
        </w:rPr>
        <w:t>名称</w:t>
      </w:r>
      <w:r w:rsidRPr="000D0444">
        <w:rPr>
          <w:rFonts w:ascii="Courier" w:hAnsi="Courier" w:hint="eastAsia"/>
          <w:sz w:val="21"/>
          <w:szCs w:val="21"/>
        </w:rPr>
        <w:t>&lt;/</w:t>
      </w:r>
      <w:r>
        <w:rPr>
          <w:rFonts w:ascii="Courier" w:hAnsi="Courier" w:hint="eastAsia"/>
          <w:sz w:val="21"/>
          <w:szCs w:val="21"/>
        </w:rPr>
        <w:t>ghdw</w:t>
      </w:r>
      <w:r w:rsidRPr="000D0444">
        <w:rPr>
          <w:rFonts w:ascii="Courier" w:hAnsi="Courier" w:hint="eastAsia"/>
          <w:sz w:val="21"/>
          <w:szCs w:val="21"/>
        </w:rPr>
        <w:t>mc&gt;</w:t>
      </w:r>
    </w:p>
    <w:p w:rsidR="0031503D" w:rsidRPr="000D0444"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ghdwdzdh</w:t>
      </w:r>
      <w:r w:rsidRPr="000D0444">
        <w:rPr>
          <w:rFonts w:ascii="Courier" w:hAnsi="Courier" w:hint="eastAsia"/>
          <w:sz w:val="21"/>
          <w:szCs w:val="21"/>
        </w:rPr>
        <w:t>&gt;</w:t>
      </w:r>
      <w:r>
        <w:rPr>
          <w:rFonts w:ascii="Courier" w:hAnsi="Courier" w:hint="eastAsia"/>
          <w:sz w:val="21"/>
          <w:szCs w:val="21"/>
        </w:rPr>
        <w:t>购货单位地址电话</w:t>
      </w:r>
      <w:r w:rsidRPr="000D0444">
        <w:rPr>
          <w:rFonts w:ascii="Courier" w:hAnsi="Courier" w:hint="eastAsia"/>
          <w:sz w:val="21"/>
          <w:szCs w:val="21"/>
        </w:rPr>
        <w:t>&lt;/</w:t>
      </w:r>
      <w:r>
        <w:rPr>
          <w:rFonts w:ascii="Courier" w:hAnsi="Courier" w:hint="eastAsia"/>
          <w:sz w:val="21"/>
          <w:szCs w:val="21"/>
        </w:rPr>
        <w:t>ghdwdzdh</w:t>
      </w:r>
      <w:r w:rsidRPr="000D0444">
        <w:rPr>
          <w:rFonts w:ascii="Courier" w:hAnsi="Courier" w:hint="eastAsia"/>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ghdwyhzh</w:t>
      </w:r>
      <w:r w:rsidRPr="000D0444">
        <w:rPr>
          <w:rFonts w:ascii="Courier" w:hAnsi="Courier" w:hint="eastAsia"/>
          <w:sz w:val="21"/>
          <w:szCs w:val="21"/>
        </w:rPr>
        <w:t>&gt;</w:t>
      </w:r>
      <w:r>
        <w:rPr>
          <w:rFonts w:ascii="Courier" w:hAnsi="Courier" w:hint="eastAsia"/>
          <w:sz w:val="21"/>
          <w:szCs w:val="21"/>
        </w:rPr>
        <w:t>购货单位银行帐号</w:t>
      </w:r>
      <w:r w:rsidRPr="000D0444">
        <w:rPr>
          <w:rFonts w:ascii="Courier" w:hAnsi="Courier" w:hint="eastAsia"/>
          <w:sz w:val="21"/>
          <w:szCs w:val="21"/>
        </w:rPr>
        <w:t>&lt;/</w:t>
      </w:r>
      <w:r>
        <w:rPr>
          <w:rFonts w:ascii="Courier" w:hAnsi="Courier" w:hint="eastAsia"/>
          <w:sz w:val="21"/>
          <w:szCs w:val="21"/>
        </w:rPr>
        <w:t>ghdwyhzh</w:t>
      </w:r>
      <w:r w:rsidRPr="000D0444">
        <w:rPr>
          <w:rFonts w:ascii="Courier" w:hAnsi="Courier" w:hint="eastAsia"/>
          <w:sz w:val="21"/>
          <w:szCs w:val="21"/>
        </w:rPr>
        <w:t>&gt;</w:t>
      </w:r>
    </w:p>
    <w:p w:rsidR="0031503D" w:rsidRDefault="0031503D" w:rsidP="0031503D">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qdbz</w:t>
      </w:r>
      <w:r w:rsidRPr="000D0444">
        <w:rPr>
          <w:rFonts w:ascii="Courier" w:hAnsi="Courier" w:hint="eastAsia"/>
          <w:sz w:val="21"/>
          <w:szCs w:val="21"/>
        </w:rPr>
        <w:t>&gt;</w:t>
      </w:r>
      <w:r>
        <w:rPr>
          <w:rFonts w:ascii="Courier" w:hAnsi="Courier" w:hint="eastAsia"/>
          <w:sz w:val="21"/>
          <w:szCs w:val="21"/>
        </w:rPr>
        <w:t>清单标志</w:t>
      </w:r>
      <w:r w:rsidRPr="000D0444">
        <w:rPr>
          <w:rFonts w:ascii="Courier" w:hAnsi="Courier" w:hint="eastAsia"/>
          <w:sz w:val="21"/>
          <w:szCs w:val="21"/>
        </w:rPr>
        <w:t>&lt;/</w:t>
      </w:r>
      <w:r>
        <w:rPr>
          <w:rFonts w:ascii="Courier" w:hAnsi="Courier" w:hint="eastAsia"/>
          <w:sz w:val="21"/>
          <w:szCs w:val="21"/>
        </w:rPr>
        <w:t>qdbz</w:t>
      </w:r>
      <w:r w:rsidRPr="000D0444">
        <w:rPr>
          <w:rFonts w:ascii="Courier" w:hAnsi="Courier" w:hint="eastAsia"/>
          <w:sz w:val="21"/>
          <w:szCs w:val="21"/>
        </w:rPr>
        <w:t>&gt;</w:t>
      </w:r>
    </w:p>
    <w:p w:rsidR="0031503D" w:rsidRPr="00B6635B" w:rsidRDefault="0031503D" w:rsidP="0031503D">
      <w:pPr>
        <w:pStyle w:val="ab"/>
        <w:spacing w:line="240" w:lineRule="auto"/>
        <w:ind w:leftChars="54" w:firstLineChars="250" w:firstLine="525"/>
        <w:rPr>
          <w:rFonts w:ascii="Courier" w:hAnsi="Courier"/>
          <w:sz w:val="21"/>
          <w:szCs w:val="21"/>
          <w:u w:val="single"/>
        </w:rPr>
      </w:pPr>
      <w:r w:rsidRPr="006D0BCB">
        <w:rPr>
          <w:rFonts w:ascii="Courier" w:hAnsi="Courier" w:hint="eastAsia"/>
          <w:color w:val="FF0000"/>
          <w:sz w:val="21"/>
          <w:szCs w:val="21"/>
        </w:rPr>
        <w:t xml:space="preserve"> </w:t>
      </w:r>
      <w:r w:rsidRPr="00B6635B">
        <w:rPr>
          <w:rFonts w:ascii="Courier" w:hAnsi="Courier" w:hint="eastAsia"/>
          <w:sz w:val="21"/>
          <w:szCs w:val="21"/>
          <w:u w:val="single"/>
        </w:rPr>
        <w:t>&lt;zsfs&gt;</w:t>
      </w:r>
      <w:r w:rsidRPr="00B6635B">
        <w:rPr>
          <w:rFonts w:ascii="Courier" w:hAnsi="Courier" w:hint="eastAsia"/>
          <w:sz w:val="21"/>
          <w:szCs w:val="21"/>
          <w:u w:val="single"/>
        </w:rPr>
        <w:t>征税方式</w:t>
      </w:r>
      <w:r w:rsidRPr="00B6635B">
        <w:rPr>
          <w:rFonts w:ascii="Courier" w:hAnsi="Courier" w:hint="eastAsia"/>
          <w:sz w:val="21"/>
          <w:szCs w:val="21"/>
          <w:u w:val="single"/>
        </w:rPr>
        <w:t>&lt;/zsfs&gt;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fyxm count=</w:t>
      </w:r>
      <w:r w:rsidRPr="00B6635B">
        <w:rPr>
          <w:rFonts w:ascii="Courier" w:hAnsi="Courier"/>
          <w:sz w:val="21"/>
          <w:szCs w:val="21"/>
        </w:rPr>
        <w:t>"</w:t>
      </w:r>
      <w:r w:rsidRPr="00B6635B">
        <w:rPr>
          <w:rFonts w:ascii="Courier" w:hAnsi="Courier" w:hint="eastAsia"/>
          <w:sz w:val="21"/>
          <w:szCs w:val="21"/>
        </w:rPr>
        <w:t>1</w:t>
      </w:r>
      <w:r w:rsidRPr="00B6635B">
        <w:rPr>
          <w:rFonts w:ascii="Courier" w:hAnsi="Courier"/>
          <w:sz w:val="21"/>
          <w:szCs w:val="21"/>
        </w:rPr>
        <w:t>"&gt;</w:t>
      </w:r>
    </w:p>
    <w:p w:rsidR="0031503D" w:rsidRPr="00B6635B" w:rsidRDefault="0031503D" w:rsidP="0031503D">
      <w:pPr>
        <w:pStyle w:val="ab"/>
        <w:spacing w:line="240" w:lineRule="auto"/>
        <w:ind w:leftChars="54" w:firstLineChars="400" w:firstLine="840"/>
        <w:rPr>
          <w:rFonts w:ascii="Courier" w:hAnsi="Courier"/>
          <w:sz w:val="21"/>
          <w:szCs w:val="21"/>
        </w:rPr>
      </w:pPr>
      <w:r w:rsidRPr="00B6635B">
        <w:rPr>
          <w:rFonts w:ascii="Courier" w:hAnsi="Courier" w:hint="eastAsia"/>
          <w:sz w:val="21"/>
          <w:szCs w:val="21"/>
        </w:rPr>
        <w:t>&lt;group xh=</w:t>
      </w:r>
      <w:r w:rsidRPr="00B6635B">
        <w:rPr>
          <w:rFonts w:ascii="Courier" w:hAnsi="Courier"/>
          <w:sz w:val="21"/>
          <w:szCs w:val="21"/>
        </w:rPr>
        <w:t>"1"</w:t>
      </w:r>
      <w:r w:rsidRPr="00B6635B">
        <w:rPr>
          <w:rFonts w:ascii="Courier" w:hAnsi="Courier" w:hint="eastAsia"/>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&lt;fphxz&gt;</w:t>
      </w:r>
      <w:r w:rsidRPr="00B6635B">
        <w:rPr>
          <w:rFonts w:ascii="Courier" w:hAnsi="Courier" w:hint="eastAsia"/>
          <w:sz w:val="21"/>
          <w:szCs w:val="21"/>
        </w:rPr>
        <w:t>发票</w:t>
      </w:r>
      <w:proofErr w:type="gramStart"/>
      <w:r w:rsidRPr="00B6635B">
        <w:rPr>
          <w:rFonts w:ascii="Courier" w:hAnsi="Courier"/>
          <w:sz w:val="21"/>
          <w:szCs w:val="21"/>
        </w:rPr>
        <w:t>行</w:t>
      </w:r>
      <w:r w:rsidRPr="00B6635B">
        <w:rPr>
          <w:rFonts w:ascii="Courier" w:hAnsi="Courier" w:hint="eastAsia"/>
          <w:sz w:val="21"/>
          <w:szCs w:val="21"/>
        </w:rPr>
        <w:t>性质</w:t>
      </w:r>
      <w:proofErr w:type="gramEnd"/>
      <w:r w:rsidRPr="00B6635B">
        <w:rPr>
          <w:rFonts w:ascii="Courier" w:hAnsi="Courier"/>
          <w:sz w:val="21"/>
          <w:szCs w:val="21"/>
        </w:rPr>
        <w:t>&lt;</w:t>
      </w:r>
      <w:r w:rsidRPr="00B6635B">
        <w:rPr>
          <w:rFonts w:ascii="Courier" w:hAnsi="Courier" w:hint="eastAsia"/>
          <w:sz w:val="21"/>
          <w:szCs w:val="21"/>
        </w:rPr>
        <w:t>/fphxz</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spmc</w:t>
      </w:r>
      <w:r w:rsidRPr="00B6635B">
        <w:rPr>
          <w:rFonts w:ascii="Courier" w:hAnsi="Courier"/>
          <w:sz w:val="21"/>
          <w:szCs w:val="21"/>
        </w:rPr>
        <w:t>&gt;</w:t>
      </w:r>
      <w:r w:rsidRPr="00B6635B">
        <w:rPr>
          <w:rFonts w:ascii="Courier" w:hAnsi="Courier" w:hint="eastAsia"/>
          <w:sz w:val="21"/>
          <w:szCs w:val="21"/>
        </w:rPr>
        <w:t>商品名称</w:t>
      </w:r>
      <w:r w:rsidRPr="00B6635B">
        <w:rPr>
          <w:rFonts w:ascii="Courier" w:hAnsi="Courier"/>
          <w:sz w:val="21"/>
          <w:szCs w:val="21"/>
        </w:rPr>
        <w:t>&lt;/</w:t>
      </w:r>
      <w:r w:rsidRPr="00B6635B">
        <w:rPr>
          <w:rFonts w:ascii="Courier" w:hAnsi="Courier" w:hint="eastAsia"/>
          <w:sz w:val="21"/>
          <w:szCs w:val="21"/>
        </w:rPr>
        <w:t>spmc</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spsm</w:t>
      </w:r>
      <w:r w:rsidRPr="00B6635B">
        <w:rPr>
          <w:rFonts w:ascii="Courier" w:hAnsi="Courier"/>
          <w:sz w:val="21"/>
          <w:szCs w:val="21"/>
        </w:rPr>
        <w:t>&gt;</w:t>
      </w:r>
      <w:r w:rsidRPr="00B6635B">
        <w:rPr>
          <w:rFonts w:ascii="Courier" w:hAnsi="Courier" w:hint="eastAsia"/>
          <w:sz w:val="21"/>
          <w:szCs w:val="21"/>
        </w:rPr>
        <w:t>商品税目</w:t>
      </w:r>
      <w:r w:rsidRPr="00B6635B">
        <w:rPr>
          <w:rFonts w:ascii="Courier" w:hAnsi="Courier"/>
          <w:sz w:val="21"/>
          <w:szCs w:val="21"/>
        </w:rPr>
        <w:t>&lt;/</w:t>
      </w:r>
      <w:r w:rsidRPr="00B6635B">
        <w:rPr>
          <w:rFonts w:ascii="Courier" w:hAnsi="Courier" w:hint="eastAsia"/>
          <w:sz w:val="21"/>
          <w:szCs w:val="21"/>
        </w:rPr>
        <w:t>spsm</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ggxh</w:t>
      </w:r>
      <w:r w:rsidRPr="00B6635B">
        <w:rPr>
          <w:rFonts w:ascii="Courier" w:hAnsi="Courier"/>
          <w:sz w:val="21"/>
          <w:szCs w:val="21"/>
        </w:rPr>
        <w:t>&gt;</w:t>
      </w:r>
      <w:r w:rsidRPr="00B6635B">
        <w:rPr>
          <w:rFonts w:ascii="Courier" w:hAnsi="Courier" w:hint="eastAsia"/>
          <w:sz w:val="21"/>
          <w:szCs w:val="21"/>
        </w:rPr>
        <w:t>规格型号</w:t>
      </w:r>
      <w:r w:rsidRPr="00B6635B">
        <w:rPr>
          <w:rFonts w:ascii="Courier" w:hAnsi="Courier"/>
          <w:sz w:val="21"/>
          <w:szCs w:val="21"/>
        </w:rPr>
        <w:t>&lt;/</w:t>
      </w:r>
      <w:r w:rsidRPr="00B6635B">
        <w:rPr>
          <w:rFonts w:ascii="Courier" w:hAnsi="Courier" w:hint="eastAsia"/>
          <w:sz w:val="21"/>
          <w:szCs w:val="21"/>
        </w:rPr>
        <w:t>ggxh</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dw</w:t>
      </w:r>
      <w:r w:rsidRPr="00B6635B">
        <w:rPr>
          <w:rFonts w:ascii="Courier" w:hAnsi="Courier"/>
          <w:sz w:val="21"/>
          <w:szCs w:val="21"/>
        </w:rPr>
        <w:t>&gt;</w:t>
      </w:r>
      <w:r w:rsidRPr="00B6635B">
        <w:rPr>
          <w:rFonts w:ascii="Courier" w:hAnsi="Courier" w:hint="eastAsia"/>
          <w:sz w:val="21"/>
          <w:szCs w:val="21"/>
        </w:rPr>
        <w:t>单位</w:t>
      </w:r>
      <w:r w:rsidRPr="00B6635B">
        <w:rPr>
          <w:rFonts w:ascii="Courier" w:hAnsi="Courier"/>
          <w:sz w:val="21"/>
          <w:szCs w:val="21"/>
        </w:rPr>
        <w:t>&lt;/</w:t>
      </w:r>
      <w:r w:rsidRPr="00B6635B">
        <w:rPr>
          <w:rFonts w:ascii="Courier" w:hAnsi="Courier" w:hint="eastAsia"/>
          <w:sz w:val="21"/>
          <w:szCs w:val="21"/>
        </w:rPr>
        <w:t>dw</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spsl</w:t>
      </w:r>
      <w:r w:rsidRPr="00B6635B">
        <w:rPr>
          <w:rFonts w:ascii="Courier" w:hAnsi="Courier"/>
          <w:sz w:val="21"/>
          <w:szCs w:val="21"/>
        </w:rPr>
        <w:t>&gt;</w:t>
      </w:r>
      <w:r w:rsidRPr="00B6635B">
        <w:rPr>
          <w:rFonts w:ascii="Courier" w:hAnsi="Courier" w:hint="eastAsia"/>
          <w:sz w:val="21"/>
          <w:szCs w:val="21"/>
        </w:rPr>
        <w:t>商品数量</w:t>
      </w:r>
      <w:r w:rsidRPr="00B6635B">
        <w:rPr>
          <w:rFonts w:ascii="Courier" w:hAnsi="Courier"/>
          <w:sz w:val="21"/>
          <w:szCs w:val="21"/>
        </w:rPr>
        <w:t>&lt;/</w:t>
      </w:r>
      <w:r w:rsidRPr="00B6635B">
        <w:rPr>
          <w:rFonts w:ascii="Courier" w:hAnsi="Courier" w:hint="eastAsia"/>
          <w:sz w:val="21"/>
          <w:szCs w:val="21"/>
        </w:rPr>
        <w:t>spsl</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lastRenderedPageBreak/>
        <w:t>&lt;</w:t>
      </w:r>
      <w:r w:rsidRPr="00B6635B">
        <w:rPr>
          <w:rFonts w:ascii="Courier" w:hAnsi="Courier" w:hint="eastAsia"/>
          <w:sz w:val="21"/>
          <w:szCs w:val="21"/>
        </w:rPr>
        <w:t>dj</w:t>
      </w:r>
      <w:r w:rsidRPr="00B6635B">
        <w:rPr>
          <w:rFonts w:ascii="Courier" w:hAnsi="Courier"/>
          <w:sz w:val="21"/>
          <w:szCs w:val="21"/>
        </w:rPr>
        <w:t>&gt;</w:t>
      </w:r>
      <w:r w:rsidRPr="00B6635B">
        <w:rPr>
          <w:rFonts w:ascii="Courier" w:hAnsi="Courier" w:hint="eastAsia"/>
          <w:sz w:val="21"/>
          <w:szCs w:val="21"/>
        </w:rPr>
        <w:t>单价</w:t>
      </w:r>
      <w:r w:rsidRPr="00B6635B">
        <w:rPr>
          <w:rFonts w:ascii="Courier" w:hAnsi="Courier"/>
          <w:sz w:val="21"/>
          <w:szCs w:val="21"/>
        </w:rPr>
        <w:t>&lt;/</w:t>
      </w:r>
      <w:r w:rsidRPr="00B6635B">
        <w:rPr>
          <w:rFonts w:ascii="Courier" w:hAnsi="Courier" w:hint="eastAsia"/>
          <w:sz w:val="21"/>
          <w:szCs w:val="21"/>
        </w:rPr>
        <w:t>dj</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je</w:t>
      </w:r>
      <w:r w:rsidRPr="00B6635B">
        <w:rPr>
          <w:rFonts w:ascii="Courier" w:hAnsi="Courier"/>
          <w:sz w:val="21"/>
          <w:szCs w:val="21"/>
        </w:rPr>
        <w:t>&gt;</w:t>
      </w:r>
      <w:r w:rsidRPr="00B6635B">
        <w:rPr>
          <w:rFonts w:ascii="Courier" w:hAnsi="Courier" w:hint="eastAsia"/>
          <w:sz w:val="21"/>
          <w:szCs w:val="21"/>
        </w:rPr>
        <w:t>金额</w:t>
      </w:r>
      <w:r w:rsidRPr="00B6635B">
        <w:rPr>
          <w:rFonts w:ascii="Courier" w:hAnsi="Courier"/>
          <w:sz w:val="21"/>
          <w:szCs w:val="21"/>
        </w:rPr>
        <w:t>&lt;/</w:t>
      </w:r>
      <w:r w:rsidRPr="00B6635B">
        <w:rPr>
          <w:rFonts w:ascii="Courier" w:hAnsi="Courier" w:hint="eastAsia"/>
          <w:sz w:val="21"/>
          <w:szCs w:val="21"/>
        </w:rPr>
        <w:t>je</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sl</w:t>
      </w:r>
      <w:r w:rsidRPr="00B6635B">
        <w:rPr>
          <w:rFonts w:ascii="Courier" w:hAnsi="Courier"/>
          <w:sz w:val="21"/>
          <w:szCs w:val="21"/>
        </w:rPr>
        <w:t>&gt;</w:t>
      </w:r>
      <w:r w:rsidRPr="00B6635B">
        <w:rPr>
          <w:rFonts w:ascii="Courier" w:hAnsi="Courier" w:hint="eastAsia"/>
          <w:sz w:val="21"/>
          <w:szCs w:val="21"/>
        </w:rPr>
        <w:t>税率</w:t>
      </w:r>
      <w:r w:rsidRPr="00B6635B">
        <w:rPr>
          <w:rFonts w:ascii="Courier" w:hAnsi="Courier" w:hint="eastAsia"/>
          <w:sz w:val="21"/>
          <w:szCs w:val="21"/>
        </w:rPr>
        <w:t>&lt;/sl</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se</w:t>
      </w:r>
      <w:r w:rsidRPr="00B6635B">
        <w:rPr>
          <w:rFonts w:ascii="Courier" w:hAnsi="Courier"/>
          <w:sz w:val="21"/>
          <w:szCs w:val="21"/>
        </w:rPr>
        <w:t>&gt;</w:t>
      </w:r>
      <w:r w:rsidRPr="00B6635B">
        <w:rPr>
          <w:rFonts w:ascii="Courier" w:hAnsi="Courier" w:hint="eastAsia"/>
          <w:sz w:val="21"/>
          <w:szCs w:val="21"/>
        </w:rPr>
        <w:t>税额</w:t>
      </w:r>
      <w:r w:rsidRPr="00B6635B">
        <w:rPr>
          <w:rFonts w:ascii="Courier" w:hAnsi="Courier"/>
          <w:sz w:val="21"/>
          <w:szCs w:val="21"/>
        </w:rPr>
        <w:t>&lt;/</w:t>
      </w:r>
      <w:r w:rsidRPr="00B6635B">
        <w:rPr>
          <w:rFonts w:ascii="Courier" w:hAnsi="Courier" w:hint="eastAsia"/>
          <w:sz w:val="21"/>
          <w:szCs w:val="21"/>
        </w:rPr>
        <w:t>se</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hsbz</w:t>
      </w:r>
      <w:r w:rsidRPr="00B6635B">
        <w:rPr>
          <w:rFonts w:ascii="Courier" w:hAnsi="Courier"/>
          <w:sz w:val="21"/>
          <w:szCs w:val="21"/>
        </w:rPr>
        <w:t>&gt;</w:t>
      </w:r>
      <w:r w:rsidRPr="00B6635B">
        <w:rPr>
          <w:rFonts w:ascii="Courier" w:hAnsi="Courier" w:hint="eastAsia"/>
          <w:sz w:val="21"/>
          <w:szCs w:val="21"/>
        </w:rPr>
        <w:t>含税标志</w:t>
      </w:r>
      <w:r w:rsidRPr="00B6635B">
        <w:rPr>
          <w:rFonts w:ascii="Courier" w:hAnsi="Courier"/>
          <w:sz w:val="21"/>
          <w:szCs w:val="21"/>
        </w:rPr>
        <w:t>&lt;/</w:t>
      </w:r>
      <w:r w:rsidRPr="00B6635B">
        <w:rPr>
          <w:rFonts w:ascii="Courier" w:hAnsi="Courier" w:hint="eastAsia"/>
          <w:sz w:val="21"/>
          <w:szCs w:val="21"/>
        </w:rPr>
        <w:t>hsbz</w:t>
      </w:r>
      <w:r w:rsidRPr="00B6635B">
        <w:rPr>
          <w:rFonts w:ascii="Courier" w:hAnsi="Courier"/>
          <w:sz w:val="21"/>
          <w:szCs w:val="21"/>
        </w:rPr>
        <w:t>&gt;</w:t>
      </w:r>
    </w:p>
    <w:p w:rsidR="0031503D" w:rsidRPr="00B6635B" w:rsidRDefault="0031503D" w:rsidP="0031503D">
      <w:pPr>
        <w:pStyle w:val="ab"/>
        <w:spacing w:line="240" w:lineRule="auto"/>
        <w:ind w:leftChars="54" w:firstLineChars="500" w:firstLine="1050"/>
        <w:rPr>
          <w:rFonts w:ascii="Courier" w:hAnsi="Courier"/>
          <w:sz w:val="21"/>
          <w:szCs w:val="21"/>
        </w:rPr>
      </w:pPr>
      <w:ins w:id="61" w:author="zjg" w:date="2016-05-17T16:36:00Z">
        <w:r w:rsidRPr="00B6635B">
          <w:rPr>
            <w:rFonts w:ascii="Courier" w:hAnsi="Courier" w:hint="eastAsia"/>
            <w:sz w:val="21"/>
            <w:szCs w:val="21"/>
          </w:rPr>
          <w:t>&lt;spbm&gt;</w:t>
        </w:r>
        <w:r w:rsidRPr="00B6635B">
          <w:rPr>
            <w:rFonts w:ascii="Courier" w:hAnsi="Courier" w:hint="eastAsia"/>
            <w:sz w:val="21"/>
            <w:szCs w:val="21"/>
          </w:rPr>
          <w:t>商品编码</w:t>
        </w:r>
        <w:r w:rsidRPr="00B6635B">
          <w:rPr>
            <w:rFonts w:ascii="Courier" w:hAnsi="Courier" w:hint="eastAsia"/>
            <w:sz w:val="21"/>
            <w:szCs w:val="21"/>
          </w:rPr>
          <w:t>&lt;/spbm&gt;</w:t>
        </w:r>
      </w:ins>
    </w:p>
    <w:p w:rsidR="0031503D" w:rsidRPr="00B6635B" w:rsidRDefault="0031503D" w:rsidP="0031503D">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r w:rsidRPr="00B6635B">
        <w:rPr>
          <w:rFonts w:ascii="Courier" w:hAnsi="Courier" w:hint="eastAsia"/>
          <w:sz w:val="21"/>
          <w:szCs w:val="21"/>
          <w:u w:val="single"/>
        </w:rPr>
        <w:t>纳税人自行编码</w:t>
      </w: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p>
    <w:p w:rsidR="0031503D" w:rsidRPr="00B6635B" w:rsidRDefault="0031503D" w:rsidP="0031503D">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r w:rsidRPr="00B6635B">
        <w:rPr>
          <w:rFonts w:ascii="Courier" w:hAnsi="Courier" w:hint="eastAsia"/>
          <w:sz w:val="21"/>
          <w:szCs w:val="21"/>
          <w:u w:val="single"/>
        </w:rPr>
        <w:t>优惠政策标识</w:t>
      </w: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p>
    <w:p w:rsidR="0031503D" w:rsidRPr="00B6635B" w:rsidRDefault="0031503D" w:rsidP="0031503D">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r w:rsidRPr="00B6635B">
        <w:rPr>
          <w:rFonts w:ascii="Courier" w:hAnsi="Courier" w:hint="eastAsia"/>
          <w:sz w:val="21"/>
          <w:szCs w:val="21"/>
          <w:u w:val="single"/>
        </w:rPr>
        <w:t>零税率标识</w:t>
      </w: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p>
    <w:p w:rsidR="0031503D" w:rsidRPr="00B6635B" w:rsidRDefault="0031503D" w:rsidP="0031503D">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r w:rsidRPr="00B6635B">
        <w:rPr>
          <w:rFonts w:ascii="Courier" w:hAnsi="Courier" w:hint="eastAsia"/>
          <w:sz w:val="21"/>
          <w:szCs w:val="21"/>
          <w:u w:val="single"/>
        </w:rPr>
        <w:t>增值税特殊管理</w:t>
      </w: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p>
    <w:p w:rsidR="0031503D" w:rsidRPr="00B6635B" w:rsidRDefault="0031503D" w:rsidP="0031503D">
      <w:pPr>
        <w:pStyle w:val="ab"/>
        <w:spacing w:line="240" w:lineRule="auto"/>
        <w:ind w:leftChars="54" w:firstLineChars="400" w:firstLine="840"/>
        <w:rPr>
          <w:rFonts w:ascii="Courier" w:hAnsi="Courier"/>
          <w:sz w:val="21"/>
          <w:szCs w:val="21"/>
        </w:rPr>
      </w:pPr>
      <w:r w:rsidRPr="00B6635B">
        <w:rPr>
          <w:rFonts w:ascii="Courier" w:hAnsi="Courier" w:hint="eastAsia"/>
          <w:sz w:val="21"/>
          <w:szCs w:val="21"/>
        </w:rPr>
        <w:t>&lt;/group&gt;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fyxm</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r w:rsidRPr="00B6635B">
        <w:rPr>
          <w:rFonts w:ascii="Courier" w:hAnsi="Courier" w:hint="eastAsia"/>
          <w:sz w:val="21"/>
          <w:szCs w:val="21"/>
        </w:rPr>
        <w:t>合计金额</w:t>
      </w: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r w:rsidRPr="00B6635B">
        <w:rPr>
          <w:rFonts w:ascii="Courier" w:hAnsi="Courier" w:hint="eastAsia"/>
          <w:sz w:val="21"/>
          <w:szCs w:val="21"/>
        </w:rPr>
        <w:t>合计税额</w:t>
      </w: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r w:rsidRPr="00B6635B">
        <w:rPr>
          <w:rFonts w:ascii="Courier" w:hAnsi="Courier" w:hint="eastAsia"/>
          <w:sz w:val="21"/>
          <w:szCs w:val="21"/>
        </w:rPr>
        <w:t>价税合计</w:t>
      </w: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p>
    <w:p w:rsidR="0031503D" w:rsidRPr="00B6635B" w:rsidRDefault="0031503D" w:rsidP="0031503D">
      <w:pPr>
        <w:pStyle w:val="ab"/>
        <w:ind w:firstLineChars="200"/>
        <w:rPr>
          <w:rFonts w:ascii="Courier" w:hAnsi="Courier"/>
          <w:sz w:val="21"/>
          <w:szCs w:val="21"/>
          <w:u w:val="single"/>
        </w:rPr>
      </w:pPr>
      <w:r w:rsidRPr="00B6635B">
        <w:rPr>
          <w:rFonts w:ascii="Courier" w:hAnsi="Courier" w:hint="eastAsia"/>
          <w:sz w:val="21"/>
          <w:szCs w:val="21"/>
        </w:rPr>
        <w:t xml:space="preserve">  </w:t>
      </w:r>
      <w:r w:rsidRPr="00B6635B">
        <w:rPr>
          <w:rFonts w:ascii="Courier" w:hAnsi="Courier" w:hint="eastAsia"/>
          <w:sz w:val="21"/>
          <w:szCs w:val="21"/>
          <w:u w:val="single"/>
        </w:rPr>
        <w:t>&lt;kce&gt;</w:t>
      </w:r>
      <w:r w:rsidRPr="00B6635B">
        <w:rPr>
          <w:rFonts w:ascii="Courier" w:hAnsi="Courier" w:hint="eastAsia"/>
          <w:sz w:val="21"/>
          <w:szCs w:val="21"/>
          <w:u w:val="single"/>
        </w:rPr>
        <w:t>差额征税扣除额</w:t>
      </w:r>
      <w:r w:rsidRPr="00B6635B">
        <w:rPr>
          <w:rFonts w:ascii="Courier" w:hAnsi="Courier" w:hint="eastAsia"/>
          <w:sz w:val="21"/>
          <w:szCs w:val="21"/>
          <w:u w:val="single"/>
        </w:rPr>
        <w:t>&lt;/kce&gt;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bz</w:t>
      </w:r>
      <w:r w:rsidRPr="00B6635B">
        <w:rPr>
          <w:rFonts w:ascii="Courier" w:hAnsi="Courier"/>
          <w:sz w:val="21"/>
          <w:szCs w:val="21"/>
        </w:rPr>
        <w:t>&gt;</w:t>
      </w:r>
      <w:r w:rsidRPr="00B6635B">
        <w:rPr>
          <w:rFonts w:ascii="Courier" w:hAnsi="Courier" w:hint="eastAsia"/>
          <w:sz w:val="21"/>
          <w:szCs w:val="21"/>
        </w:rPr>
        <w:t>备注</w:t>
      </w:r>
      <w:r w:rsidRPr="00B6635B">
        <w:rPr>
          <w:rFonts w:ascii="Courier" w:hAnsi="Courier"/>
          <w:sz w:val="21"/>
          <w:szCs w:val="21"/>
        </w:rPr>
        <w:t>&lt;/</w:t>
      </w:r>
      <w:r w:rsidRPr="00B6635B">
        <w:rPr>
          <w:rFonts w:ascii="Courier" w:hAnsi="Courier" w:hint="eastAsia"/>
          <w:sz w:val="21"/>
          <w:szCs w:val="21"/>
        </w:rPr>
        <w:t>bz</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skr</w:t>
      </w:r>
      <w:r w:rsidRPr="00B6635B">
        <w:rPr>
          <w:rFonts w:ascii="Courier" w:hAnsi="Courier"/>
          <w:sz w:val="21"/>
          <w:szCs w:val="21"/>
        </w:rPr>
        <w:t>&gt;</w:t>
      </w:r>
      <w:r w:rsidRPr="00B6635B">
        <w:rPr>
          <w:rFonts w:ascii="Courier" w:hAnsi="Courier" w:hint="eastAsia"/>
          <w:sz w:val="21"/>
          <w:szCs w:val="21"/>
        </w:rPr>
        <w:t>收款人</w:t>
      </w:r>
      <w:r w:rsidRPr="00B6635B">
        <w:rPr>
          <w:rFonts w:ascii="Courier" w:hAnsi="Courier"/>
          <w:sz w:val="21"/>
          <w:szCs w:val="21"/>
        </w:rPr>
        <w:t>&lt;/</w:t>
      </w:r>
      <w:r w:rsidRPr="00B6635B">
        <w:rPr>
          <w:rFonts w:ascii="Courier" w:hAnsi="Courier" w:hint="eastAsia"/>
          <w:sz w:val="21"/>
          <w:szCs w:val="21"/>
        </w:rPr>
        <w:t>skr</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fhr</w:t>
      </w:r>
      <w:r w:rsidRPr="00B6635B">
        <w:rPr>
          <w:rFonts w:ascii="Courier" w:hAnsi="Courier"/>
          <w:sz w:val="21"/>
          <w:szCs w:val="21"/>
        </w:rPr>
        <w:t>&gt;</w:t>
      </w:r>
      <w:r w:rsidRPr="00B6635B">
        <w:rPr>
          <w:rFonts w:ascii="Courier" w:hAnsi="Courier" w:hint="eastAsia"/>
          <w:sz w:val="21"/>
          <w:szCs w:val="21"/>
        </w:rPr>
        <w:t>复核人</w:t>
      </w:r>
      <w:r w:rsidRPr="00B6635B">
        <w:rPr>
          <w:rFonts w:ascii="Courier" w:hAnsi="Courier"/>
          <w:sz w:val="21"/>
          <w:szCs w:val="21"/>
        </w:rPr>
        <w:t>&lt;/</w:t>
      </w:r>
      <w:r w:rsidRPr="00B6635B">
        <w:rPr>
          <w:rFonts w:ascii="Courier" w:hAnsi="Courier" w:hint="eastAsia"/>
          <w:sz w:val="21"/>
          <w:szCs w:val="21"/>
        </w:rPr>
        <w:t>fhr</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kpr</w:t>
      </w:r>
      <w:r w:rsidRPr="00B6635B">
        <w:rPr>
          <w:rFonts w:ascii="Courier" w:hAnsi="Courier"/>
          <w:sz w:val="21"/>
          <w:szCs w:val="21"/>
        </w:rPr>
        <w:t>&gt;</w:t>
      </w:r>
      <w:r w:rsidRPr="00B6635B">
        <w:rPr>
          <w:rFonts w:ascii="Courier" w:hAnsi="Courier" w:hint="eastAsia"/>
          <w:sz w:val="21"/>
          <w:szCs w:val="21"/>
        </w:rPr>
        <w:t>开票人</w:t>
      </w:r>
      <w:r w:rsidRPr="00B6635B">
        <w:rPr>
          <w:rFonts w:ascii="Courier" w:hAnsi="Courier"/>
          <w:sz w:val="21"/>
          <w:szCs w:val="21"/>
        </w:rPr>
        <w:t>&lt;/</w:t>
      </w:r>
      <w:r w:rsidRPr="00B6635B">
        <w:rPr>
          <w:rFonts w:ascii="Courier" w:hAnsi="Courier" w:hint="eastAsia"/>
          <w:sz w:val="21"/>
          <w:szCs w:val="21"/>
        </w:rPr>
        <w:t>kpr</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hint="eastAsia"/>
          <w:sz w:val="21"/>
          <w:szCs w:val="21"/>
        </w:rPr>
        <w:t>&lt;tzdbh&gt;</w:t>
      </w:r>
      <w:r w:rsidRPr="00B6635B">
        <w:rPr>
          <w:rFonts w:ascii="Courier" w:hAnsi="Courier" w:hint="eastAsia"/>
          <w:sz w:val="21"/>
          <w:szCs w:val="21"/>
        </w:rPr>
        <w:t>信息表编号</w:t>
      </w:r>
      <w:r w:rsidRPr="00B6635B">
        <w:rPr>
          <w:rFonts w:ascii="Courier" w:hAnsi="Courier" w:hint="eastAsia"/>
          <w:sz w:val="21"/>
          <w:szCs w:val="21"/>
        </w:rPr>
        <w:t>&lt;/tzdbh&gt;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yfpdm</w:t>
      </w:r>
      <w:r w:rsidRPr="00B6635B">
        <w:rPr>
          <w:rFonts w:ascii="Courier" w:hAnsi="Courier"/>
          <w:sz w:val="21"/>
          <w:szCs w:val="21"/>
        </w:rPr>
        <w:t>&gt;</w:t>
      </w:r>
      <w:r w:rsidRPr="00B6635B">
        <w:rPr>
          <w:rFonts w:ascii="Courier" w:hAnsi="Courier" w:hint="eastAsia"/>
          <w:sz w:val="21"/>
          <w:szCs w:val="21"/>
        </w:rPr>
        <w:t>原发票代码</w:t>
      </w:r>
      <w:r w:rsidRPr="00B6635B">
        <w:rPr>
          <w:rFonts w:ascii="Courier" w:hAnsi="Courier"/>
          <w:sz w:val="21"/>
          <w:szCs w:val="21"/>
        </w:rPr>
        <w:t>&lt;/</w:t>
      </w:r>
      <w:r w:rsidRPr="00B6635B">
        <w:rPr>
          <w:rFonts w:ascii="Courier" w:hAnsi="Courier" w:hint="eastAsia"/>
          <w:sz w:val="21"/>
          <w:szCs w:val="21"/>
        </w:rPr>
        <w:t>yfpdm</w:t>
      </w:r>
      <w:r w:rsidRPr="00B6635B">
        <w:rPr>
          <w:rFonts w:ascii="Courier" w:hAnsi="Courier"/>
          <w:sz w:val="21"/>
          <w:szCs w:val="21"/>
        </w:rPr>
        <w:t>&gt;</w:t>
      </w:r>
    </w:p>
    <w:p w:rsidR="0031503D" w:rsidRPr="00B6635B" w:rsidRDefault="0031503D" w:rsidP="0031503D">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yfphm</w:t>
      </w:r>
      <w:r w:rsidRPr="00B6635B">
        <w:rPr>
          <w:rFonts w:ascii="Courier" w:hAnsi="Courier"/>
          <w:sz w:val="21"/>
          <w:szCs w:val="21"/>
        </w:rPr>
        <w:t>&gt;</w:t>
      </w:r>
      <w:r w:rsidRPr="00B6635B">
        <w:rPr>
          <w:rFonts w:ascii="Courier" w:hAnsi="Courier" w:hint="eastAsia"/>
          <w:sz w:val="21"/>
          <w:szCs w:val="21"/>
        </w:rPr>
        <w:t>原发票号码</w:t>
      </w:r>
      <w:r w:rsidRPr="00B6635B">
        <w:rPr>
          <w:rFonts w:ascii="Courier" w:hAnsi="Courier"/>
          <w:sz w:val="21"/>
          <w:szCs w:val="21"/>
        </w:rPr>
        <w:t>&lt;/</w:t>
      </w:r>
      <w:r w:rsidRPr="00B6635B">
        <w:rPr>
          <w:rFonts w:ascii="Courier" w:hAnsi="Courier" w:hint="eastAsia"/>
          <w:sz w:val="21"/>
          <w:szCs w:val="21"/>
        </w:rPr>
        <w:t>yfphm</w:t>
      </w:r>
      <w:r w:rsidRPr="00B6635B">
        <w:rPr>
          <w:rFonts w:ascii="Courier" w:hAnsi="Courier"/>
          <w:sz w:val="21"/>
          <w:szCs w:val="21"/>
        </w:rPr>
        <w:t>&gt;</w:t>
      </w:r>
    </w:p>
    <w:p w:rsidR="0031503D" w:rsidRPr="00B6635B" w:rsidRDefault="0031503D" w:rsidP="0031503D">
      <w:pPr>
        <w:pStyle w:val="ab"/>
        <w:spacing w:line="240" w:lineRule="auto"/>
        <w:rPr>
          <w:rFonts w:ascii="Courier" w:hAnsi="Courier"/>
          <w:sz w:val="21"/>
          <w:szCs w:val="21"/>
        </w:rPr>
      </w:pPr>
      <w:r w:rsidRPr="00B6635B">
        <w:rPr>
          <w:rFonts w:ascii="Courier" w:hAnsi="Courier"/>
          <w:sz w:val="21"/>
          <w:szCs w:val="21"/>
        </w:rPr>
        <w:t>&lt;/body&gt;</w:t>
      </w:r>
    </w:p>
    <w:p w:rsidR="0031503D" w:rsidRPr="00B6635B" w:rsidRDefault="0031503D" w:rsidP="0031503D">
      <w:pPr>
        <w:spacing w:line="360" w:lineRule="auto"/>
        <w:jc w:val="left"/>
        <w:rPr>
          <w:rFonts w:ascii="宋体" w:hAnsi="宋体"/>
          <w:b/>
          <w:sz w:val="24"/>
          <w:szCs w:val="21"/>
        </w:rPr>
      </w:pPr>
      <w:r w:rsidRPr="00B6635B">
        <w:rPr>
          <w:rFonts w:ascii="Courier" w:hAnsi="Courier"/>
          <w:szCs w:val="21"/>
        </w:rPr>
        <w:t>&lt;/business&gt;</w:t>
      </w:r>
      <w:r w:rsidRPr="00B6635B">
        <w:rPr>
          <w:rFonts w:ascii="宋体" w:hAnsi="宋体" w:hint="eastAsia"/>
          <w:b/>
          <w:sz w:val="24"/>
          <w:szCs w:val="21"/>
        </w:rPr>
        <w:t>参数说明：</w:t>
      </w:r>
    </w:p>
    <w:tbl>
      <w:tblPr>
        <w:tblW w:w="907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560"/>
        <w:gridCol w:w="1984"/>
        <w:gridCol w:w="851"/>
        <w:gridCol w:w="567"/>
        <w:gridCol w:w="3260"/>
      </w:tblGrid>
      <w:tr w:rsidR="0031503D" w:rsidRPr="00B6635B" w:rsidTr="00E34633">
        <w:trPr>
          <w:trHeight w:val="454"/>
        </w:trPr>
        <w:tc>
          <w:tcPr>
            <w:tcW w:w="851" w:type="dxa"/>
            <w:shd w:val="clear" w:color="auto" w:fill="D9D9D9"/>
            <w:vAlign w:val="center"/>
          </w:tcPr>
          <w:p w:rsidR="0031503D" w:rsidRPr="00B6635B" w:rsidRDefault="0031503D" w:rsidP="00BE3334">
            <w:pPr>
              <w:jc w:val="center"/>
              <w:rPr>
                <w:rFonts w:ascii="宋体" w:hAnsi="宋体"/>
                <w:sz w:val="24"/>
                <w:szCs w:val="24"/>
              </w:rPr>
            </w:pPr>
            <w:r w:rsidRPr="00B6635B">
              <w:rPr>
                <w:rFonts w:ascii="宋体" w:hAnsi="宋体"/>
                <w:sz w:val="24"/>
                <w:szCs w:val="24"/>
              </w:rPr>
              <w:t>索引</w:t>
            </w:r>
          </w:p>
        </w:tc>
        <w:tc>
          <w:tcPr>
            <w:tcW w:w="1560" w:type="dxa"/>
            <w:shd w:val="clear" w:color="auto" w:fill="D9D9D9"/>
            <w:vAlign w:val="center"/>
          </w:tcPr>
          <w:p w:rsidR="0031503D" w:rsidRPr="00B6635B" w:rsidRDefault="0031503D" w:rsidP="00BE3334">
            <w:pPr>
              <w:rPr>
                <w:rFonts w:ascii="宋体" w:hAnsi="宋体"/>
                <w:sz w:val="24"/>
                <w:szCs w:val="24"/>
              </w:rPr>
            </w:pPr>
            <w:r w:rsidRPr="00B6635B">
              <w:rPr>
                <w:rFonts w:ascii="宋体" w:hAnsi="宋体"/>
                <w:sz w:val="24"/>
                <w:szCs w:val="24"/>
              </w:rPr>
              <w:t>ID</w:t>
            </w:r>
          </w:p>
        </w:tc>
        <w:tc>
          <w:tcPr>
            <w:tcW w:w="1984" w:type="dxa"/>
            <w:shd w:val="clear" w:color="auto" w:fill="D9D9D9"/>
            <w:vAlign w:val="center"/>
          </w:tcPr>
          <w:p w:rsidR="0031503D" w:rsidRPr="00B6635B" w:rsidRDefault="0031503D" w:rsidP="00BE3334">
            <w:pPr>
              <w:rPr>
                <w:rFonts w:ascii="宋体" w:hAnsi="宋体"/>
                <w:sz w:val="24"/>
                <w:szCs w:val="24"/>
              </w:rPr>
            </w:pPr>
            <w:r w:rsidRPr="00B6635B">
              <w:rPr>
                <w:rFonts w:ascii="宋体" w:hAnsi="宋体"/>
                <w:sz w:val="24"/>
                <w:szCs w:val="24"/>
              </w:rPr>
              <w:t>名称</w:t>
            </w:r>
          </w:p>
        </w:tc>
        <w:tc>
          <w:tcPr>
            <w:tcW w:w="851" w:type="dxa"/>
            <w:shd w:val="clear" w:color="auto" w:fill="D9D9D9"/>
            <w:vAlign w:val="center"/>
          </w:tcPr>
          <w:p w:rsidR="0031503D" w:rsidRPr="00B6635B" w:rsidRDefault="0031503D" w:rsidP="00BE3334">
            <w:pPr>
              <w:rPr>
                <w:rFonts w:ascii="宋体" w:hAnsi="宋体"/>
                <w:sz w:val="24"/>
                <w:szCs w:val="24"/>
              </w:rPr>
            </w:pPr>
            <w:r w:rsidRPr="00B6635B">
              <w:rPr>
                <w:rFonts w:ascii="宋体" w:hAnsi="宋体"/>
                <w:sz w:val="24"/>
                <w:szCs w:val="24"/>
              </w:rPr>
              <w:t>长度</w:t>
            </w:r>
          </w:p>
        </w:tc>
        <w:tc>
          <w:tcPr>
            <w:tcW w:w="567" w:type="dxa"/>
            <w:shd w:val="clear" w:color="auto" w:fill="D9D9D9"/>
            <w:vAlign w:val="center"/>
          </w:tcPr>
          <w:p w:rsidR="0031503D" w:rsidRPr="00B6635B" w:rsidRDefault="0031503D" w:rsidP="00BE3334">
            <w:pPr>
              <w:rPr>
                <w:rFonts w:ascii="宋体" w:hAnsi="宋体"/>
                <w:sz w:val="24"/>
                <w:szCs w:val="24"/>
              </w:rPr>
            </w:pPr>
            <w:r w:rsidRPr="00B6635B">
              <w:rPr>
                <w:rFonts w:ascii="宋体" w:hAnsi="宋体"/>
                <w:sz w:val="24"/>
                <w:szCs w:val="24"/>
              </w:rPr>
              <w:t>必须</w:t>
            </w:r>
          </w:p>
        </w:tc>
        <w:tc>
          <w:tcPr>
            <w:tcW w:w="3260" w:type="dxa"/>
            <w:shd w:val="clear" w:color="auto" w:fill="D9D9D9"/>
            <w:vAlign w:val="center"/>
          </w:tcPr>
          <w:p w:rsidR="0031503D" w:rsidRPr="00B6635B" w:rsidRDefault="0031503D" w:rsidP="00BE3334">
            <w:pPr>
              <w:rPr>
                <w:rFonts w:ascii="宋体" w:hAnsi="宋体"/>
                <w:sz w:val="24"/>
                <w:szCs w:val="24"/>
              </w:rPr>
            </w:pPr>
            <w:r w:rsidRPr="00B6635B">
              <w:rPr>
                <w:rFonts w:ascii="宋体" w:hAnsi="宋体"/>
                <w:sz w:val="24"/>
                <w:szCs w:val="24"/>
              </w:rPr>
              <w:t>说明</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id</w:t>
            </w:r>
          </w:p>
        </w:tc>
        <w:tc>
          <w:tcPr>
            <w:tcW w:w="1984" w:type="dxa"/>
          </w:tcPr>
          <w:p w:rsidR="0031503D" w:rsidRPr="00B6635B" w:rsidRDefault="0031503D" w:rsidP="00BE3334">
            <w:pPr>
              <w:rPr>
                <w:rFonts w:ascii="Courier" w:hAnsi="Courier"/>
                <w:sz w:val="24"/>
                <w:szCs w:val="24"/>
              </w:rPr>
            </w:pPr>
            <w:r w:rsidRPr="00B6635B">
              <w:rPr>
                <w:rFonts w:ascii="宋体" w:hAnsi="宋体" w:hint="eastAsia"/>
                <w:sz w:val="24"/>
                <w:szCs w:val="24"/>
              </w:rPr>
              <w:t>交易编号</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5</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sz w:val="24"/>
                <w:szCs w:val="24"/>
              </w:rPr>
            </w:pPr>
            <w:r w:rsidRPr="00B6635B">
              <w:rPr>
                <w:rFonts w:ascii="宋体" w:hAnsi="宋体" w:hint="eastAsia"/>
                <w:sz w:val="24"/>
                <w:szCs w:val="24"/>
              </w:rPr>
              <w:t>10008</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comment</w:t>
            </w:r>
          </w:p>
        </w:tc>
        <w:tc>
          <w:tcPr>
            <w:tcW w:w="1984" w:type="dxa"/>
          </w:tcPr>
          <w:p w:rsidR="0031503D" w:rsidRPr="00B6635B" w:rsidRDefault="0031503D" w:rsidP="00BE3334">
            <w:pPr>
              <w:rPr>
                <w:rFonts w:ascii="Courier" w:hAnsi="Courier"/>
                <w:sz w:val="24"/>
                <w:szCs w:val="24"/>
              </w:rPr>
            </w:pPr>
            <w:r w:rsidRPr="00B6635B">
              <w:rPr>
                <w:rFonts w:ascii="宋体" w:hAnsi="宋体" w:hint="eastAsia"/>
                <w:sz w:val="24"/>
                <w:szCs w:val="24"/>
              </w:rPr>
              <w:t>交易描述</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8</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sz w:val="24"/>
                <w:szCs w:val="24"/>
              </w:rPr>
            </w:pPr>
            <w:r w:rsidRPr="00B6635B">
              <w:rPr>
                <w:rFonts w:ascii="Courier" w:hAnsi="Courier" w:hint="eastAsia"/>
                <w:sz w:val="24"/>
                <w:szCs w:val="24"/>
              </w:rPr>
              <w:t>发票开具</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yylxdm</w:t>
            </w:r>
          </w:p>
        </w:tc>
        <w:tc>
          <w:tcPr>
            <w:tcW w:w="1984" w:type="dxa"/>
          </w:tcPr>
          <w:p w:rsidR="0031503D" w:rsidRPr="00B6635B" w:rsidRDefault="0031503D" w:rsidP="00BE3334">
            <w:pPr>
              <w:rPr>
                <w:rFonts w:ascii="Courier" w:hAnsi="Courier"/>
                <w:sz w:val="24"/>
                <w:szCs w:val="24"/>
              </w:rPr>
            </w:pPr>
            <w:r w:rsidRPr="00B6635B">
              <w:rPr>
                <w:rFonts w:ascii="宋体" w:hAnsi="宋体" w:hint="eastAsia"/>
                <w:sz w:val="24"/>
                <w:szCs w:val="24"/>
              </w:rPr>
              <w:t>应用类型代码</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1</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sz w:val="24"/>
                <w:szCs w:val="24"/>
              </w:rPr>
            </w:pPr>
            <w:r w:rsidRPr="00B6635B">
              <w:rPr>
                <w:rFonts w:ascii="宋体" w:hAnsi="宋体" w:hint="eastAsia"/>
                <w:sz w:val="24"/>
                <w:szCs w:val="24"/>
              </w:rPr>
              <w:t>固定为“1”表示国税</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kpzdbs</w:t>
            </w:r>
          </w:p>
        </w:tc>
        <w:tc>
          <w:tcPr>
            <w:tcW w:w="1984" w:type="dxa"/>
          </w:tcPr>
          <w:p w:rsidR="0031503D" w:rsidRPr="00B6635B" w:rsidRDefault="0031503D" w:rsidP="00BE3334">
            <w:pPr>
              <w:rPr>
                <w:rFonts w:ascii="Courier" w:hAnsi="Courier"/>
                <w:sz w:val="24"/>
                <w:szCs w:val="24"/>
              </w:rPr>
            </w:pPr>
            <w:r w:rsidRPr="00B6635B">
              <w:rPr>
                <w:rFonts w:ascii="宋体" w:hAnsi="宋体" w:hint="eastAsia"/>
                <w:sz w:val="24"/>
                <w:szCs w:val="24"/>
              </w:rPr>
              <w:t>开票终端标识</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30</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sz w:val="24"/>
                <w:szCs w:val="24"/>
              </w:rPr>
            </w:pPr>
            <w:r w:rsidRPr="00B6635B">
              <w:rPr>
                <w:rFonts w:ascii="宋体" w:hAnsi="宋体" w:hint="eastAsia"/>
                <w:sz w:val="24"/>
                <w:szCs w:val="24"/>
              </w:rPr>
              <w:t>开票终端唯一性标识</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fplxdm</w:t>
            </w:r>
          </w:p>
        </w:tc>
        <w:tc>
          <w:tcPr>
            <w:tcW w:w="1984" w:type="dxa"/>
          </w:tcPr>
          <w:p w:rsidR="0031503D" w:rsidRPr="00B6635B" w:rsidRDefault="0031503D" w:rsidP="00BE3334">
            <w:pPr>
              <w:rPr>
                <w:rFonts w:ascii="Courier" w:hAnsi="Courier"/>
                <w:sz w:val="24"/>
                <w:szCs w:val="24"/>
              </w:rPr>
            </w:pPr>
            <w:r w:rsidRPr="00B6635B">
              <w:rPr>
                <w:rFonts w:ascii="宋体" w:hAnsi="宋体" w:hint="eastAsia"/>
                <w:sz w:val="24"/>
                <w:szCs w:val="24"/>
              </w:rPr>
              <w:t>发票类型代码</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3</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sz w:val="24"/>
                <w:szCs w:val="24"/>
              </w:rPr>
            </w:pPr>
            <w:r w:rsidRPr="00B6635B">
              <w:rPr>
                <w:rFonts w:ascii="宋体" w:hAnsi="宋体" w:hint="eastAsia"/>
                <w:sz w:val="24"/>
                <w:szCs w:val="24"/>
              </w:rPr>
              <w:t>007</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Courier" w:hAnsi="Courier"/>
                <w:szCs w:val="21"/>
              </w:rPr>
              <w:t>fpqqlsh</w:t>
            </w:r>
          </w:p>
        </w:tc>
        <w:tc>
          <w:tcPr>
            <w:tcW w:w="1984" w:type="dxa"/>
          </w:tcPr>
          <w:p w:rsidR="0031503D" w:rsidRPr="00B6635B" w:rsidRDefault="0031503D" w:rsidP="00BE3334">
            <w:pPr>
              <w:rPr>
                <w:rFonts w:ascii="Courier" w:hAnsi="Courier"/>
                <w:sz w:val="24"/>
                <w:szCs w:val="24"/>
              </w:rPr>
            </w:pPr>
            <w:r w:rsidRPr="00B6635B">
              <w:rPr>
                <w:rFonts w:ascii="Courier" w:hAnsi="Courier" w:hint="eastAsia"/>
                <w:szCs w:val="21"/>
              </w:rPr>
              <w:t>发票请求流水号</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100</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Pr>
          <w:p w:rsidR="0031503D" w:rsidRPr="00B6635B" w:rsidRDefault="001735B1" w:rsidP="00817A1B">
            <w:pPr>
              <w:rPr>
                <w:rFonts w:ascii="宋体" w:hAnsi="宋体"/>
                <w:sz w:val="24"/>
              </w:rPr>
            </w:pPr>
            <w:r>
              <w:rPr>
                <w:rFonts w:ascii="宋体" w:hAnsi="宋体" w:hint="eastAsia"/>
                <w:sz w:val="24"/>
              </w:rPr>
              <w:t>一张发票唯一标识,税控服务器校验重复开票的依据，如果相同的请求流水号重复请求，可以根据</w:t>
            </w:r>
            <w:r w:rsidRPr="00AF69EB">
              <w:rPr>
                <w:rFonts w:ascii="宋体" w:hAnsi="宋体"/>
                <w:sz w:val="24"/>
                <w:szCs w:val="24"/>
              </w:rPr>
              <w:t>sys.properties</w:t>
            </w:r>
            <w:r>
              <w:rPr>
                <w:rFonts w:ascii="宋体" w:hAnsi="宋体" w:hint="eastAsia"/>
                <w:sz w:val="24"/>
                <w:szCs w:val="24"/>
              </w:rPr>
              <w:t xml:space="preserve"> 中的isall配置是否返回原发票的全票面</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kplx</w:t>
            </w:r>
          </w:p>
        </w:tc>
        <w:tc>
          <w:tcPr>
            <w:tcW w:w="1984" w:type="dxa"/>
          </w:tcPr>
          <w:p w:rsidR="0031503D" w:rsidRPr="00B6635B" w:rsidRDefault="0031503D" w:rsidP="00BE3334">
            <w:pPr>
              <w:rPr>
                <w:rFonts w:ascii="Courier" w:hAnsi="Courier"/>
                <w:sz w:val="24"/>
                <w:szCs w:val="24"/>
              </w:rPr>
            </w:pPr>
            <w:r w:rsidRPr="00B6635B">
              <w:rPr>
                <w:rFonts w:ascii="Courier" w:hAnsi="Courier" w:hint="eastAsia"/>
                <w:sz w:val="24"/>
                <w:szCs w:val="24"/>
              </w:rPr>
              <w:t>开票类型</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1</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sz w:val="24"/>
                <w:szCs w:val="24"/>
              </w:rPr>
            </w:pPr>
            <w:r w:rsidRPr="00B6635B">
              <w:rPr>
                <w:rFonts w:ascii="宋体" w:hAnsi="宋体" w:hint="eastAsia"/>
                <w:sz w:val="24"/>
                <w:szCs w:val="24"/>
              </w:rPr>
              <w:t>0：正数票开具</w:t>
            </w:r>
          </w:p>
          <w:p w:rsidR="0031503D" w:rsidRPr="00B6635B" w:rsidRDefault="0031503D" w:rsidP="00BE3334">
            <w:pPr>
              <w:rPr>
                <w:rFonts w:ascii="宋体" w:hAnsi="宋体"/>
                <w:sz w:val="24"/>
                <w:szCs w:val="24"/>
              </w:rPr>
            </w:pPr>
            <w:r w:rsidRPr="00B6635B">
              <w:rPr>
                <w:rFonts w:ascii="宋体" w:hAnsi="宋体" w:hint="eastAsia"/>
                <w:sz w:val="24"/>
                <w:szCs w:val="24"/>
              </w:rPr>
              <w:t>1：负数票开具</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tspz</w:t>
            </w:r>
          </w:p>
        </w:tc>
        <w:tc>
          <w:tcPr>
            <w:tcW w:w="1984" w:type="dxa"/>
          </w:tcPr>
          <w:p w:rsidR="0031503D" w:rsidRPr="00B6635B" w:rsidRDefault="0031503D" w:rsidP="00BE3334">
            <w:pPr>
              <w:rPr>
                <w:rFonts w:ascii="宋体" w:hAnsi="宋体"/>
                <w:sz w:val="24"/>
                <w:szCs w:val="24"/>
              </w:rPr>
            </w:pPr>
            <w:r w:rsidRPr="00B6635B">
              <w:rPr>
                <w:rFonts w:ascii="宋体" w:hAnsi="宋体" w:hint="eastAsia"/>
                <w:sz w:val="24"/>
                <w:szCs w:val="24"/>
              </w:rPr>
              <w:t>特殊票种标识</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2</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sz w:val="24"/>
                <w:szCs w:val="24"/>
              </w:rPr>
            </w:pPr>
            <w:r w:rsidRPr="00B6635B">
              <w:rPr>
                <w:rFonts w:ascii="宋体" w:hAnsi="宋体" w:hint="eastAsia"/>
                <w:sz w:val="24"/>
                <w:szCs w:val="24"/>
              </w:rPr>
              <w:t>“</w:t>
            </w:r>
            <w:r w:rsidRPr="00B6635B">
              <w:rPr>
                <w:rFonts w:ascii="宋体" w:hAnsi="宋体"/>
                <w:sz w:val="24"/>
                <w:szCs w:val="24"/>
              </w:rPr>
              <w:t>00</w:t>
            </w:r>
            <w:r w:rsidRPr="00B6635B">
              <w:rPr>
                <w:rFonts w:ascii="宋体" w:hAnsi="宋体" w:hint="eastAsia"/>
                <w:sz w:val="24"/>
                <w:szCs w:val="24"/>
              </w:rPr>
              <w:t>”不是</w:t>
            </w:r>
          </w:p>
          <w:p w:rsidR="0031503D" w:rsidRPr="00B6635B" w:rsidRDefault="0031503D" w:rsidP="00BE3334">
            <w:pPr>
              <w:rPr>
                <w:rFonts w:ascii="宋体" w:hAnsi="宋体"/>
                <w:sz w:val="24"/>
                <w:szCs w:val="24"/>
              </w:rPr>
            </w:pPr>
            <w:r w:rsidRPr="00B6635B">
              <w:rPr>
                <w:rFonts w:ascii="宋体" w:hAnsi="宋体" w:hint="eastAsia"/>
                <w:sz w:val="24"/>
                <w:szCs w:val="24"/>
              </w:rPr>
              <w:t>“</w:t>
            </w:r>
            <w:r w:rsidRPr="00B6635B">
              <w:rPr>
                <w:rFonts w:ascii="宋体" w:hAnsi="宋体"/>
                <w:sz w:val="24"/>
                <w:szCs w:val="24"/>
              </w:rPr>
              <w:t>01</w:t>
            </w:r>
            <w:r w:rsidRPr="00B6635B">
              <w:rPr>
                <w:rFonts w:ascii="宋体" w:hAnsi="宋体" w:hint="eastAsia"/>
                <w:sz w:val="24"/>
                <w:szCs w:val="24"/>
              </w:rPr>
              <w:t>”农产品销售</w:t>
            </w:r>
          </w:p>
          <w:p w:rsidR="0031503D" w:rsidRDefault="0031503D" w:rsidP="00BE3334">
            <w:pPr>
              <w:rPr>
                <w:rFonts w:ascii="宋体" w:hAnsi="宋体"/>
                <w:sz w:val="24"/>
                <w:szCs w:val="24"/>
              </w:rPr>
            </w:pPr>
            <w:r w:rsidRPr="00B6635B">
              <w:rPr>
                <w:rFonts w:ascii="宋体" w:hAnsi="宋体" w:hint="eastAsia"/>
                <w:sz w:val="24"/>
                <w:szCs w:val="24"/>
              </w:rPr>
              <w:t>“</w:t>
            </w:r>
            <w:r w:rsidRPr="00B6635B">
              <w:rPr>
                <w:rFonts w:ascii="宋体" w:hAnsi="宋体"/>
                <w:sz w:val="24"/>
                <w:szCs w:val="24"/>
              </w:rPr>
              <w:t>02</w:t>
            </w:r>
            <w:r w:rsidRPr="00B6635B">
              <w:rPr>
                <w:rFonts w:ascii="宋体" w:hAnsi="宋体" w:hint="eastAsia"/>
                <w:sz w:val="24"/>
                <w:szCs w:val="24"/>
              </w:rPr>
              <w:t>”农产品收购</w:t>
            </w:r>
          </w:p>
          <w:p w:rsidR="008028D6" w:rsidRDefault="008028D6" w:rsidP="008028D6">
            <w:pPr>
              <w:rPr>
                <w:rFonts w:ascii="宋体" w:hAnsi="宋体"/>
                <w:sz w:val="24"/>
                <w:szCs w:val="21"/>
              </w:rPr>
            </w:pPr>
            <w:r>
              <w:rPr>
                <w:rFonts w:ascii="宋体" w:hAnsi="宋体"/>
                <w:sz w:val="24"/>
                <w:szCs w:val="21"/>
              </w:rPr>
              <w:t>“</w:t>
            </w:r>
            <w:r>
              <w:rPr>
                <w:rFonts w:ascii="宋体" w:hAnsi="宋体" w:hint="eastAsia"/>
                <w:sz w:val="24"/>
                <w:szCs w:val="21"/>
              </w:rPr>
              <w:t>06</w:t>
            </w:r>
            <w:r>
              <w:rPr>
                <w:rFonts w:ascii="宋体" w:hAnsi="宋体"/>
                <w:sz w:val="24"/>
                <w:szCs w:val="21"/>
              </w:rPr>
              <w:t>”</w:t>
            </w:r>
            <w:r>
              <w:rPr>
                <w:rFonts w:ascii="宋体" w:hAnsi="宋体" w:hint="eastAsia"/>
                <w:sz w:val="24"/>
                <w:szCs w:val="21"/>
              </w:rPr>
              <w:t>抵扣通行费</w:t>
            </w:r>
          </w:p>
          <w:p w:rsidR="008028D6" w:rsidRDefault="008028D6" w:rsidP="008028D6">
            <w:pPr>
              <w:rPr>
                <w:rFonts w:ascii="宋体" w:hAnsi="宋体"/>
                <w:sz w:val="24"/>
                <w:szCs w:val="21"/>
              </w:rPr>
            </w:pPr>
            <w:r>
              <w:rPr>
                <w:rFonts w:ascii="宋体" w:hAnsi="宋体"/>
                <w:sz w:val="24"/>
                <w:szCs w:val="21"/>
              </w:rPr>
              <w:t>“</w:t>
            </w:r>
            <w:r>
              <w:rPr>
                <w:rFonts w:ascii="宋体" w:hAnsi="宋体" w:hint="eastAsia"/>
                <w:sz w:val="24"/>
                <w:szCs w:val="21"/>
              </w:rPr>
              <w:t>07</w:t>
            </w:r>
            <w:r>
              <w:rPr>
                <w:rFonts w:ascii="宋体" w:hAnsi="宋体"/>
                <w:sz w:val="24"/>
                <w:szCs w:val="21"/>
              </w:rPr>
              <w:t>”</w:t>
            </w:r>
            <w:r>
              <w:rPr>
                <w:rFonts w:ascii="宋体" w:hAnsi="宋体" w:hint="eastAsia"/>
                <w:sz w:val="24"/>
                <w:szCs w:val="21"/>
              </w:rPr>
              <w:t>其它通行费</w:t>
            </w:r>
          </w:p>
          <w:p w:rsidR="00BE43CB" w:rsidRPr="00B6635B" w:rsidRDefault="00D14547" w:rsidP="008028D6">
            <w:pPr>
              <w:rPr>
                <w:rFonts w:ascii="宋体" w:hAnsi="宋体"/>
                <w:sz w:val="24"/>
                <w:szCs w:val="24"/>
              </w:rPr>
            </w:pPr>
            <w:r>
              <w:rPr>
                <w:rFonts w:ascii="宋体" w:hAnsi="宋体" w:hint="eastAsia"/>
                <w:sz w:val="24"/>
                <w:szCs w:val="21"/>
              </w:rPr>
              <w:t>“08”成品油销售</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xhdwsbh</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销货单位识别号</w:t>
            </w:r>
          </w:p>
        </w:tc>
        <w:tc>
          <w:tcPr>
            <w:tcW w:w="851"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20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与税控服务器保持一致</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xhdwmc</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销货单位名称</w:t>
            </w:r>
          </w:p>
        </w:tc>
        <w:tc>
          <w:tcPr>
            <w:tcW w:w="851"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80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与税控服务器保持一致</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xhdwdzdh</w:t>
            </w:r>
          </w:p>
        </w:tc>
        <w:tc>
          <w:tcPr>
            <w:tcW w:w="1984" w:type="dxa"/>
          </w:tcPr>
          <w:p w:rsidR="0031503D" w:rsidRPr="00B6635B" w:rsidRDefault="0031503D" w:rsidP="00BE3334">
            <w:pPr>
              <w:rPr>
                <w:rFonts w:ascii="宋体" w:hAnsi="宋体"/>
                <w:sz w:val="24"/>
                <w:szCs w:val="24"/>
              </w:rPr>
            </w:pPr>
            <w:r w:rsidRPr="00B6635B">
              <w:rPr>
                <w:rFonts w:ascii="宋体" w:hAnsi="宋体" w:hint="eastAsia"/>
                <w:sz w:val="24"/>
                <w:szCs w:val="24"/>
              </w:rPr>
              <w:t>销货</w:t>
            </w:r>
            <w:r w:rsidRPr="00B6635B">
              <w:rPr>
                <w:rFonts w:ascii="宋体" w:hAnsi="宋体"/>
                <w:sz w:val="24"/>
                <w:szCs w:val="24"/>
              </w:rPr>
              <w:t>单位地址电话</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100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xhdwyhzh</w:t>
            </w:r>
          </w:p>
        </w:tc>
        <w:tc>
          <w:tcPr>
            <w:tcW w:w="1984" w:type="dxa"/>
          </w:tcPr>
          <w:p w:rsidR="0031503D" w:rsidRPr="00B6635B" w:rsidRDefault="0031503D" w:rsidP="00BE3334">
            <w:pPr>
              <w:rPr>
                <w:rFonts w:ascii="宋体" w:hAnsi="宋体"/>
                <w:sz w:val="24"/>
                <w:szCs w:val="24"/>
              </w:rPr>
            </w:pPr>
            <w:r w:rsidRPr="00B6635B">
              <w:rPr>
                <w:rFonts w:ascii="宋体" w:hAnsi="宋体" w:hint="eastAsia"/>
                <w:sz w:val="24"/>
                <w:szCs w:val="24"/>
              </w:rPr>
              <w:t>销货</w:t>
            </w:r>
            <w:r w:rsidRPr="00B6635B">
              <w:rPr>
                <w:rFonts w:ascii="宋体" w:hAnsi="宋体"/>
                <w:sz w:val="24"/>
                <w:szCs w:val="24"/>
              </w:rPr>
              <w:t>单位</w:t>
            </w:r>
            <w:r w:rsidRPr="00B6635B">
              <w:rPr>
                <w:rFonts w:ascii="宋体" w:hAnsi="宋体" w:hint="eastAsia"/>
                <w:sz w:val="24"/>
                <w:szCs w:val="24"/>
              </w:rPr>
              <w:t>银行帐号</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100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ghdwsbh</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购货</w:t>
            </w:r>
            <w:r w:rsidRPr="00B6635B">
              <w:rPr>
                <w:rFonts w:ascii="宋体" w:hAnsi="宋体"/>
                <w:sz w:val="24"/>
                <w:szCs w:val="24"/>
              </w:rPr>
              <w:t>单位</w:t>
            </w:r>
            <w:r w:rsidRPr="00B6635B">
              <w:rPr>
                <w:rFonts w:ascii="宋体" w:hAnsi="宋体" w:hint="eastAsia"/>
                <w:sz w:val="24"/>
                <w:szCs w:val="24"/>
              </w:rPr>
              <w:t>识别号</w:t>
            </w:r>
          </w:p>
        </w:tc>
        <w:tc>
          <w:tcPr>
            <w:tcW w:w="851"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20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否</w:t>
            </w:r>
          </w:p>
        </w:tc>
        <w:tc>
          <w:tcPr>
            <w:tcW w:w="3260"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如果不为</w:t>
            </w:r>
            <w:proofErr w:type="gramStart"/>
            <w:r w:rsidRPr="00B6635B">
              <w:rPr>
                <w:rFonts w:ascii="宋体" w:hAnsi="宋体" w:cs="宋体" w:hint="eastAsia"/>
                <w:sz w:val="24"/>
                <w:szCs w:val="24"/>
              </w:rPr>
              <w:t>空必须</w:t>
            </w:r>
            <w:proofErr w:type="gramEnd"/>
            <w:r w:rsidRPr="00B6635B">
              <w:rPr>
                <w:rFonts w:ascii="宋体" w:hAnsi="宋体" w:cs="宋体" w:hint="eastAsia"/>
                <w:sz w:val="24"/>
                <w:szCs w:val="24"/>
              </w:rPr>
              <w:t>为15-20位数字或字母</w:t>
            </w:r>
            <w:r w:rsidR="006C382A">
              <w:rPr>
                <w:rFonts w:ascii="宋体" w:hAnsi="宋体" w:cs="宋体" w:hint="eastAsia"/>
                <w:sz w:val="24"/>
                <w:szCs w:val="24"/>
              </w:rPr>
              <w:t>，新增9位税号。</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ghdwmc</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购货单位名称</w:t>
            </w:r>
          </w:p>
        </w:tc>
        <w:tc>
          <w:tcPr>
            <w:tcW w:w="851"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100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sz w:val="24"/>
                <w:szCs w:val="24"/>
              </w:rPr>
              <w:t>ghdwdzdh</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购货</w:t>
            </w:r>
            <w:r w:rsidRPr="00B6635B">
              <w:rPr>
                <w:rFonts w:ascii="宋体" w:hAnsi="宋体"/>
                <w:sz w:val="24"/>
                <w:szCs w:val="24"/>
              </w:rPr>
              <w:t>单位地址电话</w:t>
            </w:r>
          </w:p>
        </w:tc>
        <w:tc>
          <w:tcPr>
            <w:tcW w:w="851"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100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否</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sz w:val="24"/>
                <w:szCs w:val="24"/>
              </w:rPr>
              <w:t>ghdwyhzh</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购货单位</w:t>
            </w:r>
            <w:r w:rsidRPr="00B6635B">
              <w:rPr>
                <w:rFonts w:ascii="宋体" w:hAnsi="宋体"/>
                <w:sz w:val="24"/>
                <w:szCs w:val="24"/>
              </w:rPr>
              <w:t>银行帐号</w:t>
            </w:r>
          </w:p>
        </w:tc>
        <w:tc>
          <w:tcPr>
            <w:tcW w:w="851"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100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否</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Borders>
              <w:bottom w:val="single" w:sz="4" w:space="0" w:color="auto"/>
            </w:tcBorders>
          </w:tcPr>
          <w:p w:rsidR="0031503D" w:rsidRPr="00B6635B" w:rsidRDefault="0031503D" w:rsidP="0031503D">
            <w:pPr>
              <w:numPr>
                <w:ilvl w:val="0"/>
                <w:numId w:val="17"/>
              </w:numPr>
              <w:jc w:val="center"/>
              <w:rPr>
                <w:rFonts w:ascii="宋体" w:hAnsi="宋体"/>
                <w:sz w:val="24"/>
                <w:szCs w:val="24"/>
              </w:rPr>
            </w:pPr>
          </w:p>
        </w:tc>
        <w:tc>
          <w:tcPr>
            <w:tcW w:w="1560" w:type="dxa"/>
            <w:tcBorders>
              <w:bottom w:val="single" w:sz="4" w:space="0" w:color="auto"/>
            </w:tcBorders>
          </w:tcPr>
          <w:p w:rsidR="0031503D" w:rsidRPr="00B6635B" w:rsidRDefault="0031503D" w:rsidP="00BE3334">
            <w:pPr>
              <w:rPr>
                <w:rFonts w:ascii="宋体" w:hAnsi="宋体"/>
                <w:sz w:val="24"/>
                <w:szCs w:val="24"/>
              </w:rPr>
            </w:pPr>
            <w:r w:rsidRPr="00B6635B">
              <w:rPr>
                <w:rFonts w:ascii="宋体" w:hAnsi="宋体" w:hint="eastAsia"/>
                <w:sz w:val="24"/>
                <w:szCs w:val="24"/>
              </w:rPr>
              <w:t>qdbz</w:t>
            </w:r>
          </w:p>
        </w:tc>
        <w:tc>
          <w:tcPr>
            <w:tcW w:w="1984" w:type="dxa"/>
            <w:tcBorders>
              <w:bottom w:val="single" w:sz="4" w:space="0" w:color="auto"/>
            </w:tcBorders>
          </w:tcPr>
          <w:p w:rsidR="0031503D" w:rsidRPr="00B6635B" w:rsidRDefault="0031503D" w:rsidP="00BE3334">
            <w:pPr>
              <w:rPr>
                <w:rFonts w:ascii="宋体" w:hAnsi="宋体"/>
                <w:sz w:val="24"/>
                <w:szCs w:val="24"/>
              </w:rPr>
            </w:pPr>
            <w:r w:rsidRPr="00B6635B">
              <w:rPr>
                <w:rFonts w:ascii="宋体" w:hAnsi="宋体" w:hint="eastAsia"/>
                <w:sz w:val="24"/>
                <w:szCs w:val="24"/>
              </w:rPr>
              <w:t>清单标志</w:t>
            </w:r>
          </w:p>
        </w:tc>
        <w:tc>
          <w:tcPr>
            <w:tcW w:w="851" w:type="dxa"/>
            <w:tcBorders>
              <w:bottom w:val="single" w:sz="4" w:space="0" w:color="auto"/>
            </w:tcBorders>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w:t>
            </w:r>
          </w:p>
        </w:tc>
        <w:tc>
          <w:tcPr>
            <w:tcW w:w="567" w:type="dxa"/>
            <w:tcBorders>
              <w:bottom w:val="single" w:sz="4" w:space="0" w:color="auto"/>
            </w:tcBorders>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Borders>
              <w:bottom w:val="single" w:sz="4" w:space="0" w:color="auto"/>
            </w:tcBorders>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0：</w:t>
            </w:r>
            <w:r w:rsidRPr="00B6635B">
              <w:rPr>
                <w:rFonts w:ascii="宋体" w:hAnsi="宋体" w:cs="宋体"/>
                <w:sz w:val="24"/>
                <w:szCs w:val="24"/>
              </w:rPr>
              <w:t>无清单</w:t>
            </w:r>
          </w:p>
          <w:p w:rsidR="0031503D" w:rsidRPr="00B6635B" w:rsidRDefault="0031503D" w:rsidP="00BE3334">
            <w:pPr>
              <w:rPr>
                <w:rFonts w:ascii="宋体" w:hAnsi="宋体" w:cs="宋体"/>
                <w:sz w:val="24"/>
                <w:szCs w:val="24"/>
              </w:rPr>
            </w:pPr>
            <w:r w:rsidRPr="00B6635B">
              <w:rPr>
                <w:rFonts w:ascii="宋体" w:hAnsi="宋体" w:cs="宋体" w:hint="eastAsia"/>
                <w:sz w:val="24"/>
                <w:szCs w:val="24"/>
              </w:rPr>
              <w:t>1：</w:t>
            </w:r>
            <w:r w:rsidRPr="00B6635B">
              <w:rPr>
                <w:rFonts w:ascii="宋体" w:hAnsi="宋体" w:cs="宋体"/>
                <w:sz w:val="24"/>
                <w:szCs w:val="24"/>
              </w:rPr>
              <w:t>带清单</w:t>
            </w:r>
          </w:p>
        </w:tc>
      </w:tr>
      <w:tr w:rsidR="0031503D" w:rsidRPr="00B6635B" w:rsidTr="00E34633">
        <w:tc>
          <w:tcPr>
            <w:tcW w:w="851" w:type="dxa"/>
            <w:tcBorders>
              <w:bottom w:val="single" w:sz="4" w:space="0" w:color="auto"/>
            </w:tcBorders>
          </w:tcPr>
          <w:p w:rsidR="0031503D" w:rsidRPr="00B6635B" w:rsidRDefault="0031503D" w:rsidP="0031503D">
            <w:pPr>
              <w:numPr>
                <w:ilvl w:val="0"/>
                <w:numId w:val="17"/>
              </w:numPr>
              <w:jc w:val="center"/>
              <w:rPr>
                <w:rFonts w:ascii="宋体" w:hAnsi="宋体"/>
                <w:sz w:val="24"/>
                <w:szCs w:val="24"/>
              </w:rPr>
            </w:pPr>
          </w:p>
        </w:tc>
        <w:tc>
          <w:tcPr>
            <w:tcW w:w="1560" w:type="dxa"/>
            <w:tcBorders>
              <w:bottom w:val="single" w:sz="4" w:space="0" w:color="auto"/>
            </w:tcBorders>
          </w:tcPr>
          <w:p w:rsidR="0031503D" w:rsidRPr="00B6635B" w:rsidRDefault="0031503D" w:rsidP="00BE3334">
            <w:pPr>
              <w:rPr>
                <w:rFonts w:ascii="宋体" w:hAnsi="宋体"/>
                <w:sz w:val="24"/>
                <w:szCs w:val="21"/>
              </w:rPr>
            </w:pPr>
            <w:r w:rsidRPr="00B6635B">
              <w:rPr>
                <w:rFonts w:ascii="宋体" w:hAnsi="宋体" w:hint="eastAsia"/>
                <w:sz w:val="24"/>
                <w:szCs w:val="21"/>
              </w:rPr>
              <w:t>zsfs</w:t>
            </w:r>
          </w:p>
        </w:tc>
        <w:tc>
          <w:tcPr>
            <w:tcW w:w="1984" w:type="dxa"/>
            <w:tcBorders>
              <w:bottom w:val="single" w:sz="4" w:space="0" w:color="auto"/>
            </w:tcBorders>
          </w:tcPr>
          <w:p w:rsidR="0031503D" w:rsidRPr="00B6635B" w:rsidRDefault="0031503D" w:rsidP="00BE3334">
            <w:pPr>
              <w:rPr>
                <w:rFonts w:ascii="宋体" w:hAnsi="宋体"/>
                <w:sz w:val="24"/>
                <w:szCs w:val="21"/>
              </w:rPr>
            </w:pPr>
            <w:r w:rsidRPr="00B6635B">
              <w:rPr>
                <w:rFonts w:ascii="宋体" w:hAnsi="宋体" w:hint="eastAsia"/>
                <w:sz w:val="24"/>
                <w:szCs w:val="21"/>
              </w:rPr>
              <w:t>征税方式</w:t>
            </w:r>
          </w:p>
        </w:tc>
        <w:tc>
          <w:tcPr>
            <w:tcW w:w="851" w:type="dxa"/>
            <w:tcBorders>
              <w:bottom w:val="single" w:sz="4" w:space="0" w:color="auto"/>
            </w:tcBorders>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1</w:t>
            </w:r>
          </w:p>
        </w:tc>
        <w:tc>
          <w:tcPr>
            <w:tcW w:w="567" w:type="dxa"/>
            <w:tcBorders>
              <w:bottom w:val="single" w:sz="4" w:space="0" w:color="auto"/>
            </w:tcBorders>
          </w:tcPr>
          <w:p w:rsidR="0031503D" w:rsidRPr="00B6635B" w:rsidRDefault="0031503D" w:rsidP="00BE3334">
            <w:pPr>
              <w:rPr>
                <w:rFonts w:ascii="宋体" w:hAnsi="宋体"/>
                <w:sz w:val="24"/>
                <w:szCs w:val="21"/>
              </w:rPr>
            </w:pPr>
            <w:r w:rsidRPr="00B6635B">
              <w:rPr>
                <w:rFonts w:ascii="宋体" w:hAnsi="宋体" w:hint="eastAsia"/>
                <w:sz w:val="24"/>
                <w:szCs w:val="21"/>
              </w:rPr>
              <w:t>是</w:t>
            </w:r>
          </w:p>
        </w:tc>
        <w:tc>
          <w:tcPr>
            <w:tcW w:w="3260" w:type="dxa"/>
            <w:tcBorders>
              <w:bottom w:val="single" w:sz="4" w:space="0" w:color="auto"/>
            </w:tcBorders>
          </w:tcPr>
          <w:p w:rsidR="0031503D" w:rsidRDefault="0031503D" w:rsidP="00BE3334">
            <w:pPr>
              <w:rPr>
                <w:rFonts w:ascii="宋体" w:hAnsi="宋体" w:cs="宋体"/>
                <w:sz w:val="24"/>
                <w:szCs w:val="21"/>
              </w:rPr>
            </w:pPr>
            <w:r w:rsidRPr="00B6635B">
              <w:rPr>
                <w:rFonts w:ascii="宋体" w:hAnsi="宋体" w:cs="宋体" w:hint="eastAsia"/>
                <w:sz w:val="24"/>
                <w:szCs w:val="21"/>
              </w:rPr>
              <w:t>0：普通征税</w:t>
            </w:r>
          </w:p>
          <w:p w:rsidR="0083495E" w:rsidRPr="00B6635B" w:rsidRDefault="0083495E" w:rsidP="00BE3334">
            <w:pPr>
              <w:rPr>
                <w:rFonts w:ascii="宋体" w:hAnsi="宋体" w:cs="宋体"/>
                <w:sz w:val="24"/>
                <w:szCs w:val="21"/>
              </w:rPr>
            </w:pPr>
            <w:r>
              <w:rPr>
                <w:rFonts w:ascii="宋体" w:hAnsi="宋体" w:cs="宋体" w:hint="eastAsia"/>
                <w:sz w:val="24"/>
                <w:szCs w:val="21"/>
              </w:rPr>
              <w:t>1：</w:t>
            </w:r>
            <w:r>
              <w:rPr>
                <w:rFonts w:hint="eastAsia"/>
                <w:sz w:val="24"/>
              </w:rPr>
              <w:t>减按计征</w:t>
            </w:r>
          </w:p>
          <w:p w:rsidR="0031503D" w:rsidRPr="00B6635B" w:rsidRDefault="0031503D" w:rsidP="00BE3334">
            <w:pPr>
              <w:rPr>
                <w:rFonts w:ascii="宋体" w:hAnsi="宋体" w:cs="宋体"/>
                <w:sz w:val="24"/>
                <w:szCs w:val="21"/>
              </w:rPr>
            </w:pPr>
            <w:r w:rsidRPr="00B6635B">
              <w:rPr>
                <w:rFonts w:ascii="宋体" w:hAnsi="宋体" w:cs="宋体" w:hint="eastAsia"/>
                <w:sz w:val="24"/>
                <w:szCs w:val="21"/>
              </w:rPr>
              <w:t>2：差额征税（附件3）</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fphxz</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发票</w:t>
            </w:r>
            <w:proofErr w:type="gramStart"/>
            <w:r w:rsidRPr="00B6635B">
              <w:rPr>
                <w:rFonts w:ascii="宋体" w:hAnsi="宋体"/>
                <w:sz w:val="24"/>
                <w:szCs w:val="24"/>
              </w:rPr>
              <w:t>行性质</w:t>
            </w:r>
            <w:proofErr w:type="gramEnd"/>
          </w:p>
        </w:tc>
        <w:tc>
          <w:tcPr>
            <w:tcW w:w="851"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0 正常行</w:t>
            </w:r>
          </w:p>
          <w:p w:rsidR="0031503D" w:rsidRPr="00B6635B" w:rsidRDefault="0031503D" w:rsidP="00BE3334">
            <w:pPr>
              <w:rPr>
                <w:rFonts w:ascii="宋体" w:hAnsi="宋体" w:cs="宋体"/>
                <w:sz w:val="24"/>
                <w:szCs w:val="24"/>
              </w:rPr>
            </w:pPr>
            <w:r w:rsidRPr="00B6635B">
              <w:rPr>
                <w:rFonts w:ascii="宋体" w:hAnsi="宋体" w:cs="宋体" w:hint="eastAsia"/>
                <w:sz w:val="24"/>
                <w:szCs w:val="24"/>
              </w:rPr>
              <w:t>1 折扣行</w:t>
            </w:r>
          </w:p>
          <w:p w:rsidR="0031503D" w:rsidRPr="00B6635B" w:rsidRDefault="0031503D" w:rsidP="00BE3334">
            <w:pPr>
              <w:rPr>
                <w:rFonts w:ascii="宋体" w:hAnsi="宋体" w:cs="宋体"/>
                <w:sz w:val="24"/>
                <w:szCs w:val="24"/>
              </w:rPr>
            </w:pPr>
            <w:r w:rsidRPr="00B6635B">
              <w:rPr>
                <w:rFonts w:ascii="宋体" w:hAnsi="宋体" w:cs="宋体" w:hint="eastAsia"/>
                <w:sz w:val="24"/>
                <w:szCs w:val="24"/>
              </w:rPr>
              <w:t>2 被折扣行</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spmc</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Courier" w:hAnsi="Courier" w:hint="eastAsia"/>
                <w:sz w:val="24"/>
                <w:szCs w:val="24"/>
              </w:rPr>
              <w:t>商品名称</w:t>
            </w:r>
          </w:p>
        </w:tc>
        <w:tc>
          <w:tcPr>
            <w:tcW w:w="851" w:type="dxa"/>
            <w:shd w:val="clear" w:color="auto" w:fill="FDE9D9" w:themeFill="accent6" w:themeFillTint="33"/>
          </w:tcPr>
          <w:p w:rsidR="0031503D" w:rsidRPr="00B6635B" w:rsidRDefault="004205DF" w:rsidP="00BE3334">
            <w:pPr>
              <w:rPr>
                <w:rFonts w:ascii="宋体" w:hAnsi="宋体" w:cs="宋体"/>
                <w:sz w:val="24"/>
                <w:szCs w:val="24"/>
              </w:rPr>
            </w:pPr>
            <w:r>
              <w:rPr>
                <w:rFonts w:ascii="宋体" w:hAnsi="宋体" w:cs="宋体" w:hint="eastAsia"/>
                <w:sz w:val="24"/>
                <w:szCs w:val="24"/>
              </w:rPr>
              <w:t>92</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1"/>
              </w:rPr>
              <w:t>如果为折扣行，商品名称须与被折扣行的商品名称相同，不能多行折扣。</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1"/>
              </w:rPr>
              <w:t>spsm</w:t>
            </w:r>
          </w:p>
        </w:tc>
        <w:tc>
          <w:tcPr>
            <w:tcW w:w="1984" w:type="dxa"/>
            <w:shd w:val="clear" w:color="auto" w:fill="FDE9D9" w:themeFill="accent6" w:themeFillTint="33"/>
          </w:tcPr>
          <w:p w:rsidR="0031503D" w:rsidRPr="00B6635B" w:rsidRDefault="0031503D" w:rsidP="00BE3334">
            <w:pPr>
              <w:rPr>
                <w:rFonts w:ascii="Courier" w:hAnsi="Courier"/>
                <w:sz w:val="24"/>
                <w:szCs w:val="24"/>
              </w:rPr>
            </w:pPr>
            <w:r w:rsidRPr="00B6635B">
              <w:rPr>
                <w:rFonts w:ascii="Courier" w:hAnsi="Courier" w:hint="eastAsia"/>
                <w:sz w:val="24"/>
                <w:szCs w:val="21"/>
              </w:rPr>
              <w:t>商品税目</w:t>
            </w:r>
          </w:p>
        </w:tc>
        <w:tc>
          <w:tcPr>
            <w:tcW w:w="851"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1"/>
              </w:rPr>
              <w:t>20</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1"/>
              </w:rPr>
              <w:t>否</w:t>
            </w:r>
          </w:p>
        </w:tc>
        <w:tc>
          <w:tcPr>
            <w:tcW w:w="3260"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1"/>
              </w:rPr>
              <w:t>保留字段，目前为空</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ggxh</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Courier" w:hAnsi="Courier" w:hint="eastAsia"/>
                <w:sz w:val="24"/>
                <w:szCs w:val="24"/>
              </w:rPr>
              <w:t>规格型号</w:t>
            </w:r>
          </w:p>
        </w:tc>
        <w:tc>
          <w:tcPr>
            <w:tcW w:w="851" w:type="dxa"/>
            <w:shd w:val="clear" w:color="auto" w:fill="FDE9D9" w:themeFill="accent6" w:themeFillTint="33"/>
          </w:tcPr>
          <w:p w:rsidR="0031503D" w:rsidRPr="00B6635B" w:rsidRDefault="00464871" w:rsidP="00BE3334">
            <w:pPr>
              <w:rPr>
                <w:rFonts w:ascii="宋体" w:hAnsi="宋体" w:cs="宋体"/>
                <w:sz w:val="24"/>
                <w:szCs w:val="24"/>
              </w:rPr>
            </w:pPr>
            <w:r>
              <w:rPr>
                <w:rFonts w:ascii="宋体" w:hAnsi="宋体" w:cs="宋体"/>
                <w:sz w:val="24"/>
                <w:szCs w:val="24"/>
              </w:rPr>
              <w:t>40</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shd w:val="clear" w:color="auto" w:fill="FDE9D9" w:themeFill="accent6" w:themeFillTint="33"/>
          </w:tcPr>
          <w:p w:rsidR="0031503D" w:rsidRPr="00B6635B" w:rsidRDefault="0031503D" w:rsidP="00BE3334">
            <w:pPr>
              <w:rPr>
                <w:rFonts w:ascii="宋体" w:hAnsi="宋体" w:cs="宋体"/>
                <w:sz w:val="24"/>
                <w:szCs w:val="24"/>
              </w:rPr>
            </w:pP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dw</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Courier" w:hAnsi="Courier" w:hint="eastAsia"/>
                <w:sz w:val="24"/>
                <w:szCs w:val="24"/>
              </w:rPr>
              <w:t>单位</w:t>
            </w:r>
          </w:p>
        </w:tc>
        <w:tc>
          <w:tcPr>
            <w:tcW w:w="851"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14</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shd w:val="clear" w:color="auto" w:fill="FDE9D9" w:themeFill="accent6" w:themeFillTint="33"/>
          </w:tcPr>
          <w:p w:rsidR="0031503D" w:rsidRPr="00B6635B" w:rsidRDefault="0031503D" w:rsidP="00BE3334">
            <w:pPr>
              <w:rPr>
                <w:rFonts w:ascii="宋体" w:hAnsi="宋体" w:cs="宋体"/>
                <w:sz w:val="24"/>
                <w:szCs w:val="24"/>
              </w:rPr>
            </w:pP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spsl</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商品数量</w:t>
            </w:r>
          </w:p>
        </w:tc>
        <w:tc>
          <w:tcPr>
            <w:tcW w:w="851"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20</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vMerge w:val="restart"/>
            <w:shd w:val="clear" w:color="auto" w:fill="FDE9D9" w:themeFill="accent6" w:themeFillTint="33"/>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校验:商品数量*单价=金额 误差正负0.01</w:t>
            </w:r>
            <w:r w:rsidR="00954F75">
              <w:rPr>
                <w:rFonts w:ascii="宋体" w:hAnsi="宋体" w:cs="宋体" w:hint="eastAsia"/>
                <w:sz w:val="24"/>
                <w:szCs w:val="21"/>
              </w:rPr>
              <w:t>，</w:t>
            </w:r>
            <w:r w:rsidR="00954F75">
              <w:rPr>
                <w:rFonts w:ascii="宋体" w:hAnsi="宋体" w:cs="宋体" w:hint="eastAsia"/>
                <w:color w:val="000000"/>
                <w:sz w:val="24"/>
                <w:szCs w:val="21"/>
              </w:rPr>
              <w:t>整数位不能超过14位，小数位不超过18位</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dj</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单价</w:t>
            </w:r>
          </w:p>
        </w:tc>
        <w:tc>
          <w:tcPr>
            <w:tcW w:w="851"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20</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vMerge/>
            <w:shd w:val="clear" w:color="auto" w:fill="FDE9D9" w:themeFill="accent6" w:themeFillTint="33"/>
          </w:tcPr>
          <w:p w:rsidR="0031503D" w:rsidRPr="00B6635B" w:rsidRDefault="0031503D" w:rsidP="00BE3334">
            <w:pPr>
              <w:rPr>
                <w:rFonts w:ascii="宋体" w:hAnsi="宋体" w:cs="宋体"/>
                <w:sz w:val="24"/>
                <w:szCs w:val="24"/>
              </w:rPr>
            </w:pP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je</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金额</w:t>
            </w:r>
          </w:p>
        </w:tc>
        <w:tc>
          <w:tcPr>
            <w:tcW w:w="851"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12</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小数点后2位</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sl</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税率</w:t>
            </w:r>
          </w:p>
        </w:tc>
        <w:tc>
          <w:tcPr>
            <w:tcW w:w="851"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12</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shd w:val="clear" w:color="auto" w:fill="FDE9D9" w:themeFill="accent6" w:themeFillTint="33"/>
          </w:tcPr>
          <w:p w:rsidR="0031503D" w:rsidRPr="00B6635B" w:rsidRDefault="00F33CBA" w:rsidP="00BE3334">
            <w:pPr>
              <w:rPr>
                <w:rFonts w:ascii="宋体" w:hAnsi="宋体" w:cs="宋体"/>
                <w:sz w:val="24"/>
                <w:szCs w:val="24"/>
              </w:rPr>
            </w:pPr>
            <w:r w:rsidRPr="00B6635B">
              <w:rPr>
                <w:rFonts w:ascii="宋体" w:hAnsi="宋体" w:cs="宋体" w:hint="eastAsia"/>
                <w:sz w:val="24"/>
                <w:szCs w:val="24"/>
              </w:rPr>
              <w:t>小数点最多</w:t>
            </w:r>
            <w:r w:rsidR="0031503D" w:rsidRPr="00B6635B">
              <w:rPr>
                <w:rFonts w:ascii="宋体" w:hAnsi="宋体" w:cs="宋体" w:hint="eastAsia"/>
                <w:sz w:val="24"/>
                <w:szCs w:val="24"/>
              </w:rPr>
              <w:t>3位</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se</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税额</w:t>
            </w:r>
          </w:p>
        </w:tc>
        <w:tc>
          <w:tcPr>
            <w:tcW w:w="851"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12</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shd w:val="clear" w:color="auto" w:fill="FDE9D9" w:themeFill="accent6" w:themeFillTint="33"/>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小数点后2位，正负</w:t>
            </w:r>
            <w:r w:rsidRPr="00B6635B">
              <w:rPr>
                <w:rFonts w:ascii="宋体" w:hAnsi="宋体" w:cs="宋体"/>
                <w:sz w:val="24"/>
                <w:szCs w:val="21"/>
              </w:rPr>
              <w:br/>
            </w:r>
            <w:r w:rsidRPr="00B6635B">
              <w:rPr>
                <w:rFonts w:ascii="宋体" w:hAnsi="宋体" w:cs="宋体" w:hint="eastAsia"/>
                <w:sz w:val="24"/>
                <w:szCs w:val="21"/>
              </w:rPr>
              <w:t>校验:金额*税率=税额</w:t>
            </w:r>
          </w:p>
          <w:p w:rsidR="0031503D" w:rsidRPr="00B6635B" w:rsidRDefault="0031503D" w:rsidP="00BE3334">
            <w:pPr>
              <w:rPr>
                <w:rFonts w:ascii="宋体" w:hAnsi="宋体" w:cs="宋体"/>
                <w:sz w:val="24"/>
                <w:szCs w:val="24"/>
              </w:rPr>
            </w:pPr>
            <w:r w:rsidRPr="00B6635B">
              <w:rPr>
                <w:rFonts w:ascii="宋体" w:hAnsi="宋体" w:cs="宋体" w:hint="eastAsia"/>
                <w:sz w:val="24"/>
                <w:szCs w:val="21"/>
              </w:rPr>
              <w:t>误差正负0.06</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hsbz</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含税</w:t>
            </w:r>
            <w:r w:rsidRPr="00B6635B">
              <w:rPr>
                <w:rFonts w:ascii="宋体" w:hAnsi="宋体"/>
                <w:sz w:val="24"/>
                <w:szCs w:val="24"/>
              </w:rPr>
              <w:t>标志</w:t>
            </w:r>
          </w:p>
        </w:tc>
        <w:tc>
          <w:tcPr>
            <w:tcW w:w="851"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shd w:val="clear" w:color="auto" w:fill="FDE9D9" w:themeFill="accent6" w:themeFillTint="33"/>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 xml:space="preserve">0 </w:t>
            </w:r>
            <w:r w:rsidRPr="00B6635B">
              <w:rPr>
                <w:rFonts w:ascii="宋体" w:hAnsi="宋体" w:cs="宋体"/>
                <w:sz w:val="24"/>
                <w:szCs w:val="24"/>
              </w:rPr>
              <w:t>不含税</w:t>
            </w:r>
          </w:p>
          <w:p w:rsidR="0031503D" w:rsidRPr="00B6635B" w:rsidRDefault="0031503D" w:rsidP="00BE3334">
            <w:pPr>
              <w:rPr>
                <w:rFonts w:ascii="宋体" w:hAnsi="宋体" w:cs="宋体"/>
                <w:sz w:val="24"/>
                <w:szCs w:val="24"/>
              </w:rPr>
            </w:pPr>
            <w:r w:rsidRPr="00B6635B">
              <w:rPr>
                <w:rFonts w:ascii="宋体" w:hAnsi="宋体" w:cs="宋体" w:hint="eastAsia"/>
                <w:sz w:val="24"/>
                <w:szCs w:val="24"/>
              </w:rPr>
              <w:t xml:space="preserve">1 </w:t>
            </w:r>
            <w:r w:rsidRPr="00B6635B">
              <w:rPr>
                <w:rFonts w:ascii="宋体" w:hAnsi="宋体" w:cs="宋体"/>
                <w:sz w:val="24"/>
                <w:szCs w:val="24"/>
              </w:rPr>
              <w:t>含税</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spbm</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商品编码</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19</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总局固定编码，不能修改</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zxbm</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纳税人自行编码</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20</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自定义编码以2位为一级，共10级，每级可用编码值为00-99 或AA-ZZ</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yhzcbs</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优惠政策标识</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1</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0未使用，1使用</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lslbs</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零税率标识</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1</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shd w:val="clear" w:color="auto" w:fill="FDE9D9" w:themeFill="accent6" w:themeFillTint="33"/>
          </w:tcPr>
          <w:p w:rsidR="0031503D" w:rsidRPr="00B6635B" w:rsidRDefault="0031503D" w:rsidP="00BE3334">
            <w:pPr>
              <w:rPr>
                <w:rFonts w:ascii="宋体" w:hAnsi="宋体"/>
                <w:sz w:val="24"/>
                <w:szCs w:val="24"/>
              </w:rPr>
            </w:pPr>
            <w:proofErr w:type="gramStart"/>
            <w:r w:rsidRPr="00B6635B">
              <w:rPr>
                <w:rFonts w:ascii="宋体" w:hAnsi="宋体" w:hint="eastAsia"/>
                <w:sz w:val="24"/>
                <w:szCs w:val="24"/>
              </w:rPr>
              <w:t>空代表</w:t>
            </w:r>
            <w:proofErr w:type="gramEnd"/>
            <w:r w:rsidRPr="00B6635B">
              <w:rPr>
                <w:rFonts w:ascii="宋体" w:hAnsi="宋体" w:hint="eastAsia"/>
                <w:sz w:val="24"/>
                <w:szCs w:val="24"/>
              </w:rPr>
              <w:t>无</w:t>
            </w:r>
          </w:p>
          <w:p w:rsidR="0031503D" w:rsidRPr="00B6635B" w:rsidRDefault="0031503D" w:rsidP="00BE3334">
            <w:pPr>
              <w:rPr>
                <w:rFonts w:ascii="宋体" w:hAnsi="宋体"/>
                <w:sz w:val="24"/>
                <w:szCs w:val="24"/>
              </w:rPr>
            </w:pPr>
            <w:r w:rsidRPr="00B6635B">
              <w:rPr>
                <w:rFonts w:ascii="宋体" w:hAnsi="宋体" w:hint="eastAsia"/>
                <w:sz w:val="24"/>
                <w:szCs w:val="24"/>
              </w:rPr>
              <w:t>1 出口免税和其他免税优惠政策</w:t>
            </w:r>
          </w:p>
          <w:p w:rsidR="0031503D" w:rsidRPr="00B6635B" w:rsidRDefault="0031503D" w:rsidP="00BE3334">
            <w:pPr>
              <w:rPr>
                <w:rFonts w:ascii="宋体" w:hAnsi="宋体"/>
                <w:sz w:val="24"/>
                <w:szCs w:val="24"/>
              </w:rPr>
            </w:pPr>
            <w:r w:rsidRPr="00B6635B">
              <w:rPr>
                <w:rFonts w:ascii="宋体" w:hAnsi="宋体" w:hint="eastAsia"/>
                <w:sz w:val="24"/>
                <w:szCs w:val="24"/>
              </w:rPr>
              <w:t>2 不征增值税</w:t>
            </w:r>
          </w:p>
          <w:p w:rsidR="0031503D" w:rsidRPr="00B6635B" w:rsidRDefault="0031503D" w:rsidP="00BE3334">
            <w:pPr>
              <w:rPr>
                <w:rFonts w:ascii="宋体" w:hAnsi="宋体"/>
                <w:sz w:val="24"/>
                <w:szCs w:val="24"/>
              </w:rPr>
            </w:pPr>
            <w:r w:rsidRPr="00B6635B">
              <w:rPr>
                <w:rFonts w:ascii="宋体" w:hAnsi="宋体" w:hint="eastAsia"/>
                <w:sz w:val="24"/>
                <w:szCs w:val="24"/>
              </w:rPr>
              <w:t>3 普通零税率</w:t>
            </w:r>
          </w:p>
        </w:tc>
      </w:tr>
      <w:tr w:rsidR="0031503D" w:rsidRPr="00B6635B" w:rsidTr="00E34633">
        <w:tc>
          <w:tcPr>
            <w:tcW w:w="851" w:type="dxa"/>
            <w:shd w:val="clear" w:color="auto" w:fill="FDE9D9" w:themeFill="accent6" w:themeFillTint="33"/>
          </w:tcPr>
          <w:p w:rsidR="0031503D" w:rsidRPr="00B6635B" w:rsidRDefault="0031503D" w:rsidP="0031503D">
            <w:pPr>
              <w:numPr>
                <w:ilvl w:val="0"/>
                <w:numId w:val="17"/>
              </w:numPr>
              <w:jc w:val="center"/>
              <w:rPr>
                <w:rFonts w:ascii="宋体" w:hAnsi="宋体"/>
                <w:sz w:val="24"/>
                <w:szCs w:val="24"/>
              </w:rPr>
            </w:pPr>
          </w:p>
        </w:tc>
        <w:tc>
          <w:tcPr>
            <w:tcW w:w="15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zzstsgl</w:t>
            </w:r>
          </w:p>
        </w:tc>
        <w:tc>
          <w:tcPr>
            <w:tcW w:w="1984"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增值税特殊管理</w:t>
            </w:r>
          </w:p>
        </w:tc>
        <w:tc>
          <w:tcPr>
            <w:tcW w:w="851"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50</w:t>
            </w:r>
          </w:p>
        </w:tc>
        <w:tc>
          <w:tcPr>
            <w:tcW w:w="567"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shd w:val="clear" w:color="auto" w:fill="FDE9D9" w:themeFill="accent6" w:themeFillTint="33"/>
          </w:tcPr>
          <w:p w:rsidR="0031503D" w:rsidRPr="00B6635B" w:rsidRDefault="0031503D" w:rsidP="00BE3334">
            <w:pPr>
              <w:rPr>
                <w:rFonts w:ascii="宋体" w:hAnsi="宋体"/>
                <w:sz w:val="24"/>
                <w:szCs w:val="24"/>
              </w:rPr>
            </w:pPr>
            <w:r w:rsidRPr="00B6635B">
              <w:rPr>
                <w:rFonts w:ascii="宋体" w:hAnsi="宋体" w:hint="eastAsia"/>
                <w:sz w:val="24"/>
                <w:szCs w:val="24"/>
              </w:rPr>
              <w:t>如果yhzcbs为1时，此项必填，具体信息取《商品和服务税收分类与编码》.xls（见</w:t>
            </w:r>
            <w:r w:rsidR="000C37BD" w:rsidRPr="00B6635B">
              <w:rPr>
                <w:rFonts w:ascii="宋体" w:hAnsi="宋体" w:hint="eastAsia"/>
                <w:sz w:val="24"/>
                <w:szCs w:val="24"/>
              </w:rPr>
              <w:t>&lt;</w:t>
            </w:r>
            <w:r w:rsidRPr="00B6635B">
              <w:rPr>
                <w:rFonts w:ascii="宋体" w:hAnsi="宋体" w:hint="eastAsia"/>
                <w:sz w:val="24"/>
                <w:szCs w:val="24"/>
              </w:rPr>
              <w:t>附录2</w:t>
            </w:r>
            <w:r w:rsidR="000C37BD" w:rsidRPr="00B6635B">
              <w:rPr>
                <w:rFonts w:ascii="宋体" w:hAnsi="宋体" w:hint="eastAsia"/>
                <w:sz w:val="24"/>
                <w:szCs w:val="24"/>
              </w:rPr>
              <w:t>&gt;</w:t>
            </w:r>
            <w:r w:rsidRPr="00B6635B">
              <w:rPr>
                <w:rFonts w:ascii="宋体" w:hAnsi="宋体" w:hint="eastAsia"/>
                <w:sz w:val="24"/>
                <w:szCs w:val="24"/>
              </w:rPr>
              <w:t>）中的增值税特殊管理列。</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sz w:val="24"/>
                <w:szCs w:val="24"/>
              </w:rPr>
              <w:t>h</w:t>
            </w:r>
            <w:r w:rsidRPr="00B6635B">
              <w:rPr>
                <w:rFonts w:ascii="宋体" w:hAnsi="宋体" w:hint="eastAsia"/>
                <w:sz w:val="24"/>
                <w:szCs w:val="24"/>
              </w:rPr>
              <w:t>jje</w:t>
            </w:r>
          </w:p>
        </w:tc>
        <w:tc>
          <w:tcPr>
            <w:tcW w:w="1984" w:type="dxa"/>
          </w:tcPr>
          <w:p w:rsidR="0031503D" w:rsidRPr="00B6635B" w:rsidRDefault="0031503D" w:rsidP="00BE3334">
            <w:pPr>
              <w:rPr>
                <w:rFonts w:ascii="宋体" w:hAnsi="宋体"/>
                <w:sz w:val="24"/>
                <w:szCs w:val="24"/>
              </w:rPr>
            </w:pPr>
            <w:r w:rsidRPr="00B6635B">
              <w:rPr>
                <w:rFonts w:ascii="宋体" w:hAnsi="宋体" w:hint="eastAsia"/>
                <w:sz w:val="24"/>
                <w:szCs w:val="24"/>
              </w:rPr>
              <w:t>合计金额</w:t>
            </w:r>
          </w:p>
        </w:tc>
        <w:tc>
          <w:tcPr>
            <w:tcW w:w="851"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12</w:t>
            </w:r>
            <w:r w:rsidR="00EC7AF8">
              <w:rPr>
                <w:rFonts w:ascii="宋体" w:hAnsi="宋体" w:cs="宋体" w:hint="eastAsia"/>
                <w:sz w:val="24"/>
                <w:szCs w:val="24"/>
              </w:rPr>
              <w:t>/13</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是</w:t>
            </w:r>
          </w:p>
        </w:tc>
        <w:tc>
          <w:tcPr>
            <w:tcW w:w="3260" w:type="dxa"/>
          </w:tcPr>
          <w:p w:rsidR="0031503D" w:rsidRDefault="0031503D" w:rsidP="00BE3334">
            <w:pPr>
              <w:rPr>
                <w:rFonts w:ascii="宋体" w:hAnsi="宋体" w:cs="宋体"/>
                <w:sz w:val="24"/>
                <w:szCs w:val="24"/>
              </w:rPr>
            </w:pPr>
            <w:r w:rsidRPr="00B6635B">
              <w:rPr>
                <w:rFonts w:ascii="宋体" w:hAnsi="宋体" w:cs="宋体" w:hint="eastAsia"/>
                <w:sz w:val="24"/>
                <w:szCs w:val="24"/>
              </w:rPr>
              <w:t>小数点后2位，不含税</w:t>
            </w:r>
          </w:p>
          <w:p w:rsidR="00981D31" w:rsidRPr="00B6635B" w:rsidRDefault="00981D31" w:rsidP="00BE3334">
            <w:pPr>
              <w:rPr>
                <w:rFonts w:ascii="宋体" w:hAnsi="宋体" w:cs="宋体"/>
                <w:sz w:val="24"/>
                <w:szCs w:val="24"/>
              </w:rPr>
            </w:pPr>
            <w:r>
              <w:rPr>
                <w:rFonts w:ascii="宋体" w:hAnsi="宋体" w:hint="eastAsia"/>
              </w:rPr>
              <w:t>正票：12位；负票：13位</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hjse</w:t>
            </w:r>
          </w:p>
        </w:tc>
        <w:tc>
          <w:tcPr>
            <w:tcW w:w="1984"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合计</w:t>
            </w:r>
            <w:r w:rsidRPr="00B6635B">
              <w:rPr>
                <w:rFonts w:ascii="宋体" w:hAnsi="宋体" w:cs="宋体"/>
                <w:sz w:val="24"/>
                <w:szCs w:val="24"/>
              </w:rPr>
              <w:t>税额</w:t>
            </w:r>
          </w:p>
        </w:tc>
        <w:tc>
          <w:tcPr>
            <w:tcW w:w="851"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12</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小数点后2位</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jshj</w:t>
            </w:r>
          </w:p>
        </w:tc>
        <w:tc>
          <w:tcPr>
            <w:tcW w:w="1984"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价税合计</w:t>
            </w:r>
          </w:p>
        </w:tc>
        <w:tc>
          <w:tcPr>
            <w:tcW w:w="851"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1</w:t>
            </w:r>
            <w:r w:rsidR="00EC7AF8">
              <w:rPr>
                <w:rFonts w:ascii="宋体" w:hAnsi="宋体" w:cs="宋体" w:hint="eastAsia"/>
                <w:sz w:val="24"/>
                <w:szCs w:val="24"/>
              </w:rPr>
              <w:t>3/14</w:t>
            </w:r>
          </w:p>
        </w:tc>
        <w:tc>
          <w:tcPr>
            <w:tcW w:w="567" w:type="dxa"/>
          </w:tcPr>
          <w:p w:rsidR="0031503D" w:rsidRPr="00B6635B" w:rsidRDefault="0031503D" w:rsidP="00BE3334">
            <w:pPr>
              <w:rPr>
                <w:rFonts w:ascii="宋体" w:hAnsi="宋体" w:cs="宋体"/>
                <w:sz w:val="24"/>
                <w:szCs w:val="24"/>
              </w:rPr>
            </w:pPr>
            <w:r w:rsidRPr="00B6635B">
              <w:rPr>
                <w:rFonts w:ascii="宋体" w:hAnsi="宋体" w:cs="宋体" w:hint="eastAsia"/>
                <w:sz w:val="24"/>
                <w:szCs w:val="24"/>
              </w:rPr>
              <w:t>是</w:t>
            </w:r>
          </w:p>
        </w:tc>
        <w:tc>
          <w:tcPr>
            <w:tcW w:w="3260" w:type="dxa"/>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小数点后2位，正负</w:t>
            </w:r>
          </w:p>
          <w:p w:rsidR="0031503D" w:rsidRDefault="0031503D" w:rsidP="00BE3334">
            <w:pPr>
              <w:rPr>
                <w:rFonts w:ascii="宋体" w:hAnsi="宋体" w:cs="宋体"/>
                <w:sz w:val="24"/>
                <w:szCs w:val="21"/>
              </w:rPr>
            </w:pPr>
            <w:r w:rsidRPr="00B6635B">
              <w:rPr>
                <w:rFonts w:ascii="宋体" w:hAnsi="宋体" w:cs="宋体" w:hint="eastAsia"/>
                <w:sz w:val="24"/>
                <w:szCs w:val="21"/>
              </w:rPr>
              <w:t>校验: 价税合计=合计金额+合计税额</w:t>
            </w:r>
          </w:p>
          <w:p w:rsidR="00981D31" w:rsidRPr="00B6635B" w:rsidRDefault="00981D31" w:rsidP="00BE3334">
            <w:pPr>
              <w:rPr>
                <w:rFonts w:ascii="宋体" w:hAnsi="宋体" w:cs="宋体"/>
                <w:sz w:val="24"/>
                <w:szCs w:val="24"/>
              </w:rPr>
            </w:pPr>
            <w:r>
              <w:rPr>
                <w:rFonts w:ascii="宋体" w:hAnsi="宋体" w:hint="eastAsia"/>
              </w:rPr>
              <w:t>正票：13位；负票：14位</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kce</w:t>
            </w:r>
          </w:p>
        </w:tc>
        <w:tc>
          <w:tcPr>
            <w:tcW w:w="1984" w:type="dxa"/>
          </w:tcPr>
          <w:p w:rsidR="0031503D" w:rsidRPr="00B6635B" w:rsidRDefault="0031503D" w:rsidP="00BE3334">
            <w:pPr>
              <w:rPr>
                <w:rFonts w:ascii="宋体" w:hAnsi="宋体" w:cs="宋体"/>
                <w:sz w:val="24"/>
                <w:szCs w:val="21"/>
              </w:rPr>
            </w:pPr>
            <w:r w:rsidRPr="00B6635B">
              <w:rPr>
                <w:rFonts w:ascii="宋体" w:hAnsi="宋体" w:hint="eastAsia"/>
                <w:sz w:val="24"/>
                <w:szCs w:val="24"/>
              </w:rPr>
              <w:t>差额征税扣除额</w:t>
            </w:r>
          </w:p>
        </w:tc>
        <w:tc>
          <w:tcPr>
            <w:tcW w:w="851" w:type="dxa"/>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12</w:t>
            </w:r>
          </w:p>
        </w:tc>
        <w:tc>
          <w:tcPr>
            <w:tcW w:w="567" w:type="dxa"/>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否</w:t>
            </w:r>
          </w:p>
        </w:tc>
        <w:tc>
          <w:tcPr>
            <w:tcW w:w="3260" w:type="dxa"/>
          </w:tcPr>
          <w:p w:rsidR="0031503D" w:rsidRPr="00B6635B" w:rsidRDefault="0031503D" w:rsidP="00BE3334">
            <w:pPr>
              <w:rPr>
                <w:rFonts w:ascii="宋体" w:hAnsi="宋体" w:cs="宋体"/>
                <w:sz w:val="24"/>
                <w:szCs w:val="21"/>
              </w:rPr>
            </w:pPr>
            <w:r w:rsidRPr="00B6635B">
              <w:rPr>
                <w:rFonts w:ascii="宋体" w:hAnsi="宋体" w:cs="宋体" w:hint="eastAsia"/>
                <w:sz w:val="24"/>
                <w:szCs w:val="21"/>
              </w:rPr>
              <w:t>小数点后2位，当zsfs为2时扣除额为必填项。</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bz</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备注</w:t>
            </w:r>
          </w:p>
        </w:tc>
        <w:tc>
          <w:tcPr>
            <w:tcW w:w="851"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138</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否</w:t>
            </w:r>
          </w:p>
        </w:tc>
        <w:tc>
          <w:tcPr>
            <w:tcW w:w="3260" w:type="dxa"/>
          </w:tcPr>
          <w:p w:rsidR="0031503D" w:rsidRPr="00B6635B" w:rsidRDefault="0031503D" w:rsidP="00BE3334">
            <w:pPr>
              <w:rPr>
                <w:rFonts w:ascii="宋体" w:hAnsi="宋体" w:cs="宋体"/>
                <w:sz w:val="24"/>
                <w:szCs w:val="21"/>
              </w:rPr>
            </w:pPr>
            <w:r w:rsidRPr="00B6635B">
              <w:rPr>
                <w:rFonts w:ascii="宋体" w:hAnsi="宋体" w:hint="eastAsia"/>
                <w:sz w:val="24"/>
                <w:szCs w:val="24"/>
              </w:rPr>
              <w:t>当zsfs为2 备注长度为114</w:t>
            </w: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skr</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收款人</w:t>
            </w:r>
          </w:p>
        </w:tc>
        <w:tc>
          <w:tcPr>
            <w:tcW w:w="851"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16</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否</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fhr</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复核人</w:t>
            </w:r>
          </w:p>
        </w:tc>
        <w:tc>
          <w:tcPr>
            <w:tcW w:w="851"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16</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否</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kpr</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开票人</w:t>
            </w:r>
          </w:p>
        </w:tc>
        <w:tc>
          <w:tcPr>
            <w:tcW w:w="851"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20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是</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sz w:val="24"/>
                <w:szCs w:val="24"/>
              </w:rPr>
            </w:pPr>
            <w:r w:rsidRPr="00B6635B">
              <w:rPr>
                <w:rFonts w:ascii="宋体" w:hAnsi="宋体" w:hint="eastAsia"/>
                <w:sz w:val="24"/>
                <w:szCs w:val="24"/>
              </w:rPr>
              <w:t>tzdbh</w:t>
            </w:r>
          </w:p>
        </w:tc>
        <w:tc>
          <w:tcPr>
            <w:tcW w:w="1984" w:type="dxa"/>
          </w:tcPr>
          <w:p w:rsidR="0031503D" w:rsidRPr="00B6635B" w:rsidRDefault="0031503D" w:rsidP="00BE3334">
            <w:pPr>
              <w:rPr>
                <w:rFonts w:ascii="宋体" w:hAnsi="宋体"/>
                <w:sz w:val="24"/>
                <w:szCs w:val="24"/>
              </w:rPr>
            </w:pPr>
            <w:r w:rsidRPr="00B6635B">
              <w:rPr>
                <w:rFonts w:ascii="宋体" w:hAnsi="宋体" w:hint="eastAsia"/>
                <w:sz w:val="24"/>
                <w:szCs w:val="24"/>
              </w:rPr>
              <w:t>信息表编号</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20</w:t>
            </w:r>
          </w:p>
        </w:tc>
        <w:tc>
          <w:tcPr>
            <w:tcW w:w="567" w:type="dxa"/>
          </w:tcPr>
          <w:p w:rsidR="0031503D" w:rsidRPr="00B6635B" w:rsidRDefault="0031503D" w:rsidP="00BE3334">
            <w:pPr>
              <w:rPr>
                <w:rFonts w:ascii="宋体" w:hAnsi="宋体"/>
                <w:sz w:val="24"/>
                <w:szCs w:val="24"/>
              </w:rPr>
            </w:pPr>
            <w:r w:rsidRPr="00B6635B">
              <w:rPr>
                <w:rFonts w:ascii="宋体" w:hAnsi="宋体" w:hint="eastAsia"/>
                <w:sz w:val="24"/>
                <w:szCs w:val="24"/>
              </w:rPr>
              <w:t>否</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yfpdm</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原发票代码</w:t>
            </w:r>
          </w:p>
        </w:tc>
        <w:tc>
          <w:tcPr>
            <w:tcW w:w="851" w:type="dxa"/>
          </w:tcPr>
          <w:p w:rsidR="0031503D" w:rsidRPr="00B6635B" w:rsidRDefault="0031503D" w:rsidP="00BE3334">
            <w:pPr>
              <w:rPr>
                <w:rFonts w:ascii="宋体" w:hAnsi="宋体"/>
                <w:sz w:val="24"/>
                <w:szCs w:val="24"/>
              </w:rPr>
            </w:pPr>
            <w:r w:rsidRPr="00B6635B">
              <w:rPr>
                <w:rFonts w:ascii="宋体" w:hAnsi="宋体" w:hint="eastAsia"/>
                <w:sz w:val="24"/>
                <w:szCs w:val="24"/>
              </w:rPr>
              <w:t>10</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否</w:t>
            </w:r>
          </w:p>
        </w:tc>
        <w:tc>
          <w:tcPr>
            <w:tcW w:w="3260" w:type="dxa"/>
          </w:tcPr>
          <w:p w:rsidR="0031503D" w:rsidRPr="00B6635B" w:rsidRDefault="0031503D" w:rsidP="00BE3334">
            <w:pPr>
              <w:rPr>
                <w:rFonts w:ascii="宋体" w:hAnsi="宋体" w:cs="宋体"/>
                <w:sz w:val="24"/>
                <w:szCs w:val="24"/>
              </w:rPr>
            </w:pPr>
          </w:p>
        </w:tc>
      </w:tr>
      <w:tr w:rsidR="0031503D" w:rsidRPr="00B6635B" w:rsidTr="00E34633">
        <w:tc>
          <w:tcPr>
            <w:tcW w:w="851" w:type="dxa"/>
          </w:tcPr>
          <w:p w:rsidR="0031503D" w:rsidRPr="00B6635B" w:rsidRDefault="0031503D" w:rsidP="0031503D">
            <w:pPr>
              <w:numPr>
                <w:ilvl w:val="0"/>
                <w:numId w:val="17"/>
              </w:numPr>
              <w:jc w:val="center"/>
              <w:rPr>
                <w:rFonts w:ascii="宋体" w:hAnsi="宋体"/>
                <w:sz w:val="24"/>
                <w:szCs w:val="24"/>
              </w:rPr>
            </w:pPr>
          </w:p>
        </w:tc>
        <w:tc>
          <w:tcPr>
            <w:tcW w:w="1560"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 xml:space="preserve">yfphm </w:t>
            </w:r>
          </w:p>
        </w:tc>
        <w:tc>
          <w:tcPr>
            <w:tcW w:w="1984"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原发票号码</w:t>
            </w:r>
          </w:p>
        </w:tc>
        <w:tc>
          <w:tcPr>
            <w:tcW w:w="851"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8</w:t>
            </w:r>
          </w:p>
        </w:tc>
        <w:tc>
          <w:tcPr>
            <w:tcW w:w="567" w:type="dxa"/>
          </w:tcPr>
          <w:p w:rsidR="0031503D" w:rsidRPr="00B6635B" w:rsidRDefault="0031503D" w:rsidP="00BE3334">
            <w:pPr>
              <w:rPr>
                <w:rFonts w:ascii="宋体" w:hAnsi="宋体" w:cs="宋体"/>
                <w:sz w:val="24"/>
                <w:szCs w:val="24"/>
              </w:rPr>
            </w:pPr>
            <w:r w:rsidRPr="00B6635B">
              <w:rPr>
                <w:rFonts w:ascii="宋体" w:hAnsi="宋体" w:hint="eastAsia"/>
                <w:sz w:val="24"/>
                <w:szCs w:val="24"/>
              </w:rPr>
              <w:t>否</w:t>
            </w:r>
          </w:p>
        </w:tc>
        <w:tc>
          <w:tcPr>
            <w:tcW w:w="3260" w:type="dxa"/>
          </w:tcPr>
          <w:p w:rsidR="0031503D" w:rsidRPr="00B6635B" w:rsidRDefault="0031503D" w:rsidP="00BE3334">
            <w:pPr>
              <w:rPr>
                <w:rFonts w:ascii="宋体" w:hAnsi="宋体" w:cs="宋体"/>
                <w:sz w:val="24"/>
                <w:szCs w:val="24"/>
              </w:rPr>
            </w:pPr>
          </w:p>
        </w:tc>
      </w:tr>
    </w:tbl>
    <w:p w:rsidR="00DE76B1" w:rsidRPr="00FA21AC" w:rsidRDefault="00DE76B1" w:rsidP="00DE76B1">
      <w:pPr>
        <w:pStyle w:val="4"/>
        <w:numPr>
          <w:ilvl w:val="0"/>
          <w:numId w:val="32"/>
        </w:numPr>
        <w:spacing w:line="360" w:lineRule="auto"/>
        <w:rPr>
          <w:b w:val="0"/>
          <w:sz w:val="24"/>
          <w:szCs w:val="24"/>
        </w:rPr>
      </w:pPr>
      <w:bookmarkStart w:id="62" w:name="_Toc420575121"/>
      <w:r w:rsidRPr="00FA21AC">
        <w:rPr>
          <w:rFonts w:hint="eastAsia"/>
          <w:b w:val="0"/>
          <w:sz w:val="24"/>
          <w:szCs w:val="24"/>
        </w:rPr>
        <w:lastRenderedPageBreak/>
        <w:t>增值税</w:t>
      </w:r>
      <w:r>
        <w:rPr>
          <w:rFonts w:hint="eastAsia"/>
          <w:b w:val="0"/>
          <w:sz w:val="24"/>
          <w:szCs w:val="24"/>
        </w:rPr>
        <w:t>普通</w:t>
      </w:r>
      <w:r w:rsidRPr="00FA21AC">
        <w:rPr>
          <w:rFonts w:hint="eastAsia"/>
          <w:b w:val="0"/>
          <w:sz w:val="24"/>
          <w:szCs w:val="24"/>
        </w:rPr>
        <w:t>发票</w:t>
      </w:r>
      <w:r>
        <w:rPr>
          <w:rFonts w:hint="eastAsia"/>
          <w:b w:val="0"/>
          <w:sz w:val="24"/>
          <w:szCs w:val="24"/>
        </w:rPr>
        <w:t>（卷式）</w:t>
      </w:r>
      <w:r w:rsidRPr="00FA21AC">
        <w:rPr>
          <w:rFonts w:hint="eastAsia"/>
          <w:b w:val="0"/>
          <w:sz w:val="24"/>
          <w:szCs w:val="24"/>
        </w:rPr>
        <w:t>（发票类型代码：</w:t>
      </w:r>
      <w:r>
        <w:rPr>
          <w:rFonts w:hint="eastAsia"/>
          <w:b w:val="0"/>
          <w:sz w:val="24"/>
          <w:szCs w:val="24"/>
        </w:rPr>
        <w:t>025</w:t>
      </w:r>
      <w:r w:rsidRPr="00FA21AC">
        <w:rPr>
          <w:rFonts w:hint="eastAsia"/>
          <w:b w:val="0"/>
          <w:sz w:val="24"/>
          <w:szCs w:val="24"/>
        </w:rPr>
        <w:t>）</w:t>
      </w:r>
    </w:p>
    <w:p w:rsidR="00DE76B1" w:rsidRDefault="00DE76B1" w:rsidP="00DE76B1">
      <w:pPr>
        <w:jc w:val="center"/>
        <w:rPr>
          <w:b/>
          <w:sz w:val="24"/>
        </w:rPr>
      </w:pPr>
      <w:r>
        <w:rPr>
          <w:rFonts w:hint="eastAsia"/>
          <w:b/>
          <w:noProof/>
          <w:sz w:val="24"/>
        </w:rPr>
        <w:drawing>
          <wp:inline distT="0" distB="0" distL="0" distR="0">
            <wp:extent cx="2771775" cy="5619750"/>
            <wp:effectExtent l="57150" t="19050" r="85725" b="9525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771775" cy="5619750"/>
                    </a:xfrm>
                    <a:prstGeom prst="rect">
                      <a:avLst/>
                    </a:prstGeom>
                    <a:noFill/>
                    <a:ln w="9525">
                      <a:solidFill>
                        <a:schemeClr val="accent1"/>
                      </a:solidFill>
                      <a:miter lim="800000"/>
                      <a:headEnd/>
                      <a:tailEnd/>
                    </a:ln>
                    <a:effectLst>
                      <a:outerShdw blurRad="50800" dist="38100" dir="5400000" algn="t" rotWithShape="0">
                        <a:prstClr val="black">
                          <a:alpha val="40000"/>
                        </a:prstClr>
                      </a:outerShdw>
                    </a:effectLst>
                  </pic:spPr>
                </pic:pic>
              </a:graphicData>
            </a:graphic>
          </wp:inline>
        </w:drawing>
      </w:r>
    </w:p>
    <w:p w:rsidR="00DE76B1" w:rsidRPr="00007E0C" w:rsidRDefault="00DE76B1" w:rsidP="00DE76B1">
      <w:pPr>
        <w:spacing w:line="360" w:lineRule="auto"/>
        <w:rPr>
          <w:b/>
          <w:szCs w:val="21"/>
        </w:rPr>
      </w:pPr>
      <w:r>
        <w:rPr>
          <w:rFonts w:hint="eastAsia"/>
          <w:b/>
          <w:szCs w:val="21"/>
        </w:rPr>
        <w:t>请求报文：</w:t>
      </w:r>
    </w:p>
    <w:p w:rsidR="00DE76B1" w:rsidRPr="000D0444" w:rsidRDefault="00DE76B1" w:rsidP="00DE76B1">
      <w:pPr>
        <w:pStyle w:val="ab"/>
        <w:spacing w:line="240" w:lineRule="auto"/>
        <w:rPr>
          <w:rFonts w:ascii="Courier" w:hAnsi="Courier"/>
          <w:sz w:val="21"/>
          <w:szCs w:val="21"/>
        </w:rPr>
      </w:pPr>
      <w:proofErr w:type="gramStart"/>
      <w:r w:rsidRPr="000D0444">
        <w:rPr>
          <w:rFonts w:ascii="Courier" w:hAnsi="Courier"/>
          <w:sz w:val="21"/>
          <w:szCs w:val="21"/>
        </w:rPr>
        <w:t>&lt;?xml</w:t>
      </w:r>
      <w:proofErr w:type="gramEnd"/>
      <w:r w:rsidRPr="000D0444">
        <w:rPr>
          <w:rFonts w:ascii="Courier" w:hAnsi="Courier"/>
          <w:sz w:val="21"/>
          <w:szCs w:val="21"/>
        </w:rPr>
        <w:t xml:space="preserve"> version="1.0" encoding="gbk"?&gt;</w:t>
      </w:r>
    </w:p>
    <w:p w:rsidR="00DE76B1" w:rsidRPr="000D0444" w:rsidRDefault="00DE76B1" w:rsidP="00DE76B1">
      <w:pPr>
        <w:pStyle w:val="ab"/>
        <w:spacing w:line="240" w:lineRule="auto"/>
        <w:rPr>
          <w:rFonts w:ascii="Courier" w:hAnsi="Courier"/>
          <w:sz w:val="21"/>
          <w:szCs w:val="21"/>
        </w:rPr>
      </w:pPr>
      <w:r>
        <w:rPr>
          <w:rFonts w:ascii="Courier" w:hAnsi="Courier" w:hint="eastAsia"/>
          <w:sz w:val="21"/>
          <w:szCs w:val="21"/>
        </w:rPr>
        <w:t>&lt;business id="10008" comment="</w:t>
      </w:r>
      <w:r>
        <w:rPr>
          <w:rFonts w:ascii="Courier" w:hAnsi="Courier" w:hint="eastAsia"/>
          <w:sz w:val="21"/>
          <w:szCs w:val="21"/>
        </w:rPr>
        <w:t>发票开具</w:t>
      </w:r>
      <w:r>
        <w:rPr>
          <w:rFonts w:ascii="Courier" w:hAnsi="Courier" w:hint="eastAsia"/>
          <w:sz w:val="21"/>
          <w:szCs w:val="21"/>
        </w:rPr>
        <w:t>"&gt;</w:t>
      </w:r>
    </w:p>
    <w:p w:rsidR="00DE76B1" w:rsidRPr="000D0444" w:rsidRDefault="00DE76B1" w:rsidP="00DE76B1">
      <w:pPr>
        <w:pStyle w:val="ab"/>
        <w:spacing w:line="240" w:lineRule="auto"/>
        <w:rPr>
          <w:rFonts w:ascii="Courier" w:hAnsi="Courier"/>
          <w:sz w:val="21"/>
          <w:szCs w:val="21"/>
        </w:rPr>
      </w:pPr>
      <w:r w:rsidRPr="000D0444">
        <w:rPr>
          <w:rFonts w:ascii="Courier" w:hAnsi="Courier"/>
          <w:sz w:val="21"/>
          <w:szCs w:val="21"/>
        </w:rPr>
        <w:t>&lt;body</w:t>
      </w:r>
      <w:r w:rsidRPr="000D0444">
        <w:rPr>
          <w:rFonts w:ascii="Courier" w:hAnsi="Courier" w:hint="eastAsia"/>
          <w:sz w:val="21"/>
          <w:szCs w:val="21"/>
        </w:rPr>
        <w:t xml:space="preserve"> yylxdm="</w:t>
      </w:r>
      <w:r>
        <w:rPr>
          <w:rFonts w:ascii="Courier" w:hAnsi="Courier" w:hint="eastAsia"/>
          <w:sz w:val="21"/>
          <w:szCs w:val="21"/>
        </w:rPr>
        <w:t>1</w:t>
      </w:r>
      <w:r w:rsidRPr="000D0444">
        <w:rPr>
          <w:rFonts w:ascii="Courier" w:hAnsi="Courier" w:hint="eastAsia"/>
          <w:sz w:val="21"/>
          <w:szCs w:val="21"/>
        </w:rPr>
        <w:t>"</w:t>
      </w:r>
      <w:r w:rsidRPr="000D0444">
        <w:rPr>
          <w:rFonts w:ascii="Courier" w:hAnsi="Courier"/>
          <w:sz w:val="21"/>
          <w:szCs w:val="21"/>
        </w:rPr>
        <w:t>&gt;</w:t>
      </w:r>
    </w:p>
    <w:p w:rsidR="00DE76B1" w:rsidRDefault="00DE76B1" w:rsidP="00DE76B1">
      <w:pPr>
        <w:pStyle w:val="ab"/>
        <w:spacing w:line="240" w:lineRule="auto"/>
        <w:ind w:leftChars="54" w:firstLineChars="300" w:firstLine="630"/>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DE76B1" w:rsidRDefault="00DE76B1" w:rsidP="00DE76B1">
      <w:pPr>
        <w:pStyle w:val="ab"/>
        <w:spacing w:line="240" w:lineRule="auto"/>
        <w:ind w:leftChars="54" w:firstLineChars="300" w:firstLine="630"/>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DE76B1" w:rsidRPr="00E308A2" w:rsidRDefault="00DE76B1" w:rsidP="00DE76B1">
      <w:pPr>
        <w:pStyle w:val="ab"/>
        <w:spacing w:line="240" w:lineRule="auto"/>
        <w:ind w:leftChars="54" w:firstLineChars="300" w:firstLine="630"/>
        <w:rPr>
          <w:rFonts w:ascii="Courier" w:hAnsi="Courier"/>
          <w:sz w:val="21"/>
          <w:szCs w:val="21"/>
        </w:rPr>
      </w:pPr>
      <w:r w:rsidRPr="00E308A2">
        <w:rPr>
          <w:rFonts w:ascii="Courier" w:hAnsi="Courier"/>
          <w:sz w:val="21"/>
          <w:szCs w:val="21"/>
        </w:rPr>
        <w:t>&lt;fpqqlsh&gt;</w:t>
      </w:r>
      <w:r w:rsidRPr="00E308A2">
        <w:rPr>
          <w:rFonts w:ascii="Courier" w:hAnsi="Courier" w:hint="eastAsia"/>
          <w:sz w:val="21"/>
          <w:szCs w:val="21"/>
        </w:rPr>
        <w:t>发票请求流水号</w:t>
      </w:r>
      <w:r w:rsidRPr="00E308A2">
        <w:rPr>
          <w:rFonts w:ascii="Courier" w:hAnsi="Courier"/>
          <w:sz w:val="21"/>
          <w:szCs w:val="21"/>
        </w:rPr>
        <w:t>&lt;/fpqqlsh&gt;</w:t>
      </w:r>
    </w:p>
    <w:p w:rsidR="00DE76B1" w:rsidRDefault="00DE76B1" w:rsidP="00DE76B1">
      <w:pPr>
        <w:pStyle w:val="ab"/>
        <w:spacing w:line="240" w:lineRule="auto"/>
        <w:ind w:leftChars="54" w:firstLineChars="300" w:firstLine="630"/>
        <w:rPr>
          <w:rFonts w:ascii="Courier" w:hAnsi="Courier"/>
          <w:sz w:val="21"/>
          <w:szCs w:val="21"/>
        </w:rPr>
      </w:pPr>
      <w:r>
        <w:rPr>
          <w:rFonts w:ascii="Courier" w:hAnsi="Courier" w:hint="eastAsia"/>
          <w:sz w:val="21"/>
          <w:szCs w:val="21"/>
        </w:rPr>
        <w:t>&lt;kplx&gt;</w:t>
      </w:r>
      <w:r>
        <w:rPr>
          <w:rFonts w:ascii="Courier" w:hAnsi="Courier" w:hint="eastAsia"/>
          <w:sz w:val="21"/>
          <w:szCs w:val="21"/>
        </w:rPr>
        <w:t>开票类型</w:t>
      </w:r>
      <w:r>
        <w:rPr>
          <w:rFonts w:ascii="Courier" w:hAnsi="Courier" w:hint="eastAsia"/>
          <w:sz w:val="21"/>
          <w:szCs w:val="21"/>
        </w:rPr>
        <w:t>&lt;/kplx&gt;</w:t>
      </w:r>
    </w:p>
    <w:p w:rsidR="00DE76B1" w:rsidRDefault="00DE76B1" w:rsidP="00DE76B1">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r>
        <w:rPr>
          <w:rFonts w:ascii="Courier" w:hAnsi="Courier" w:hint="eastAsia"/>
          <w:sz w:val="21"/>
          <w:szCs w:val="21"/>
        </w:rPr>
        <w:t>销货单位</w:t>
      </w:r>
      <w:r w:rsidRPr="000D0444">
        <w:rPr>
          <w:rFonts w:ascii="Courier" w:hAnsi="Courier" w:hint="eastAsia"/>
          <w:sz w:val="21"/>
          <w:szCs w:val="21"/>
        </w:rPr>
        <w:t>识别号</w:t>
      </w: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p>
    <w:p w:rsidR="00DE76B1" w:rsidRDefault="00DE76B1" w:rsidP="00DE76B1">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Pr>
          <w:rFonts w:ascii="Courier" w:hAnsi="Courier"/>
          <w:sz w:val="21"/>
          <w:szCs w:val="21"/>
        </w:rPr>
        <w:t>mc</w:t>
      </w:r>
      <w:r w:rsidRPr="000D0444">
        <w:rPr>
          <w:rFonts w:ascii="Courier" w:hAnsi="Courier"/>
          <w:sz w:val="21"/>
          <w:szCs w:val="21"/>
        </w:rPr>
        <w:t>&gt;</w:t>
      </w:r>
      <w:r>
        <w:rPr>
          <w:rFonts w:ascii="Courier" w:hAnsi="Courier" w:hint="eastAsia"/>
          <w:sz w:val="21"/>
          <w:szCs w:val="21"/>
        </w:rPr>
        <w:t>销货单位名称</w:t>
      </w:r>
      <w:r w:rsidRPr="000D0444">
        <w:rPr>
          <w:rFonts w:ascii="Courier" w:hAnsi="Courier"/>
          <w:sz w:val="21"/>
          <w:szCs w:val="21"/>
        </w:rPr>
        <w:t>&lt;/</w:t>
      </w:r>
      <w:r>
        <w:rPr>
          <w:rFonts w:ascii="Courier" w:hAnsi="Courier" w:hint="eastAsia"/>
          <w:sz w:val="21"/>
          <w:szCs w:val="21"/>
        </w:rPr>
        <w:t>xhdwmc</w:t>
      </w:r>
      <w:r w:rsidRPr="000D0444">
        <w:rPr>
          <w:rFonts w:ascii="Courier" w:hAnsi="Courier"/>
          <w:sz w:val="21"/>
          <w:szCs w:val="21"/>
        </w:rPr>
        <w:t>&gt;</w:t>
      </w:r>
    </w:p>
    <w:p w:rsidR="00DE76B1" w:rsidRPr="000D0444" w:rsidRDefault="00DE76B1" w:rsidP="00DE76B1">
      <w:pPr>
        <w:pStyle w:val="ab"/>
        <w:spacing w:line="240" w:lineRule="auto"/>
        <w:ind w:leftChars="54" w:firstLineChars="300" w:firstLine="630"/>
        <w:rPr>
          <w:rFonts w:ascii="Courier" w:hAnsi="Courier"/>
          <w:sz w:val="21"/>
          <w:szCs w:val="21"/>
        </w:rPr>
      </w:pPr>
      <w:r w:rsidRPr="000D0444">
        <w:rPr>
          <w:rFonts w:ascii="Courier" w:hAnsi="Courier"/>
          <w:sz w:val="21"/>
          <w:szCs w:val="21"/>
        </w:rPr>
        <w:t>&lt;</w:t>
      </w:r>
      <w:r>
        <w:rPr>
          <w:rFonts w:ascii="Courier" w:hAnsi="Courier" w:hint="eastAsia"/>
          <w:sz w:val="21"/>
          <w:szCs w:val="21"/>
        </w:rPr>
        <w:t>ghdw</w:t>
      </w:r>
      <w:r w:rsidRPr="000D0444">
        <w:rPr>
          <w:rFonts w:ascii="Courier" w:hAnsi="Courier" w:hint="eastAsia"/>
          <w:sz w:val="21"/>
          <w:szCs w:val="21"/>
        </w:rPr>
        <w:t>sbh</w:t>
      </w:r>
      <w:r w:rsidRPr="000D0444">
        <w:rPr>
          <w:rFonts w:ascii="Courier" w:hAnsi="Courier"/>
          <w:sz w:val="21"/>
          <w:szCs w:val="21"/>
        </w:rPr>
        <w:t>&gt;</w:t>
      </w:r>
      <w:r>
        <w:rPr>
          <w:rFonts w:ascii="Courier" w:hAnsi="Courier" w:hint="eastAsia"/>
          <w:sz w:val="21"/>
          <w:szCs w:val="21"/>
        </w:rPr>
        <w:t>购货单位</w:t>
      </w:r>
      <w:r w:rsidRPr="000D0444">
        <w:rPr>
          <w:rFonts w:ascii="Courier" w:hAnsi="Courier" w:hint="eastAsia"/>
          <w:sz w:val="21"/>
          <w:szCs w:val="21"/>
        </w:rPr>
        <w:t>识别号</w:t>
      </w:r>
      <w:r w:rsidRPr="000D0444">
        <w:rPr>
          <w:rFonts w:ascii="Courier" w:hAnsi="Courier"/>
          <w:sz w:val="21"/>
          <w:szCs w:val="21"/>
        </w:rPr>
        <w:t>&lt;/</w:t>
      </w:r>
      <w:r>
        <w:rPr>
          <w:rFonts w:ascii="Courier" w:hAnsi="Courier" w:hint="eastAsia"/>
          <w:sz w:val="21"/>
          <w:szCs w:val="21"/>
        </w:rPr>
        <w:t>ghdw</w:t>
      </w:r>
      <w:r w:rsidRPr="000D0444">
        <w:rPr>
          <w:rFonts w:ascii="Courier" w:hAnsi="Courier" w:hint="eastAsia"/>
          <w:sz w:val="21"/>
          <w:szCs w:val="21"/>
        </w:rPr>
        <w:t>sbh</w:t>
      </w:r>
      <w:r w:rsidRPr="000D0444">
        <w:rPr>
          <w:rFonts w:ascii="Courier" w:hAnsi="Courier"/>
          <w:sz w:val="21"/>
          <w:szCs w:val="21"/>
        </w:rPr>
        <w:t>&gt;</w:t>
      </w:r>
    </w:p>
    <w:p w:rsidR="00DE76B1" w:rsidRDefault="00DE76B1" w:rsidP="00DE76B1">
      <w:pPr>
        <w:pStyle w:val="ab"/>
        <w:spacing w:line="240" w:lineRule="auto"/>
        <w:ind w:leftChars="54" w:firstLineChars="300" w:firstLine="630"/>
        <w:rPr>
          <w:rFonts w:ascii="Courier" w:hAnsi="Courier"/>
          <w:sz w:val="21"/>
          <w:szCs w:val="21"/>
        </w:rPr>
      </w:pPr>
      <w:r w:rsidRPr="000D0444">
        <w:rPr>
          <w:rFonts w:ascii="Courier" w:hAnsi="Courier" w:hint="eastAsia"/>
          <w:sz w:val="21"/>
          <w:szCs w:val="21"/>
        </w:rPr>
        <w:t>&lt;</w:t>
      </w:r>
      <w:r>
        <w:rPr>
          <w:rFonts w:ascii="Courier" w:hAnsi="Courier" w:hint="eastAsia"/>
          <w:sz w:val="21"/>
          <w:szCs w:val="21"/>
        </w:rPr>
        <w:t>ghdw</w:t>
      </w:r>
      <w:r w:rsidRPr="000D0444">
        <w:rPr>
          <w:rFonts w:ascii="Courier" w:hAnsi="Courier" w:hint="eastAsia"/>
          <w:sz w:val="21"/>
          <w:szCs w:val="21"/>
        </w:rPr>
        <w:t>mc&gt;</w:t>
      </w:r>
      <w:r>
        <w:rPr>
          <w:rFonts w:ascii="Courier" w:hAnsi="Courier" w:hint="eastAsia"/>
          <w:sz w:val="21"/>
          <w:szCs w:val="21"/>
        </w:rPr>
        <w:t>购货单位</w:t>
      </w:r>
      <w:r w:rsidRPr="000D0444">
        <w:rPr>
          <w:rFonts w:ascii="Courier" w:hAnsi="Courier" w:hint="eastAsia"/>
          <w:sz w:val="21"/>
          <w:szCs w:val="21"/>
        </w:rPr>
        <w:t>名称</w:t>
      </w:r>
      <w:r w:rsidRPr="000D0444">
        <w:rPr>
          <w:rFonts w:ascii="Courier" w:hAnsi="Courier" w:hint="eastAsia"/>
          <w:sz w:val="21"/>
          <w:szCs w:val="21"/>
        </w:rPr>
        <w:t>&lt;/</w:t>
      </w:r>
      <w:r>
        <w:rPr>
          <w:rFonts w:ascii="Courier" w:hAnsi="Courier" w:hint="eastAsia"/>
          <w:sz w:val="21"/>
          <w:szCs w:val="21"/>
        </w:rPr>
        <w:t>ghdw</w:t>
      </w:r>
      <w:r w:rsidRPr="000D0444">
        <w:rPr>
          <w:rFonts w:ascii="Courier" w:hAnsi="Courier" w:hint="eastAsia"/>
          <w:sz w:val="21"/>
          <w:szCs w:val="21"/>
        </w:rPr>
        <w:t>mc&gt;</w:t>
      </w:r>
    </w:p>
    <w:p w:rsidR="00DE76B1" w:rsidRPr="00B6635B" w:rsidRDefault="00DE76B1" w:rsidP="00DE76B1">
      <w:pPr>
        <w:pStyle w:val="ab"/>
        <w:spacing w:line="240" w:lineRule="auto"/>
        <w:ind w:leftChars="54" w:firstLineChars="300" w:firstLine="630"/>
        <w:rPr>
          <w:rFonts w:ascii="Courier" w:hAnsi="Courier"/>
          <w:sz w:val="21"/>
          <w:szCs w:val="21"/>
          <w:u w:val="single"/>
        </w:rPr>
      </w:pPr>
      <w:r w:rsidRPr="00B6635B">
        <w:rPr>
          <w:rFonts w:ascii="Courier" w:hAnsi="Courier" w:hint="eastAsia"/>
          <w:sz w:val="21"/>
          <w:szCs w:val="21"/>
          <w:u w:val="single"/>
        </w:rPr>
        <w:t>&lt;zsfs&gt;</w:t>
      </w:r>
      <w:r w:rsidRPr="00B6635B">
        <w:rPr>
          <w:rFonts w:ascii="Courier" w:hAnsi="Courier" w:hint="eastAsia"/>
          <w:sz w:val="21"/>
          <w:szCs w:val="21"/>
          <w:u w:val="single"/>
        </w:rPr>
        <w:t>征税方式</w:t>
      </w:r>
      <w:r w:rsidRPr="00B6635B">
        <w:rPr>
          <w:rFonts w:ascii="Courier" w:hAnsi="Courier" w:hint="eastAsia"/>
          <w:sz w:val="21"/>
          <w:szCs w:val="21"/>
          <w:u w:val="single"/>
        </w:rPr>
        <w:t>&lt;/zsfs&gt;</w:t>
      </w:r>
    </w:p>
    <w:p w:rsidR="00DE76B1" w:rsidRDefault="00DE76B1" w:rsidP="00DE76B1">
      <w:pPr>
        <w:pStyle w:val="ab"/>
        <w:spacing w:line="240" w:lineRule="auto"/>
        <w:ind w:leftChars="54" w:firstLineChars="300" w:firstLine="630"/>
        <w:rPr>
          <w:rFonts w:ascii="Courier" w:hAnsi="Courier"/>
          <w:sz w:val="21"/>
          <w:szCs w:val="21"/>
          <w:u w:val="single"/>
        </w:rPr>
      </w:pPr>
      <w:r w:rsidRPr="00B6635B">
        <w:rPr>
          <w:rFonts w:ascii="Courier" w:hAnsi="Courier" w:hint="eastAsia"/>
          <w:sz w:val="21"/>
          <w:szCs w:val="21"/>
          <w:u w:val="single"/>
        </w:rPr>
        <w:t>&lt;fppy&gt;</w:t>
      </w:r>
      <w:r w:rsidRPr="00B6635B">
        <w:rPr>
          <w:rFonts w:ascii="Courier" w:hAnsi="Courier" w:hint="eastAsia"/>
          <w:sz w:val="21"/>
          <w:szCs w:val="21"/>
          <w:u w:val="single"/>
        </w:rPr>
        <w:t>发票票样</w:t>
      </w:r>
      <w:r w:rsidRPr="00B6635B">
        <w:rPr>
          <w:rFonts w:ascii="Courier" w:hAnsi="Courier" w:hint="eastAsia"/>
          <w:sz w:val="21"/>
          <w:szCs w:val="21"/>
          <w:u w:val="single"/>
        </w:rPr>
        <w:t>&lt;/fppy&gt;</w:t>
      </w:r>
    </w:p>
    <w:p w:rsidR="00AF7FD0" w:rsidRPr="00B6635B" w:rsidRDefault="00AF7FD0" w:rsidP="00CD6385">
      <w:pPr>
        <w:pStyle w:val="ab"/>
        <w:spacing w:line="240" w:lineRule="auto"/>
        <w:ind w:leftChars="54" w:firstLineChars="300" w:firstLine="630"/>
        <w:rPr>
          <w:rFonts w:ascii="Courier" w:hAnsi="Courier"/>
          <w:sz w:val="21"/>
          <w:szCs w:val="21"/>
          <w:u w:val="single"/>
        </w:rPr>
      </w:pPr>
      <w:r>
        <w:rPr>
          <w:rFonts w:ascii="Courier" w:hAnsi="Courier" w:hint="eastAsia"/>
          <w:sz w:val="21"/>
          <w:szCs w:val="21"/>
          <w:u w:val="single"/>
        </w:rPr>
        <w:lastRenderedPageBreak/>
        <w:t>&lt;tspz&gt;</w:t>
      </w:r>
      <w:r>
        <w:rPr>
          <w:rFonts w:ascii="Courier" w:hAnsi="Courier" w:hint="eastAsia"/>
          <w:sz w:val="21"/>
          <w:szCs w:val="21"/>
          <w:u w:val="single"/>
        </w:rPr>
        <w:t>特殊票种</w:t>
      </w:r>
      <w:r>
        <w:rPr>
          <w:rFonts w:ascii="Courier" w:hAnsi="Courier" w:hint="eastAsia"/>
          <w:sz w:val="21"/>
          <w:szCs w:val="21"/>
          <w:u w:val="single"/>
        </w:rPr>
        <w:t>&lt;/tspz&gt;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fyxm count=</w:t>
      </w:r>
      <w:r w:rsidRPr="00B6635B">
        <w:rPr>
          <w:rFonts w:ascii="Courier" w:hAnsi="Courier"/>
          <w:sz w:val="21"/>
          <w:szCs w:val="21"/>
        </w:rPr>
        <w:t>"</w:t>
      </w:r>
      <w:r w:rsidRPr="00B6635B">
        <w:rPr>
          <w:rFonts w:ascii="Courier" w:hAnsi="Courier" w:hint="eastAsia"/>
          <w:sz w:val="21"/>
          <w:szCs w:val="21"/>
        </w:rPr>
        <w:t>1</w:t>
      </w:r>
      <w:r w:rsidRPr="00B6635B">
        <w:rPr>
          <w:rFonts w:ascii="Courier" w:hAnsi="Courier"/>
          <w:sz w:val="21"/>
          <w:szCs w:val="21"/>
        </w:rPr>
        <w:t>"&gt;</w:t>
      </w:r>
    </w:p>
    <w:p w:rsidR="00DE76B1" w:rsidRPr="00B6635B" w:rsidRDefault="00DE76B1" w:rsidP="00DE76B1">
      <w:pPr>
        <w:pStyle w:val="ab"/>
        <w:spacing w:line="240" w:lineRule="auto"/>
        <w:ind w:leftChars="54" w:firstLineChars="400" w:firstLine="840"/>
        <w:rPr>
          <w:rFonts w:ascii="Courier" w:hAnsi="Courier"/>
          <w:sz w:val="21"/>
          <w:szCs w:val="21"/>
        </w:rPr>
      </w:pPr>
      <w:r w:rsidRPr="00B6635B">
        <w:rPr>
          <w:rFonts w:ascii="Courier" w:hAnsi="Courier" w:hint="eastAsia"/>
          <w:sz w:val="21"/>
          <w:szCs w:val="21"/>
        </w:rPr>
        <w:t>&lt;group xh=</w:t>
      </w:r>
      <w:r w:rsidRPr="00B6635B">
        <w:rPr>
          <w:rFonts w:ascii="Courier" w:hAnsi="Courier"/>
          <w:sz w:val="21"/>
          <w:szCs w:val="21"/>
        </w:rPr>
        <w:t>"1"</w:t>
      </w:r>
      <w:r w:rsidRPr="00B6635B">
        <w:rPr>
          <w:rFonts w:ascii="Courier" w:hAnsi="Courier" w:hint="eastAsia"/>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r w:rsidRPr="00B6635B">
        <w:rPr>
          <w:rFonts w:ascii="Courier" w:hAnsi="Courier"/>
          <w:sz w:val="21"/>
          <w:szCs w:val="21"/>
        </w:rPr>
        <w:t>&lt;fphxz&gt;</w:t>
      </w:r>
      <w:r w:rsidRPr="00B6635B">
        <w:rPr>
          <w:rFonts w:ascii="Courier" w:hAnsi="Courier" w:hint="eastAsia"/>
          <w:sz w:val="21"/>
          <w:szCs w:val="21"/>
        </w:rPr>
        <w:t>发票</w:t>
      </w:r>
      <w:proofErr w:type="gramStart"/>
      <w:r w:rsidRPr="00B6635B">
        <w:rPr>
          <w:rFonts w:ascii="Courier" w:hAnsi="Courier"/>
          <w:sz w:val="21"/>
          <w:szCs w:val="21"/>
        </w:rPr>
        <w:t>行</w:t>
      </w:r>
      <w:r w:rsidRPr="00B6635B">
        <w:rPr>
          <w:rFonts w:ascii="Courier" w:hAnsi="Courier" w:hint="eastAsia"/>
          <w:sz w:val="21"/>
          <w:szCs w:val="21"/>
        </w:rPr>
        <w:t>性质</w:t>
      </w:r>
      <w:proofErr w:type="gramEnd"/>
      <w:r w:rsidRPr="00B6635B">
        <w:rPr>
          <w:rFonts w:ascii="Courier" w:hAnsi="Courier"/>
          <w:sz w:val="21"/>
          <w:szCs w:val="21"/>
        </w:rPr>
        <w:t>&lt;</w:t>
      </w:r>
      <w:r w:rsidRPr="00B6635B">
        <w:rPr>
          <w:rFonts w:ascii="Courier" w:hAnsi="Courier" w:hint="eastAsia"/>
          <w:sz w:val="21"/>
          <w:szCs w:val="21"/>
        </w:rPr>
        <w:t>/fphxz</w:t>
      </w:r>
      <w:r w:rsidRPr="00B6635B">
        <w:rPr>
          <w:rFonts w:ascii="Courier" w:hAnsi="Courier"/>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xm</w:t>
      </w:r>
      <w:r w:rsidRPr="00B6635B">
        <w:rPr>
          <w:rFonts w:ascii="Courier" w:hAnsi="Courier"/>
          <w:sz w:val="21"/>
          <w:szCs w:val="21"/>
        </w:rPr>
        <w:t>&gt;</w:t>
      </w:r>
      <w:r w:rsidRPr="00B6635B">
        <w:rPr>
          <w:rFonts w:ascii="Courier" w:hAnsi="Courier" w:hint="eastAsia"/>
          <w:sz w:val="21"/>
          <w:szCs w:val="21"/>
        </w:rPr>
        <w:t>项目</w:t>
      </w:r>
      <w:r w:rsidRPr="00B6635B">
        <w:rPr>
          <w:rFonts w:ascii="Courier" w:hAnsi="Courier"/>
          <w:sz w:val="21"/>
          <w:szCs w:val="21"/>
        </w:rPr>
        <w:t>&lt;/</w:t>
      </w:r>
      <w:r w:rsidRPr="00B6635B">
        <w:rPr>
          <w:rFonts w:ascii="Courier" w:hAnsi="Courier" w:hint="eastAsia"/>
          <w:sz w:val="21"/>
          <w:szCs w:val="21"/>
        </w:rPr>
        <w:t>xm</w:t>
      </w:r>
      <w:r w:rsidRPr="00B6635B">
        <w:rPr>
          <w:rFonts w:ascii="Courier" w:hAnsi="Courier"/>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sl</w:t>
      </w:r>
      <w:r w:rsidRPr="00B6635B">
        <w:rPr>
          <w:rFonts w:ascii="Courier" w:hAnsi="Courier"/>
          <w:sz w:val="21"/>
          <w:szCs w:val="21"/>
        </w:rPr>
        <w:t>&gt;</w:t>
      </w:r>
      <w:r w:rsidRPr="00B6635B">
        <w:rPr>
          <w:rFonts w:ascii="Courier" w:hAnsi="Courier" w:hint="eastAsia"/>
          <w:sz w:val="21"/>
          <w:szCs w:val="21"/>
        </w:rPr>
        <w:t>数量</w:t>
      </w:r>
      <w:r w:rsidRPr="00B6635B">
        <w:rPr>
          <w:rFonts w:ascii="Courier" w:hAnsi="Courier"/>
          <w:sz w:val="21"/>
          <w:szCs w:val="21"/>
        </w:rPr>
        <w:t>&lt;/</w:t>
      </w:r>
      <w:r w:rsidRPr="00B6635B">
        <w:rPr>
          <w:rFonts w:ascii="Courier" w:hAnsi="Courier" w:hint="eastAsia"/>
          <w:sz w:val="21"/>
          <w:szCs w:val="21"/>
        </w:rPr>
        <w:t>sl</w:t>
      </w:r>
      <w:r w:rsidRPr="00B6635B">
        <w:rPr>
          <w:rFonts w:ascii="Courier" w:hAnsi="Courier"/>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hsdj</w:t>
      </w:r>
      <w:r w:rsidRPr="00B6635B">
        <w:rPr>
          <w:rFonts w:ascii="Courier" w:hAnsi="Courier"/>
          <w:sz w:val="21"/>
          <w:szCs w:val="21"/>
        </w:rPr>
        <w:t>&gt;</w:t>
      </w:r>
      <w:r w:rsidRPr="00B6635B">
        <w:rPr>
          <w:rFonts w:ascii="Courier" w:hAnsi="Courier" w:hint="eastAsia"/>
          <w:sz w:val="21"/>
          <w:szCs w:val="21"/>
        </w:rPr>
        <w:t>含</w:t>
      </w:r>
      <w:proofErr w:type="gramStart"/>
      <w:r w:rsidRPr="00B6635B">
        <w:rPr>
          <w:rFonts w:ascii="Courier" w:hAnsi="Courier" w:hint="eastAsia"/>
          <w:sz w:val="21"/>
          <w:szCs w:val="21"/>
        </w:rPr>
        <w:t>税单价</w:t>
      </w:r>
      <w:proofErr w:type="gramEnd"/>
      <w:r w:rsidRPr="00B6635B">
        <w:rPr>
          <w:rFonts w:ascii="Courier" w:hAnsi="Courier"/>
          <w:sz w:val="21"/>
          <w:szCs w:val="21"/>
        </w:rPr>
        <w:t>&lt;/</w:t>
      </w:r>
      <w:r w:rsidRPr="00B6635B">
        <w:rPr>
          <w:rFonts w:ascii="Courier" w:hAnsi="Courier" w:hint="eastAsia"/>
          <w:sz w:val="21"/>
          <w:szCs w:val="21"/>
        </w:rPr>
        <w:t>hsdj</w:t>
      </w:r>
      <w:r w:rsidRPr="00B6635B">
        <w:rPr>
          <w:rFonts w:ascii="Courier" w:hAnsi="Courier"/>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hsje</w:t>
      </w:r>
      <w:r w:rsidRPr="00B6635B">
        <w:rPr>
          <w:rFonts w:ascii="Courier" w:hAnsi="Courier"/>
          <w:sz w:val="21"/>
          <w:szCs w:val="21"/>
        </w:rPr>
        <w:t>&gt;</w:t>
      </w:r>
      <w:r w:rsidRPr="00B6635B">
        <w:rPr>
          <w:rFonts w:ascii="Courier" w:hAnsi="Courier" w:hint="eastAsia"/>
          <w:sz w:val="21"/>
          <w:szCs w:val="21"/>
        </w:rPr>
        <w:t>含税金额</w:t>
      </w:r>
      <w:r w:rsidRPr="00B6635B">
        <w:rPr>
          <w:rFonts w:ascii="Courier" w:hAnsi="Courier"/>
          <w:sz w:val="21"/>
          <w:szCs w:val="21"/>
        </w:rPr>
        <w:t>&lt;/</w:t>
      </w:r>
      <w:r w:rsidRPr="00B6635B">
        <w:rPr>
          <w:rFonts w:ascii="Courier" w:hAnsi="Courier" w:hint="eastAsia"/>
          <w:sz w:val="21"/>
          <w:szCs w:val="21"/>
        </w:rPr>
        <w:t>hsje</w:t>
      </w:r>
      <w:r w:rsidRPr="00B6635B">
        <w:rPr>
          <w:rFonts w:ascii="Courier" w:hAnsi="Courier"/>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bhsdj</w:t>
      </w:r>
      <w:r w:rsidRPr="00B6635B">
        <w:rPr>
          <w:rFonts w:ascii="Courier" w:hAnsi="Courier"/>
          <w:sz w:val="21"/>
          <w:szCs w:val="21"/>
        </w:rPr>
        <w:t>&gt;</w:t>
      </w:r>
      <w:r w:rsidRPr="00B6635B">
        <w:rPr>
          <w:rFonts w:ascii="Courier" w:hAnsi="Courier" w:hint="eastAsia"/>
          <w:sz w:val="21"/>
          <w:szCs w:val="21"/>
        </w:rPr>
        <w:t>不含</w:t>
      </w:r>
      <w:proofErr w:type="gramStart"/>
      <w:r w:rsidRPr="00B6635B">
        <w:rPr>
          <w:rFonts w:ascii="Courier" w:hAnsi="Courier" w:hint="eastAsia"/>
          <w:sz w:val="21"/>
          <w:szCs w:val="21"/>
        </w:rPr>
        <w:t>税单价</w:t>
      </w:r>
      <w:proofErr w:type="gramEnd"/>
      <w:r w:rsidRPr="00B6635B">
        <w:rPr>
          <w:rFonts w:ascii="Courier" w:hAnsi="Courier"/>
          <w:sz w:val="21"/>
          <w:szCs w:val="21"/>
        </w:rPr>
        <w:t>&lt;/</w:t>
      </w:r>
      <w:r w:rsidRPr="00B6635B">
        <w:rPr>
          <w:rFonts w:ascii="Courier" w:hAnsi="Courier" w:hint="eastAsia"/>
          <w:sz w:val="21"/>
          <w:szCs w:val="21"/>
        </w:rPr>
        <w:t>bhsdj</w:t>
      </w:r>
      <w:r w:rsidRPr="00B6635B">
        <w:rPr>
          <w:rFonts w:ascii="Courier" w:hAnsi="Courier"/>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bhsje</w:t>
      </w:r>
      <w:r w:rsidRPr="00B6635B">
        <w:rPr>
          <w:rFonts w:ascii="Courier" w:hAnsi="Courier"/>
          <w:sz w:val="21"/>
          <w:szCs w:val="21"/>
        </w:rPr>
        <w:t>&gt;</w:t>
      </w:r>
      <w:r w:rsidRPr="00B6635B">
        <w:rPr>
          <w:rFonts w:ascii="Courier" w:hAnsi="Courier" w:hint="eastAsia"/>
          <w:sz w:val="21"/>
          <w:szCs w:val="21"/>
        </w:rPr>
        <w:t>不含税金额</w:t>
      </w:r>
      <w:r w:rsidRPr="00B6635B">
        <w:rPr>
          <w:rFonts w:ascii="Courier" w:hAnsi="Courier"/>
          <w:sz w:val="21"/>
          <w:szCs w:val="21"/>
        </w:rPr>
        <w:t>&lt;/</w:t>
      </w:r>
      <w:r w:rsidRPr="00B6635B">
        <w:rPr>
          <w:rFonts w:ascii="Courier" w:hAnsi="Courier" w:hint="eastAsia"/>
          <w:sz w:val="21"/>
          <w:szCs w:val="21"/>
        </w:rPr>
        <w:t>bhsje</w:t>
      </w:r>
      <w:r w:rsidRPr="00B6635B">
        <w:rPr>
          <w:rFonts w:ascii="Courier" w:hAnsi="Courier"/>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&lt;z</w:t>
      </w:r>
      <w:r w:rsidRPr="00B6635B">
        <w:rPr>
          <w:rFonts w:ascii="Courier" w:hAnsi="Courier"/>
          <w:sz w:val="21"/>
          <w:szCs w:val="21"/>
        </w:rPr>
        <w:t>sl</w:t>
      </w:r>
      <w:r w:rsidRPr="00B6635B">
        <w:rPr>
          <w:rFonts w:ascii="Courier" w:hAnsi="Courier" w:hint="eastAsia"/>
          <w:sz w:val="21"/>
          <w:szCs w:val="21"/>
        </w:rPr>
        <w:t>&gt;</w:t>
      </w:r>
      <w:r w:rsidRPr="00B6635B">
        <w:rPr>
          <w:rFonts w:ascii="Courier" w:hAnsi="Courier" w:hint="eastAsia"/>
          <w:sz w:val="21"/>
          <w:szCs w:val="21"/>
        </w:rPr>
        <w:t>税率</w:t>
      </w:r>
      <w:r w:rsidRPr="00B6635B">
        <w:rPr>
          <w:rFonts w:ascii="Courier" w:hAnsi="Courier" w:hint="eastAsia"/>
          <w:sz w:val="21"/>
          <w:szCs w:val="21"/>
        </w:rPr>
        <w:t>&lt;</w:t>
      </w:r>
      <w:r w:rsidRPr="00B6635B">
        <w:rPr>
          <w:rFonts w:ascii="Courier" w:hAnsi="Courier"/>
          <w:sz w:val="21"/>
          <w:szCs w:val="21"/>
        </w:rPr>
        <w:t>/</w:t>
      </w:r>
      <w:r w:rsidRPr="00B6635B">
        <w:rPr>
          <w:rFonts w:ascii="Courier" w:hAnsi="Courier" w:hint="eastAsia"/>
          <w:sz w:val="21"/>
          <w:szCs w:val="21"/>
        </w:rPr>
        <w:t>z</w:t>
      </w:r>
      <w:r w:rsidRPr="00B6635B">
        <w:rPr>
          <w:rFonts w:ascii="Courier" w:hAnsi="Courier"/>
          <w:sz w:val="21"/>
          <w:szCs w:val="21"/>
        </w:rPr>
        <w:t>sl</w:t>
      </w:r>
      <w:r w:rsidRPr="00B6635B">
        <w:rPr>
          <w:rFonts w:ascii="Courier" w:hAnsi="Courier" w:hint="eastAsia"/>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&lt;</w:t>
      </w:r>
      <w:r w:rsidRPr="00B6635B">
        <w:rPr>
          <w:rFonts w:ascii="Courier" w:hAnsi="Courier"/>
          <w:sz w:val="21"/>
          <w:szCs w:val="21"/>
        </w:rPr>
        <w:t>se</w:t>
      </w:r>
      <w:r w:rsidRPr="00B6635B">
        <w:rPr>
          <w:rFonts w:ascii="Courier" w:hAnsi="Courier" w:hint="eastAsia"/>
          <w:sz w:val="21"/>
          <w:szCs w:val="21"/>
        </w:rPr>
        <w:t>&gt;</w:t>
      </w:r>
      <w:r w:rsidRPr="00B6635B">
        <w:rPr>
          <w:rFonts w:ascii="Courier" w:hAnsi="Courier" w:hint="eastAsia"/>
          <w:sz w:val="21"/>
          <w:szCs w:val="21"/>
        </w:rPr>
        <w:t>税额</w:t>
      </w:r>
      <w:r w:rsidRPr="00B6635B">
        <w:rPr>
          <w:rFonts w:ascii="Courier" w:hAnsi="Courier" w:hint="eastAsia"/>
          <w:sz w:val="21"/>
          <w:szCs w:val="21"/>
        </w:rPr>
        <w:t>&lt;</w:t>
      </w:r>
      <w:r w:rsidRPr="00B6635B">
        <w:rPr>
          <w:rFonts w:ascii="Courier" w:hAnsi="Courier"/>
          <w:sz w:val="21"/>
          <w:szCs w:val="21"/>
        </w:rPr>
        <w:t>/se</w:t>
      </w:r>
      <w:r w:rsidRPr="00B6635B">
        <w:rPr>
          <w:rFonts w:ascii="Courier" w:hAnsi="Courier" w:hint="eastAsia"/>
          <w:sz w:val="21"/>
          <w:szCs w:val="21"/>
        </w:rPr>
        <w:t>&gt;</w:t>
      </w:r>
    </w:p>
    <w:p w:rsidR="00DE76B1" w:rsidRPr="00B6635B" w:rsidRDefault="00DE76B1" w:rsidP="00DE76B1">
      <w:pPr>
        <w:pStyle w:val="ab"/>
        <w:spacing w:line="240" w:lineRule="auto"/>
        <w:ind w:leftChars="54" w:firstLineChars="500" w:firstLine="1050"/>
        <w:rPr>
          <w:rFonts w:ascii="Courier" w:hAnsi="Courier"/>
          <w:sz w:val="21"/>
          <w:szCs w:val="21"/>
        </w:rPr>
      </w:pPr>
      <w:ins w:id="63" w:author="zjg" w:date="2016-05-17T16:36:00Z">
        <w:r w:rsidRPr="00B6635B">
          <w:rPr>
            <w:rFonts w:ascii="Courier" w:hAnsi="Courier" w:hint="eastAsia"/>
            <w:sz w:val="21"/>
            <w:szCs w:val="21"/>
          </w:rPr>
          <w:t>&lt;spbm&gt;</w:t>
        </w:r>
        <w:r w:rsidRPr="00B6635B">
          <w:rPr>
            <w:rFonts w:ascii="Courier" w:hAnsi="Courier" w:hint="eastAsia"/>
            <w:sz w:val="21"/>
            <w:szCs w:val="21"/>
          </w:rPr>
          <w:t>商品编码</w:t>
        </w:r>
        <w:r w:rsidRPr="00B6635B">
          <w:rPr>
            <w:rFonts w:ascii="Courier" w:hAnsi="Courier" w:hint="eastAsia"/>
            <w:sz w:val="21"/>
            <w:szCs w:val="21"/>
          </w:rPr>
          <w:t>&lt;/spbm&gt;</w:t>
        </w:r>
      </w:ins>
    </w:p>
    <w:p w:rsidR="00DE76B1" w:rsidRPr="00B6635B" w:rsidRDefault="00DE76B1" w:rsidP="00DE76B1">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r w:rsidRPr="00B6635B">
        <w:rPr>
          <w:rFonts w:ascii="Courier" w:hAnsi="Courier" w:hint="eastAsia"/>
          <w:sz w:val="21"/>
          <w:szCs w:val="21"/>
          <w:u w:val="single"/>
        </w:rPr>
        <w:t>纳税人自行编码</w:t>
      </w: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p>
    <w:p w:rsidR="00DE76B1" w:rsidRPr="00B6635B" w:rsidRDefault="00DE76B1" w:rsidP="00DE76B1">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r w:rsidRPr="00B6635B">
        <w:rPr>
          <w:rFonts w:ascii="Courier" w:hAnsi="Courier" w:hint="eastAsia"/>
          <w:sz w:val="21"/>
          <w:szCs w:val="21"/>
          <w:u w:val="single"/>
        </w:rPr>
        <w:t>优惠政策标识</w:t>
      </w: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p>
    <w:p w:rsidR="00DE76B1" w:rsidRPr="00B6635B" w:rsidRDefault="00DE76B1" w:rsidP="00DE76B1">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r w:rsidRPr="00B6635B">
        <w:rPr>
          <w:rFonts w:ascii="Courier" w:hAnsi="Courier" w:hint="eastAsia"/>
          <w:sz w:val="21"/>
          <w:szCs w:val="21"/>
          <w:u w:val="single"/>
        </w:rPr>
        <w:t>零税率标识</w:t>
      </w: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p>
    <w:p w:rsidR="00DE76B1" w:rsidRPr="00B6635B" w:rsidRDefault="00DE76B1" w:rsidP="00DE76B1">
      <w:pPr>
        <w:pStyle w:val="ab"/>
        <w:ind w:firstLineChars="500" w:firstLine="1050"/>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r w:rsidRPr="00B6635B">
        <w:rPr>
          <w:rFonts w:ascii="Courier" w:hAnsi="Courier" w:hint="eastAsia"/>
          <w:sz w:val="21"/>
          <w:szCs w:val="21"/>
          <w:u w:val="single"/>
        </w:rPr>
        <w:t>增值税特殊管理</w:t>
      </w: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p>
    <w:p w:rsidR="00DE76B1" w:rsidRPr="00B6635B" w:rsidRDefault="00DE76B1" w:rsidP="00DE76B1">
      <w:pPr>
        <w:pStyle w:val="ab"/>
        <w:spacing w:line="240" w:lineRule="auto"/>
        <w:ind w:leftChars="54" w:firstLineChars="400" w:firstLine="840"/>
        <w:rPr>
          <w:rFonts w:ascii="Courier" w:hAnsi="Courier"/>
          <w:sz w:val="21"/>
          <w:szCs w:val="21"/>
        </w:rPr>
      </w:pPr>
      <w:r w:rsidRPr="00B6635B">
        <w:rPr>
          <w:rFonts w:ascii="Courier" w:hAnsi="Courier" w:hint="eastAsia"/>
          <w:sz w:val="21"/>
          <w:szCs w:val="21"/>
        </w:rPr>
        <w:t>&lt;/group&gt;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fyxm</w:t>
      </w:r>
      <w:r w:rsidRPr="00B6635B">
        <w:rPr>
          <w:rFonts w:ascii="Courier" w:hAnsi="Courier"/>
          <w:sz w:val="21"/>
          <w:szCs w:val="21"/>
        </w:rPr>
        <w:t>&gt;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r w:rsidRPr="00B6635B">
        <w:rPr>
          <w:rFonts w:ascii="Courier" w:hAnsi="Courier" w:hint="eastAsia"/>
          <w:sz w:val="21"/>
          <w:szCs w:val="21"/>
        </w:rPr>
        <w:t>合计金额（不含税）</w:t>
      </w: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r w:rsidRPr="00B6635B">
        <w:rPr>
          <w:rFonts w:ascii="Courier" w:hAnsi="Courier" w:hint="eastAsia"/>
          <w:sz w:val="21"/>
          <w:szCs w:val="21"/>
        </w:rPr>
        <w:t>合计税额</w:t>
      </w: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r w:rsidRPr="00B6635B">
        <w:rPr>
          <w:rFonts w:ascii="Courier" w:hAnsi="Courier" w:hint="eastAsia"/>
          <w:sz w:val="21"/>
          <w:szCs w:val="21"/>
        </w:rPr>
        <w:t>价税合计</w:t>
      </w: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p>
    <w:p w:rsidR="00DE76B1" w:rsidRPr="00B6635B" w:rsidRDefault="00DE76B1" w:rsidP="00DE76B1">
      <w:pPr>
        <w:pStyle w:val="ab"/>
        <w:spacing w:line="240" w:lineRule="auto"/>
        <w:ind w:leftChars="54" w:firstLineChars="300" w:firstLine="630"/>
        <w:rPr>
          <w:rFonts w:ascii="Courier" w:hAnsi="Courier"/>
          <w:sz w:val="21"/>
          <w:szCs w:val="21"/>
          <w:u w:val="single"/>
        </w:rPr>
      </w:pPr>
      <w:r w:rsidRPr="00B6635B">
        <w:rPr>
          <w:rFonts w:ascii="Courier" w:hAnsi="Courier" w:hint="eastAsia"/>
          <w:sz w:val="21"/>
          <w:szCs w:val="21"/>
          <w:u w:val="single"/>
        </w:rPr>
        <w:t>&lt;kce&gt;</w:t>
      </w:r>
      <w:r w:rsidRPr="00B6635B">
        <w:rPr>
          <w:rFonts w:ascii="Courier" w:hAnsi="Courier" w:hint="eastAsia"/>
          <w:sz w:val="21"/>
          <w:szCs w:val="21"/>
          <w:u w:val="single"/>
        </w:rPr>
        <w:t>差额征税扣除额</w:t>
      </w:r>
      <w:r w:rsidRPr="00B6635B">
        <w:rPr>
          <w:rFonts w:ascii="Courier" w:hAnsi="Courier" w:hint="eastAsia"/>
          <w:sz w:val="21"/>
          <w:szCs w:val="21"/>
          <w:u w:val="single"/>
        </w:rPr>
        <w:t>&lt;/kce&gt;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bz</w:t>
      </w:r>
      <w:r w:rsidRPr="00B6635B">
        <w:rPr>
          <w:rFonts w:ascii="Courier" w:hAnsi="Courier"/>
          <w:sz w:val="21"/>
          <w:szCs w:val="21"/>
        </w:rPr>
        <w:t>&gt;</w:t>
      </w:r>
      <w:r w:rsidRPr="00B6635B">
        <w:rPr>
          <w:rFonts w:ascii="Courier" w:hAnsi="Courier" w:hint="eastAsia"/>
          <w:sz w:val="21"/>
          <w:szCs w:val="21"/>
        </w:rPr>
        <w:t>备注</w:t>
      </w:r>
      <w:r w:rsidRPr="00B6635B">
        <w:rPr>
          <w:rFonts w:ascii="Courier" w:hAnsi="Courier"/>
          <w:sz w:val="21"/>
          <w:szCs w:val="21"/>
        </w:rPr>
        <w:t>&lt;/</w:t>
      </w:r>
      <w:r w:rsidRPr="00B6635B">
        <w:rPr>
          <w:rFonts w:ascii="Courier" w:hAnsi="Courier" w:hint="eastAsia"/>
          <w:sz w:val="21"/>
          <w:szCs w:val="21"/>
        </w:rPr>
        <w:t>bz</w:t>
      </w:r>
      <w:r w:rsidRPr="00B6635B">
        <w:rPr>
          <w:rFonts w:ascii="Courier" w:hAnsi="Courier"/>
          <w:sz w:val="21"/>
          <w:szCs w:val="21"/>
        </w:rPr>
        <w:t>&gt;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skr</w:t>
      </w:r>
      <w:r w:rsidRPr="00B6635B">
        <w:rPr>
          <w:rFonts w:ascii="Courier" w:hAnsi="Courier"/>
          <w:sz w:val="21"/>
          <w:szCs w:val="21"/>
        </w:rPr>
        <w:t>&gt;</w:t>
      </w:r>
      <w:r w:rsidRPr="00B6635B">
        <w:rPr>
          <w:rFonts w:ascii="Courier" w:hAnsi="Courier" w:hint="eastAsia"/>
          <w:sz w:val="21"/>
          <w:szCs w:val="21"/>
        </w:rPr>
        <w:t>收款人</w:t>
      </w:r>
      <w:r w:rsidRPr="00B6635B">
        <w:rPr>
          <w:rFonts w:ascii="Courier" w:hAnsi="Courier"/>
          <w:sz w:val="21"/>
          <w:szCs w:val="21"/>
        </w:rPr>
        <w:t>&lt;/</w:t>
      </w:r>
      <w:r w:rsidRPr="00B6635B">
        <w:rPr>
          <w:rFonts w:ascii="Courier" w:hAnsi="Courier" w:hint="eastAsia"/>
          <w:sz w:val="21"/>
          <w:szCs w:val="21"/>
        </w:rPr>
        <w:t>skr</w:t>
      </w:r>
      <w:r w:rsidRPr="00B6635B">
        <w:rPr>
          <w:rFonts w:ascii="Courier" w:hAnsi="Courier"/>
          <w:sz w:val="21"/>
          <w:szCs w:val="21"/>
        </w:rPr>
        <w:t>&gt;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kpr</w:t>
      </w:r>
      <w:r w:rsidRPr="00B6635B">
        <w:rPr>
          <w:rFonts w:ascii="Courier" w:hAnsi="Courier"/>
          <w:sz w:val="21"/>
          <w:szCs w:val="21"/>
        </w:rPr>
        <w:t>&gt;</w:t>
      </w:r>
      <w:r w:rsidRPr="00B6635B">
        <w:rPr>
          <w:rFonts w:ascii="Courier" w:hAnsi="Courier" w:hint="eastAsia"/>
          <w:sz w:val="21"/>
          <w:szCs w:val="21"/>
        </w:rPr>
        <w:t>开票人</w:t>
      </w:r>
      <w:r w:rsidRPr="00B6635B">
        <w:rPr>
          <w:rFonts w:ascii="Courier" w:hAnsi="Courier"/>
          <w:sz w:val="21"/>
          <w:szCs w:val="21"/>
        </w:rPr>
        <w:t>&lt;/</w:t>
      </w:r>
      <w:r w:rsidRPr="00B6635B">
        <w:rPr>
          <w:rFonts w:ascii="Courier" w:hAnsi="Courier" w:hint="eastAsia"/>
          <w:sz w:val="21"/>
          <w:szCs w:val="21"/>
        </w:rPr>
        <w:t>kpr</w:t>
      </w:r>
      <w:r w:rsidRPr="00B6635B">
        <w:rPr>
          <w:rFonts w:ascii="Courier" w:hAnsi="Courier"/>
          <w:sz w:val="21"/>
          <w:szCs w:val="21"/>
        </w:rPr>
        <w:t>&gt;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yfpdm</w:t>
      </w:r>
      <w:r w:rsidRPr="00B6635B">
        <w:rPr>
          <w:rFonts w:ascii="Courier" w:hAnsi="Courier"/>
          <w:sz w:val="21"/>
          <w:szCs w:val="21"/>
        </w:rPr>
        <w:t>&gt;</w:t>
      </w:r>
      <w:r w:rsidRPr="00B6635B">
        <w:rPr>
          <w:rFonts w:ascii="Courier" w:hAnsi="Courier" w:hint="eastAsia"/>
          <w:sz w:val="21"/>
          <w:szCs w:val="21"/>
        </w:rPr>
        <w:t>原发票代码</w:t>
      </w:r>
      <w:r w:rsidRPr="00B6635B">
        <w:rPr>
          <w:rFonts w:ascii="Courier" w:hAnsi="Courier"/>
          <w:sz w:val="21"/>
          <w:szCs w:val="21"/>
        </w:rPr>
        <w:t>&lt;/</w:t>
      </w:r>
      <w:r w:rsidRPr="00B6635B">
        <w:rPr>
          <w:rFonts w:ascii="Courier" w:hAnsi="Courier" w:hint="eastAsia"/>
          <w:sz w:val="21"/>
          <w:szCs w:val="21"/>
        </w:rPr>
        <w:t>yfpdm</w:t>
      </w:r>
      <w:r w:rsidRPr="00B6635B">
        <w:rPr>
          <w:rFonts w:ascii="Courier" w:hAnsi="Courier"/>
          <w:sz w:val="21"/>
          <w:szCs w:val="21"/>
        </w:rPr>
        <w:t>&gt;</w:t>
      </w:r>
    </w:p>
    <w:p w:rsidR="00DE76B1" w:rsidRPr="00B6635B" w:rsidRDefault="00DE76B1" w:rsidP="00DE76B1">
      <w:pPr>
        <w:pStyle w:val="ab"/>
        <w:spacing w:line="240" w:lineRule="auto"/>
        <w:ind w:leftChars="54" w:firstLineChars="300" w:firstLine="630"/>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yfphm</w:t>
      </w:r>
      <w:r w:rsidRPr="00B6635B">
        <w:rPr>
          <w:rFonts w:ascii="Courier" w:hAnsi="Courier"/>
          <w:sz w:val="21"/>
          <w:szCs w:val="21"/>
        </w:rPr>
        <w:t>&gt;</w:t>
      </w:r>
      <w:r w:rsidRPr="00B6635B">
        <w:rPr>
          <w:rFonts w:ascii="Courier" w:hAnsi="Courier" w:hint="eastAsia"/>
          <w:sz w:val="21"/>
          <w:szCs w:val="21"/>
        </w:rPr>
        <w:t>原发票号码</w:t>
      </w:r>
      <w:r w:rsidRPr="00B6635B">
        <w:rPr>
          <w:rFonts w:ascii="Courier" w:hAnsi="Courier"/>
          <w:sz w:val="21"/>
          <w:szCs w:val="21"/>
        </w:rPr>
        <w:t>&lt;/</w:t>
      </w:r>
      <w:r w:rsidRPr="00B6635B">
        <w:rPr>
          <w:rFonts w:ascii="Courier" w:hAnsi="Courier" w:hint="eastAsia"/>
          <w:sz w:val="21"/>
          <w:szCs w:val="21"/>
        </w:rPr>
        <w:t>yfphm</w:t>
      </w:r>
      <w:r w:rsidRPr="00B6635B">
        <w:rPr>
          <w:rFonts w:ascii="Courier" w:hAnsi="Courier"/>
          <w:sz w:val="21"/>
          <w:szCs w:val="21"/>
        </w:rPr>
        <w:t>&gt;</w:t>
      </w:r>
    </w:p>
    <w:p w:rsidR="00DE76B1" w:rsidRPr="00B6635B" w:rsidRDefault="00DE76B1" w:rsidP="00DE76B1">
      <w:pPr>
        <w:pStyle w:val="ab"/>
        <w:spacing w:line="240" w:lineRule="auto"/>
        <w:rPr>
          <w:rFonts w:ascii="Courier" w:hAnsi="Courier"/>
          <w:sz w:val="21"/>
          <w:szCs w:val="21"/>
        </w:rPr>
      </w:pPr>
      <w:r w:rsidRPr="00B6635B">
        <w:rPr>
          <w:rFonts w:ascii="Courier" w:hAnsi="Courier"/>
          <w:sz w:val="21"/>
          <w:szCs w:val="21"/>
        </w:rPr>
        <w:t>&lt;/body&gt;</w:t>
      </w:r>
    </w:p>
    <w:p w:rsidR="00DE76B1" w:rsidRPr="00B6635B" w:rsidRDefault="00DE76B1" w:rsidP="00DE76B1">
      <w:pPr>
        <w:pStyle w:val="ab"/>
        <w:spacing w:line="240" w:lineRule="auto"/>
        <w:rPr>
          <w:rFonts w:ascii="Courier" w:hAnsi="Courier"/>
          <w:sz w:val="21"/>
          <w:szCs w:val="21"/>
        </w:rPr>
      </w:pPr>
      <w:r w:rsidRPr="00B6635B">
        <w:rPr>
          <w:rFonts w:ascii="Courier" w:hAnsi="Courier"/>
          <w:sz w:val="21"/>
          <w:szCs w:val="21"/>
        </w:rPr>
        <w:t>&lt;/business&gt;</w:t>
      </w:r>
    </w:p>
    <w:p w:rsidR="00DE76B1" w:rsidRPr="00B6635B" w:rsidRDefault="00DE76B1" w:rsidP="00DE76B1">
      <w:pPr>
        <w:spacing w:line="360" w:lineRule="auto"/>
        <w:rPr>
          <w:b/>
          <w:sz w:val="24"/>
          <w:szCs w:val="21"/>
        </w:rPr>
      </w:pPr>
      <w:r w:rsidRPr="00B6635B">
        <w:rPr>
          <w:rFonts w:hint="eastAsia"/>
          <w:b/>
          <w:sz w:val="24"/>
          <w:szCs w:val="21"/>
        </w:rPr>
        <w:t>参数说明：</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1475"/>
        <w:gridCol w:w="2080"/>
        <w:gridCol w:w="576"/>
        <w:gridCol w:w="983"/>
        <w:gridCol w:w="4395"/>
      </w:tblGrid>
      <w:tr w:rsidR="00DE76B1" w:rsidRPr="00B6635B" w:rsidTr="00735EEB">
        <w:trPr>
          <w:trHeight w:val="454"/>
        </w:trPr>
        <w:tc>
          <w:tcPr>
            <w:tcW w:w="664" w:type="dxa"/>
            <w:shd w:val="clear" w:color="auto" w:fill="DBE5F1"/>
            <w:vAlign w:val="center"/>
          </w:tcPr>
          <w:p w:rsidR="00DE76B1" w:rsidRPr="00B6635B" w:rsidRDefault="00DE76B1" w:rsidP="003D2A86">
            <w:pPr>
              <w:jc w:val="center"/>
              <w:rPr>
                <w:rFonts w:asciiTheme="minorEastAsia" w:eastAsiaTheme="minorEastAsia" w:hAnsiTheme="minorEastAsia"/>
                <w:sz w:val="24"/>
                <w:szCs w:val="24"/>
              </w:rPr>
            </w:pPr>
            <w:r w:rsidRPr="00B6635B">
              <w:rPr>
                <w:rFonts w:asciiTheme="minorEastAsia" w:eastAsiaTheme="minorEastAsia" w:hAnsiTheme="minorEastAsia"/>
                <w:sz w:val="24"/>
                <w:szCs w:val="24"/>
              </w:rPr>
              <w:t>索引</w:t>
            </w:r>
          </w:p>
        </w:tc>
        <w:tc>
          <w:tcPr>
            <w:tcW w:w="1475" w:type="dxa"/>
            <w:shd w:val="clear" w:color="auto" w:fill="DBE5F1"/>
            <w:vAlign w:val="center"/>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sz w:val="24"/>
                <w:szCs w:val="24"/>
              </w:rPr>
              <w:t>ID</w:t>
            </w:r>
          </w:p>
        </w:tc>
        <w:tc>
          <w:tcPr>
            <w:tcW w:w="2080" w:type="dxa"/>
            <w:shd w:val="clear" w:color="auto" w:fill="DBE5F1"/>
            <w:vAlign w:val="center"/>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sz w:val="24"/>
                <w:szCs w:val="24"/>
              </w:rPr>
              <w:t>名称</w:t>
            </w:r>
          </w:p>
        </w:tc>
        <w:tc>
          <w:tcPr>
            <w:tcW w:w="576" w:type="dxa"/>
            <w:shd w:val="clear" w:color="auto" w:fill="DBE5F1"/>
            <w:vAlign w:val="center"/>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sz w:val="24"/>
                <w:szCs w:val="24"/>
              </w:rPr>
              <w:t>长度</w:t>
            </w:r>
          </w:p>
        </w:tc>
        <w:tc>
          <w:tcPr>
            <w:tcW w:w="983" w:type="dxa"/>
            <w:shd w:val="clear" w:color="auto" w:fill="DBE5F1"/>
            <w:vAlign w:val="center"/>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sz w:val="24"/>
                <w:szCs w:val="24"/>
              </w:rPr>
              <w:t>必须</w:t>
            </w:r>
          </w:p>
        </w:tc>
        <w:tc>
          <w:tcPr>
            <w:tcW w:w="4395" w:type="dxa"/>
            <w:shd w:val="clear" w:color="auto" w:fill="DBE5F1"/>
            <w:vAlign w:val="center"/>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sz w:val="24"/>
                <w:szCs w:val="24"/>
              </w:rPr>
              <w:t>说明</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id</w:t>
            </w:r>
          </w:p>
        </w:tc>
        <w:tc>
          <w:tcPr>
            <w:tcW w:w="2080"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交易编号</w:t>
            </w:r>
          </w:p>
        </w:tc>
        <w:tc>
          <w:tcPr>
            <w:tcW w:w="576"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5</w:t>
            </w:r>
          </w:p>
        </w:tc>
        <w:tc>
          <w:tcPr>
            <w:tcW w:w="983"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10008</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comment</w:t>
            </w:r>
          </w:p>
        </w:tc>
        <w:tc>
          <w:tcPr>
            <w:tcW w:w="2080"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交易描述</w:t>
            </w:r>
          </w:p>
        </w:tc>
        <w:tc>
          <w:tcPr>
            <w:tcW w:w="576"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8</w:t>
            </w:r>
          </w:p>
        </w:tc>
        <w:tc>
          <w:tcPr>
            <w:tcW w:w="983"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发票开具</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yylxdm</w:t>
            </w:r>
          </w:p>
        </w:tc>
        <w:tc>
          <w:tcPr>
            <w:tcW w:w="2080"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应用类型代码</w:t>
            </w:r>
          </w:p>
        </w:tc>
        <w:tc>
          <w:tcPr>
            <w:tcW w:w="576"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w:t>
            </w:r>
          </w:p>
        </w:tc>
        <w:tc>
          <w:tcPr>
            <w:tcW w:w="983"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1：国税应用 2：地税应用</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kpzdbs</w:t>
            </w:r>
          </w:p>
        </w:tc>
        <w:tc>
          <w:tcPr>
            <w:tcW w:w="2080"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开票终端标识</w:t>
            </w:r>
          </w:p>
        </w:tc>
        <w:tc>
          <w:tcPr>
            <w:tcW w:w="576"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30</w:t>
            </w:r>
          </w:p>
        </w:tc>
        <w:tc>
          <w:tcPr>
            <w:tcW w:w="983"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开票终端唯一性标识</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fplxdm</w:t>
            </w:r>
          </w:p>
        </w:tc>
        <w:tc>
          <w:tcPr>
            <w:tcW w:w="2080"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发票类型代码</w:t>
            </w:r>
          </w:p>
        </w:tc>
        <w:tc>
          <w:tcPr>
            <w:tcW w:w="576"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3</w:t>
            </w:r>
          </w:p>
        </w:tc>
        <w:tc>
          <w:tcPr>
            <w:tcW w:w="983"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固定为“025”</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sz w:val="24"/>
                <w:szCs w:val="24"/>
              </w:rPr>
              <w:t>fpqqlsh</w:t>
            </w:r>
          </w:p>
        </w:tc>
        <w:tc>
          <w:tcPr>
            <w:tcW w:w="2080"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发票请求流水号</w:t>
            </w:r>
          </w:p>
        </w:tc>
        <w:tc>
          <w:tcPr>
            <w:tcW w:w="576"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100</w:t>
            </w:r>
          </w:p>
        </w:tc>
        <w:tc>
          <w:tcPr>
            <w:tcW w:w="983"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否</w:t>
            </w:r>
          </w:p>
        </w:tc>
        <w:tc>
          <w:tcPr>
            <w:tcW w:w="4395" w:type="dxa"/>
          </w:tcPr>
          <w:p w:rsidR="00DE76B1" w:rsidRPr="00B6635B" w:rsidRDefault="001735B1" w:rsidP="00E34633">
            <w:pPr>
              <w:rPr>
                <w:rFonts w:asciiTheme="minorEastAsia" w:eastAsiaTheme="minorEastAsia" w:hAnsiTheme="minorEastAsia"/>
                <w:sz w:val="24"/>
                <w:szCs w:val="24"/>
              </w:rPr>
            </w:pPr>
            <w:r>
              <w:rPr>
                <w:rFonts w:ascii="宋体" w:hAnsi="宋体" w:hint="eastAsia"/>
                <w:sz w:val="24"/>
              </w:rPr>
              <w:t>一张发票唯一标识,税控服务器校验重复开票的依据，如果相同的请求流水号重复请求，可以根据</w:t>
            </w:r>
            <w:r w:rsidRPr="00AF69EB">
              <w:rPr>
                <w:rFonts w:ascii="宋体" w:hAnsi="宋体"/>
                <w:sz w:val="24"/>
                <w:szCs w:val="24"/>
              </w:rPr>
              <w:t>sys.properties</w:t>
            </w:r>
            <w:r>
              <w:rPr>
                <w:rFonts w:ascii="宋体" w:hAnsi="宋体" w:hint="eastAsia"/>
                <w:sz w:val="24"/>
                <w:szCs w:val="24"/>
              </w:rPr>
              <w:t xml:space="preserve"> 中的isall配置是否返回原发票的全票面</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kplx</w:t>
            </w:r>
          </w:p>
        </w:tc>
        <w:tc>
          <w:tcPr>
            <w:tcW w:w="2080"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开票类型</w:t>
            </w:r>
          </w:p>
        </w:tc>
        <w:tc>
          <w:tcPr>
            <w:tcW w:w="576"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w:t>
            </w:r>
          </w:p>
        </w:tc>
        <w:tc>
          <w:tcPr>
            <w:tcW w:w="983"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0：正数票开具</w:t>
            </w:r>
          </w:p>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1：负数票开具</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xhdwsbh</w:t>
            </w:r>
          </w:p>
        </w:tc>
        <w:tc>
          <w:tcPr>
            <w:tcW w:w="2080"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销货单位识别号</w:t>
            </w:r>
          </w:p>
        </w:tc>
        <w:tc>
          <w:tcPr>
            <w:tcW w:w="576"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20</w:t>
            </w:r>
          </w:p>
        </w:tc>
        <w:tc>
          <w:tcPr>
            <w:tcW w:w="983"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cs="宋体" w:hint="eastAsia"/>
                <w:sz w:val="24"/>
                <w:szCs w:val="24"/>
              </w:rPr>
              <w:t>与税控服务器保持一致</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xhdwmc</w:t>
            </w:r>
          </w:p>
        </w:tc>
        <w:tc>
          <w:tcPr>
            <w:tcW w:w="2080"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销货单位名称</w:t>
            </w:r>
          </w:p>
        </w:tc>
        <w:tc>
          <w:tcPr>
            <w:tcW w:w="576"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cs="宋体" w:hint="eastAsia"/>
                <w:sz w:val="24"/>
                <w:szCs w:val="24"/>
              </w:rPr>
              <w:t>80</w:t>
            </w:r>
          </w:p>
        </w:tc>
        <w:tc>
          <w:tcPr>
            <w:tcW w:w="983"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cs="宋体" w:hint="eastAsia"/>
                <w:sz w:val="24"/>
                <w:szCs w:val="24"/>
              </w:rPr>
              <w:t>与税控服务器保持一致</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ghdwsbh</w:t>
            </w:r>
          </w:p>
        </w:tc>
        <w:tc>
          <w:tcPr>
            <w:tcW w:w="2080"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购货</w:t>
            </w:r>
            <w:r w:rsidRPr="00B6635B">
              <w:rPr>
                <w:rFonts w:asciiTheme="minorEastAsia" w:eastAsiaTheme="minorEastAsia" w:hAnsiTheme="minorEastAsia"/>
                <w:sz w:val="24"/>
                <w:szCs w:val="24"/>
              </w:rPr>
              <w:t>单位</w:t>
            </w:r>
            <w:r w:rsidRPr="00B6635B">
              <w:rPr>
                <w:rFonts w:asciiTheme="minorEastAsia" w:eastAsiaTheme="minorEastAsia" w:hAnsiTheme="minorEastAsia" w:hint="eastAsia"/>
                <w:sz w:val="24"/>
                <w:szCs w:val="24"/>
              </w:rPr>
              <w:t>识别号</w:t>
            </w:r>
          </w:p>
        </w:tc>
        <w:tc>
          <w:tcPr>
            <w:tcW w:w="576"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20</w:t>
            </w:r>
          </w:p>
        </w:tc>
        <w:tc>
          <w:tcPr>
            <w:tcW w:w="983"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否</w:t>
            </w:r>
          </w:p>
        </w:tc>
        <w:tc>
          <w:tcPr>
            <w:tcW w:w="4395" w:type="dxa"/>
          </w:tcPr>
          <w:p w:rsidR="00DE76B1" w:rsidRPr="00B6635B" w:rsidRDefault="00DE76B1" w:rsidP="003D2A86">
            <w:pPr>
              <w:rPr>
                <w:rFonts w:asciiTheme="minorEastAsia" w:eastAsiaTheme="minorEastAsia" w:hAnsiTheme="minorEastAsia" w:cs="宋体"/>
                <w:sz w:val="24"/>
                <w:szCs w:val="24"/>
              </w:rPr>
            </w:pP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ghdwmc</w:t>
            </w:r>
          </w:p>
        </w:tc>
        <w:tc>
          <w:tcPr>
            <w:tcW w:w="2080"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购货单位名称</w:t>
            </w:r>
          </w:p>
        </w:tc>
        <w:tc>
          <w:tcPr>
            <w:tcW w:w="576"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80</w:t>
            </w:r>
          </w:p>
        </w:tc>
        <w:tc>
          <w:tcPr>
            <w:tcW w:w="983"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cs="宋体"/>
                <w:sz w:val="24"/>
                <w:szCs w:val="24"/>
              </w:rPr>
            </w:pP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宋体" w:hAnsi="宋体"/>
                <w:sz w:val="24"/>
                <w:szCs w:val="21"/>
              </w:rPr>
            </w:pPr>
            <w:r w:rsidRPr="00B6635B">
              <w:rPr>
                <w:rFonts w:ascii="宋体" w:hAnsi="宋体" w:hint="eastAsia"/>
                <w:sz w:val="24"/>
                <w:szCs w:val="21"/>
              </w:rPr>
              <w:t>zsfs</w:t>
            </w:r>
          </w:p>
        </w:tc>
        <w:tc>
          <w:tcPr>
            <w:tcW w:w="2080" w:type="dxa"/>
          </w:tcPr>
          <w:p w:rsidR="00DE76B1" w:rsidRPr="00B6635B" w:rsidRDefault="00DE76B1" w:rsidP="003D2A86">
            <w:pPr>
              <w:rPr>
                <w:rFonts w:ascii="宋体" w:hAnsi="宋体"/>
                <w:sz w:val="24"/>
                <w:szCs w:val="21"/>
              </w:rPr>
            </w:pPr>
            <w:r w:rsidRPr="00B6635B">
              <w:rPr>
                <w:rFonts w:ascii="宋体" w:hAnsi="宋体" w:hint="eastAsia"/>
                <w:sz w:val="24"/>
                <w:szCs w:val="21"/>
              </w:rPr>
              <w:t>征税方式</w:t>
            </w:r>
          </w:p>
        </w:tc>
        <w:tc>
          <w:tcPr>
            <w:tcW w:w="576" w:type="dxa"/>
          </w:tcPr>
          <w:p w:rsidR="00DE76B1" w:rsidRPr="00B6635B" w:rsidRDefault="00DE76B1" w:rsidP="003D2A86">
            <w:pPr>
              <w:rPr>
                <w:rFonts w:ascii="宋体" w:hAnsi="宋体" w:cs="宋体"/>
                <w:sz w:val="24"/>
                <w:szCs w:val="21"/>
              </w:rPr>
            </w:pPr>
            <w:r w:rsidRPr="00B6635B">
              <w:rPr>
                <w:rFonts w:ascii="宋体" w:hAnsi="宋体" w:cs="宋体" w:hint="eastAsia"/>
                <w:sz w:val="24"/>
                <w:szCs w:val="21"/>
              </w:rPr>
              <w:t>1</w:t>
            </w:r>
          </w:p>
        </w:tc>
        <w:tc>
          <w:tcPr>
            <w:tcW w:w="983" w:type="dxa"/>
          </w:tcPr>
          <w:p w:rsidR="00DE76B1" w:rsidRPr="00B6635B" w:rsidRDefault="00DE76B1" w:rsidP="003D2A86">
            <w:pPr>
              <w:rPr>
                <w:rFonts w:ascii="宋体" w:hAnsi="宋体"/>
                <w:sz w:val="24"/>
                <w:szCs w:val="21"/>
              </w:rPr>
            </w:pPr>
            <w:r w:rsidRPr="00B6635B">
              <w:rPr>
                <w:rFonts w:ascii="宋体" w:hAnsi="宋体" w:hint="eastAsia"/>
                <w:sz w:val="24"/>
                <w:szCs w:val="21"/>
              </w:rPr>
              <w:t>是</w:t>
            </w:r>
          </w:p>
        </w:tc>
        <w:tc>
          <w:tcPr>
            <w:tcW w:w="4395" w:type="dxa"/>
          </w:tcPr>
          <w:p w:rsidR="00DE76B1" w:rsidRDefault="00DE76B1" w:rsidP="003D2A86">
            <w:pPr>
              <w:rPr>
                <w:rFonts w:ascii="宋体" w:hAnsi="宋体" w:cs="宋体"/>
                <w:sz w:val="24"/>
                <w:szCs w:val="21"/>
              </w:rPr>
            </w:pPr>
            <w:r w:rsidRPr="00B6635B">
              <w:rPr>
                <w:rFonts w:ascii="宋体" w:hAnsi="宋体" w:cs="宋体" w:hint="eastAsia"/>
                <w:sz w:val="24"/>
                <w:szCs w:val="21"/>
              </w:rPr>
              <w:t>0：普通征税</w:t>
            </w:r>
          </w:p>
          <w:p w:rsidR="00D60813" w:rsidRPr="00B6635B" w:rsidRDefault="00D60813" w:rsidP="00D60813">
            <w:pPr>
              <w:rPr>
                <w:rFonts w:ascii="宋体" w:hAnsi="宋体" w:cs="宋体"/>
                <w:sz w:val="24"/>
                <w:szCs w:val="21"/>
              </w:rPr>
            </w:pPr>
            <w:r>
              <w:rPr>
                <w:rFonts w:ascii="宋体" w:hAnsi="宋体" w:cs="宋体" w:hint="eastAsia"/>
                <w:sz w:val="24"/>
                <w:szCs w:val="21"/>
              </w:rPr>
              <w:t>1：</w:t>
            </w:r>
            <w:r>
              <w:rPr>
                <w:rFonts w:hint="eastAsia"/>
                <w:sz w:val="24"/>
              </w:rPr>
              <w:t>减按计征</w:t>
            </w:r>
          </w:p>
          <w:p w:rsidR="00DE76B1" w:rsidRPr="00B6635B" w:rsidRDefault="00DE76B1" w:rsidP="003D2A86">
            <w:pPr>
              <w:rPr>
                <w:rFonts w:ascii="宋体" w:hAnsi="宋体" w:cs="宋体"/>
                <w:sz w:val="24"/>
                <w:szCs w:val="21"/>
              </w:rPr>
            </w:pPr>
            <w:r w:rsidRPr="00B6635B">
              <w:rPr>
                <w:rFonts w:ascii="宋体" w:hAnsi="宋体" w:cs="宋体" w:hint="eastAsia"/>
                <w:sz w:val="24"/>
                <w:szCs w:val="21"/>
              </w:rPr>
              <w:t>2：差额征税[暂不支持]（附件3）</w:t>
            </w:r>
          </w:p>
        </w:tc>
      </w:tr>
      <w:tr w:rsidR="00AF7FD0" w:rsidRPr="00B6635B" w:rsidTr="00735EEB">
        <w:tc>
          <w:tcPr>
            <w:tcW w:w="664" w:type="dxa"/>
          </w:tcPr>
          <w:p w:rsidR="00AF7FD0" w:rsidRPr="009F4582" w:rsidRDefault="00AF7FD0" w:rsidP="003C5EE2">
            <w:pPr>
              <w:numPr>
                <w:ilvl w:val="0"/>
                <w:numId w:val="33"/>
              </w:numPr>
              <w:jc w:val="center"/>
              <w:rPr>
                <w:rFonts w:asciiTheme="minorEastAsia" w:eastAsiaTheme="minorEastAsia" w:hAnsiTheme="minorEastAsia"/>
                <w:color w:val="FF0000"/>
                <w:sz w:val="24"/>
                <w:szCs w:val="24"/>
              </w:rPr>
            </w:pPr>
          </w:p>
        </w:tc>
        <w:tc>
          <w:tcPr>
            <w:tcW w:w="1475" w:type="dxa"/>
          </w:tcPr>
          <w:p w:rsidR="00AF7FD0" w:rsidRPr="009F4582" w:rsidRDefault="00AF7FD0" w:rsidP="008B69A9">
            <w:pPr>
              <w:rPr>
                <w:rFonts w:ascii="宋体" w:hAnsi="宋体"/>
                <w:color w:val="FF0000"/>
                <w:sz w:val="24"/>
                <w:szCs w:val="24"/>
              </w:rPr>
            </w:pPr>
            <w:r w:rsidRPr="009F4582">
              <w:rPr>
                <w:rFonts w:ascii="宋体" w:hAnsi="宋体" w:hint="eastAsia"/>
                <w:color w:val="FF0000"/>
                <w:sz w:val="24"/>
                <w:szCs w:val="24"/>
              </w:rPr>
              <w:t>tspz</w:t>
            </w:r>
          </w:p>
        </w:tc>
        <w:tc>
          <w:tcPr>
            <w:tcW w:w="2080" w:type="dxa"/>
          </w:tcPr>
          <w:p w:rsidR="00AF7FD0" w:rsidRPr="009F4582" w:rsidRDefault="00AF7FD0" w:rsidP="008B69A9">
            <w:pPr>
              <w:rPr>
                <w:rFonts w:ascii="宋体" w:hAnsi="宋体"/>
                <w:color w:val="FF0000"/>
                <w:sz w:val="24"/>
                <w:szCs w:val="24"/>
              </w:rPr>
            </w:pPr>
            <w:r w:rsidRPr="009F4582">
              <w:rPr>
                <w:rFonts w:ascii="宋体" w:hAnsi="宋体" w:hint="eastAsia"/>
                <w:color w:val="FF0000"/>
                <w:sz w:val="24"/>
                <w:szCs w:val="24"/>
              </w:rPr>
              <w:t>特殊票种标识</w:t>
            </w:r>
          </w:p>
        </w:tc>
        <w:tc>
          <w:tcPr>
            <w:tcW w:w="576" w:type="dxa"/>
          </w:tcPr>
          <w:p w:rsidR="00AF7FD0" w:rsidRPr="009F4582" w:rsidRDefault="00AF7FD0" w:rsidP="008B69A9">
            <w:pPr>
              <w:rPr>
                <w:rFonts w:ascii="宋体" w:hAnsi="宋体"/>
                <w:color w:val="FF0000"/>
                <w:sz w:val="24"/>
                <w:szCs w:val="24"/>
              </w:rPr>
            </w:pPr>
            <w:r w:rsidRPr="009F4582">
              <w:rPr>
                <w:rFonts w:ascii="宋体" w:hAnsi="宋体" w:hint="eastAsia"/>
                <w:color w:val="FF0000"/>
                <w:sz w:val="24"/>
                <w:szCs w:val="24"/>
              </w:rPr>
              <w:t>2</w:t>
            </w:r>
          </w:p>
        </w:tc>
        <w:tc>
          <w:tcPr>
            <w:tcW w:w="983" w:type="dxa"/>
          </w:tcPr>
          <w:p w:rsidR="00AF7FD0" w:rsidRPr="009F4582" w:rsidRDefault="00AF7FD0" w:rsidP="008B69A9">
            <w:pPr>
              <w:rPr>
                <w:rFonts w:ascii="宋体" w:hAnsi="宋体"/>
                <w:color w:val="FF0000"/>
                <w:sz w:val="24"/>
                <w:szCs w:val="24"/>
              </w:rPr>
            </w:pPr>
            <w:r w:rsidRPr="009F4582">
              <w:rPr>
                <w:rFonts w:ascii="宋体" w:hAnsi="宋体" w:hint="eastAsia"/>
                <w:color w:val="FF0000"/>
                <w:sz w:val="24"/>
                <w:szCs w:val="24"/>
              </w:rPr>
              <w:t>是</w:t>
            </w:r>
          </w:p>
        </w:tc>
        <w:tc>
          <w:tcPr>
            <w:tcW w:w="4395" w:type="dxa"/>
          </w:tcPr>
          <w:p w:rsidR="00AF7FD0" w:rsidRPr="009F4582" w:rsidRDefault="00170B20" w:rsidP="008B69A9">
            <w:pPr>
              <w:rPr>
                <w:rFonts w:ascii="宋体" w:hAnsi="宋体"/>
                <w:color w:val="FF0000"/>
                <w:sz w:val="24"/>
                <w:szCs w:val="24"/>
              </w:rPr>
            </w:pPr>
            <w:r>
              <w:rPr>
                <w:rFonts w:ascii="宋体" w:hAnsi="宋体" w:hint="eastAsia"/>
                <w:sz w:val="24"/>
                <w:szCs w:val="21"/>
              </w:rPr>
              <w:t>“08”成品油销售，如果无此节点为正常销售</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fppy</w:t>
            </w:r>
          </w:p>
        </w:tc>
        <w:tc>
          <w:tcPr>
            <w:tcW w:w="2080"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发票票样</w:t>
            </w:r>
          </w:p>
        </w:tc>
        <w:tc>
          <w:tcPr>
            <w:tcW w:w="576"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2</w:t>
            </w:r>
          </w:p>
        </w:tc>
        <w:tc>
          <w:tcPr>
            <w:tcW w:w="983"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1F5EB7" w:rsidRPr="00B6635B" w:rsidRDefault="001F5EB7" w:rsidP="001F5EB7">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01：</w:t>
            </w:r>
            <w:r w:rsidRPr="00B6635B">
              <w:rPr>
                <w:rFonts w:asciiTheme="minorEastAsia" w:eastAsiaTheme="minorEastAsia" w:hAnsiTheme="minorEastAsia"/>
                <w:sz w:val="24"/>
                <w:szCs w:val="24"/>
              </w:rPr>
              <w:t>76mm*177mm</w:t>
            </w:r>
            <w:r w:rsidRPr="00B6635B">
              <w:rPr>
                <w:rFonts w:asciiTheme="minorEastAsia" w:eastAsiaTheme="minorEastAsia" w:hAnsiTheme="minorEastAsia" w:hint="eastAsia"/>
                <w:sz w:val="24"/>
                <w:szCs w:val="24"/>
              </w:rPr>
              <w:t xml:space="preserve"> 最多6行</w:t>
            </w:r>
          </w:p>
          <w:p w:rsidR="001F5EB7" w:rsidRPr="00B6635B" w:rsidRDefault="001F5EB7" w:rsidP="001F5EB7">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02：</w:t>
            </w:r>
            <w:r w:rsidRPr="00B6635B">
              <w:rPr>
                <w:rFonts w:asciiTheme="minorEastAsia" w:eastAsiaTheme="minorEastAsia" w:hAnsiTheme="minorEastAsia"/>
                <w:sz w:val="24"/>
                <w:szCs w:val="24"/>
              </w:rPr>
              <w:t>76mm*152mm</w:t>
            </w:r>
            <w:r w:rsidRPr="00B6635B">
              <w:rPr>
                <w:rFonts w:asciiTheme="minorEastAsia" w:eastAsiaTheme="minorEastAsia" w:hAnsiTheme="minorEastAsia" w:hint="eastAsia"/>
                <w:sz w:val="24"/>
                <w:szCs w:val="24"/>
              </w:rPr>
              <w:t xml:space="preserve"> 最多3行</w:t>
            </w:r>
          </w:p>
          <w:p w:rsidR="001F5EB7" w:rsidRPr="00B6635B" w:rsidRDefault="001F5EB7" w:rsidP="001F5EB7">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03：</w:t>
            </w:r>
            <w:r w:rsidRPr="00B6635B">
              <w:rPr>
                <w:rFonts w:asciiTheme="minorEastAsia" w:eastAsiaTheme="minorEastAsia" w:hAnsiTheme="minorEastAsia"/>
                <w:sz w:val="24"/>
                <w:szCs w:val="24"/>
              </w:rPr>
              <w:t>57mm*177mm</w:t>
            </w:r>
            <w:r w:rsidRPr="00B6635B">
              <w:rPr>
                <w:rFonts w:asciiTheme="minorEastAsia" w:eastAsiaTheme="minorEastAsia" w:hAnsiTheme="minorEastAsia" w:hint="eastAsia"/>
                <w:sz w:val="24"/>
                <w:szCs w:val="24"/>
              </w:rPr>
              <w:t xml:space="preserve"> 最多6行</w:t>
            </w:r>
          </w:p>
          <w:p w:rsidR="001F5EB7" w:rsidRDefault="001F5EB7" w:rsidP="001F5EB7">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04：</w:t>
            </w:r>
            <w:r w:rsidRPr="00B6635B">
              <w:rPr>
                <w:rFonts w:asciiTheme="minorEastAsia" w:eastAsiaTheme="minorEastAsia" w:hAnsiTheme="minorEastAsia"/>
                <w:sz w:val="24"/>
                <w:szCs w:val="24"/>
              </w:rPr>
              <w:t>57mm*152mm</w:t>
            </w:r>
            <w:r w:rsidRPr="00B6635B">
              <w:rPr>
                <w:rFonts w:asciiTheme="minorEastAsia" w:eastAsiaTheme="minorEastAsia" w:hAnsiTheme="minorEastAsia" w:hint="eastAsia"/>
                <w:sz w:val="24"/>
                <w:szCs w:val="24"/>
              </w:rPr>
              <w:t xml:space="preserve"> 最多3行</w:t>
            </w:r>
          </w:p>
          <w:p w:rsidR="001F5EB7" w:rsidRDefault="001F5EB7" w:rsidP="001F5EB7">
            <w:pPr>
              <w:rPr>
                <w:rFonts w:asciiTheme="minorEastAsia" w:eastAsiaTheme="minorEastAsia" w:hAnsiTheme="minorEastAsia"/>
                <w:sz w:val="24"/>
                <w:szCs w:val="24"/>
              </w:rPr>
            </w:pPr>
            <w:r>
              <w:rPr>
                <w:rFonts w:asciiTheme="minorEastAsia" w:eastAsiaTheme="minorEastAsia" w:hAnsiTheme="minorEastAsia" w:hint="eastAsia"/>
                <w:sz w:val="24"/>
                <w:szCs w:val="24"/>
              </w:rPr>
              <w:t>05：湖南票样</w:t>
            </w:r>
          </w:p>
          <w:p w:rsidR="001F5EB7" w:rsidRDefault="001F5EB7" w:rsidP="001F5EB7">
            <w:pPr>
              <w:rPr>
                <w:rFonts w:asciiTheme="minorEastAsia" w:eastAsiaTheme="minorEastAsia" w:hAnsiTheme="minorEastAsia"/>
                <w:sz w:val="24"/>
                <w:szCs w:val="24"/>
              </w:rPr>
            </w:pPr>
            <w:r>
              <w:rPr>
                <w:rFonts w:asciiTheme="minorEastAsia" w:eastAsiaTheme="minorEastAsia" w:hAnsiTheme="minorEastAsia" w:hint="eastAsia"/>
                <w:sz w:val="24"/>
                <w:szCs w:val="24"/>
              </w:rPr>
              <w:t>06：76mm*177.8mm</w:t>
            </w:r>
            <w:r w:rsidR="003E1AB4">
              <w:rPr>
                <w:rFonts w:asciiTheme="minorEastAsia" w:eastAsiaTheme="minorEastAsia" w:hAnsiTheme="minorEastAsia" w:hint="eastAsia"/>
                <w:sz w:val="24"/>
                <w:szCs w:val="24"/>
              </w:rPr>
              <w:t xml:space="preserve">(全国通用) </w:t>
            </w:r>
          </w:p>
          <w:p w:rsidR="00DE76B1" w:rsidRDefault="001F5EB7" w:rsidP="001F5EB7">
            <w:pPr>
              <w:rPr>
                <w:rFonts w:asciiTheme="minorEastAsia" w:eastAsiaTheme="minorEastAsia" w:hAnsiTheme="minorEastAsia"/>
                <w:sz w:val="24"/>
                <w:szCs w:val="24"/>
              </w:rPr>
            </w:pPr>
            <w:r>
              <w:rPr>
                <w:rFonts w:asciiTheme="minorEastAsia" w:eastAsiaTheme="minorEastAsia" w:hAnsiTheme="minorEastAsia" w:hint="eastAsia"/>
                <w:sz w:val="24"/>
                <w:szCs w:val="24"/>
              </w:rPr>
              <w:t>07：57mm*177.8mm</w:t>
            </w:r>
            <w:r w:rsidR="003E1AB4">
              <w:rPr>
                <w:rFonts w:asciiTheme="minorEastAsia" w:eastAsiaTheme="minorEastAsia" w:hAnsiTheme="minorEastAsia" w:hint="eastAsia"/>
                <w:sz w:val="24"/>
                <w:szCs w:val="24"/>
              </w:rPr>
              <w:t>(全国通用)</w:t>
            </w:r>
          </w:p>
          <w:p w:rsidR="00220D52" w:rsidRDefault="00CD3696" w:rsidP="00AD393E">
            <w:pPr>
              <w:rPr>
                <w:b/>
                <w:color w:val="FF0000"/>
              </w:rPr>
            </w:pPr>
            <w:r w:rsidRPr="00CD3696">
              <w:rPr>
                <w:rFonts w:hint="eastAsia"/>
                <w:b/>
                <w:color w:val="FF0000"/>
              </w:rPr>
              <w:t>特殊说明</w:t>
            </w:r>
            <w:r>
              <w:rPr>
                <w:rFonts w:hint="eastAsia"/>
                <w:b/>
                <w:color w:val="FF0000"/>
              </w:rPr>
              <w:t>：</w:t>
            </w:r>
            <w:r>
              <w:rPr>
                <w:rFonts w:hint="eastAsia"/>
                <w:b/>
                <w:color w:val="FF0000"/>
              </w:rPr>
              <w:br/>
            </w:r>
            <w:r w:rsidR="00F327B9">
              <w:rPr>
                <w:rFonts w:hint="eastAsia"/>
                <w:b/>
                <w:color w:val="FF0000"/>
              </w:rPr>
              <w:t>票样</w:t>
            </w:r>
            <w:r w:rsidRPr="00CD3696">
              <w:rPr>
                <w:rFonts w:hint="eastAsia"/>
                <w:b/>
                <w:color w:val="FF0000"/>
              </w:rPr>
              <w:t xml:space="preserve">06 </w:t>
            </w:r>
            <w:r w:rsidRPr="00CD3696">
              <w:rPr>
                <w:rFonts w:hint="eastAsia"/>
                <w:b/>
                <w:color w:val="FF0000"/>
              </w:rPr>
              <w:t>每行最多打印</w:t>
            </w:r>
            <w:r w:rsidRPr="00CD3696">
              <w:rPr>
                <w:rFonts w:hint="eastAsia"/>
                <w:b/>
                <w:color w:val="FF0000"/>
              </w:rPr>
              <w:t>14</w:t>
            </w:r>
            <w:r w:rsidRPr="00CD3696">
              <w:rPr>
                <w:rFonts w:hint="eastAsia"/>
                <w:b/>
                <w:color w:val="FF0000"/>
              </w:rPr>
              <w:t>个字节</w:t>
            </w:r>
            <w:r>
              <w:rPr>
                <w:rFonts w:hint="eastAsia"/>
                <w:b/>
                <w:color w:val="FF0000"/>
              </w:rPr>
              <w:br/>
            </w:r>
            <w:r w:rsidRPr="00CD3696">
              <w:rPr>
                <w:rFonts w:hint="eastAsia"/>
                <w:b/>
                <w:color w:val="FF0000"/>
              </w:rPr>
              <w:t>1</w:t>
            </w:r>
            <w:r w:rsidRPr="00CD3696">
              <w:rPr>
                <w:rFonts w:hint="eastAsia"/>
                <w:b/>
                <w:color w:val="FF0000"/>
              </w:rPr>
              <w:t>）</w:t>
            </w:r>
            <w:r w:rsidR="00217B97">
              <w:rPr>
                <w:rFonts w:hint="eastAsia"/>
                <w:b/>
                <w:color w:val="FF0000"/>
              </w:rPr>
              <w:t xml:space="preserve"> </w:t>
            </w:r>
            <w:r w:rsidRPr="00CD3696">
              <w:rPr>
                <w:rFonts w:hint="eastAsia"/>
                <w:b/>
                <w:color w:val="FF0000"/>
              </w:rPr>
              <w:t>备注为空</w:t>
            </w:r>
            <w:r w:rsidRPr="00CD3696">
              <w:rPr>
                <w:rFonts w:hint="eastAsia"/>
                <w:b/>
                <w:color w:val="FF0000"/>
              </w:rPr>
              <w:t xml:space="preserve"> </w:t>
            </w:r>
            <w:r w:rsidRPr="00CD3696">
              <w:rPr>
                <w:rFonts w:hint="eastAsia"/>
                <w:b/>
                <w:color w:val="FF0000"/>
              </w:rPr>
              <w:t>：票面可以打印总行数为</w:t>
            </w:r>
            <w:r w:rsidRPr="00CD3696">
              <w:rPr>
                <w:rFonts w:hint="eastAsia"/>
                <w:b/>
                <w:color w:val="FF0000"/>
              </w:rPr>
              <w:t>22</w:t>
            </w:r>
            <w:r w:rsidRPr="00CD3696">
              <w:rPr>
                <w:rFonts w:hint="eastAsia"/>
                <w:b/>
                <w:color w:val="FF0000"/>
              </w:rPr>
              <w:t>行；</w:t>
            </w:r>
            <w:r w:rsidRPr="00CD3696">
              <w:rPr>
                <w:rFonts w:hint="eastAsia"/>
                <w:b/>
                <w:color w:val="FF0000"/>
              </w:rPr>
              <w:t>2</w:t>
            </w:r>
            <w:r w:rsidRPr="00CD3696">
              <w:rPr>
                <w:rFonts w:hint="eastAsia"/>
                <w:b/>
                <w:color w:val="FF0000"/>
              </w:rPr>
              <w:t>）备注不为空</w:t>
            </w:r>
            <w:r w:rsidR="00735EEB">
              <w:rPr>
                <w:rFonts w:hint="eastAsia"/>
                <w:b/>
                <w:color w:val="FF0000"/>
              </w:rPr>
              <w:t xml:space="preserve"> </w:t>
            </w:r>
            <w:r w:rsidRPr="00CD3696">
              <w:rPr>
                <w:rFonts w:hint="eastAsia"/>
                <w:b/>
                <w:color w:val="FF0000"/>
              </w:rPr>
              <w:t>：票面可以打印总行数为</w:t>
            </w:r>
            <w:r w:rsidRPr="00CD3696">
              <w:rPr>
                <w:rFonts w:hint="eastAsia"/>
                <w:b/>
                <w:color w:val="FF0000"/>
              </w:rPr>
              <w:t>20</w:t>
            </w:r>
            <w:r w:rsidRPr="00CD3696">
              <w:rPr>
                <w:rFonts w:hint="eastAsia"/>
                <w:b/>
                <w:color w:val="FF0000"/>
              </w:rPr>
              <w:t>行；</w:t>
            </w:r>
          </w:p>
          <w:p w:rsidR="008B69A9" w:rsidRPr="00CD3696" w:rsidRDefault="00F327B9" w:rsidP="00AD393E">
            <w:pPr>
              <w:rPr>
                <w:b/>
                <w:color w:val="FF0000"/>
              </w:rPr>
            </w:pPr>
            <w:r>
              <w:rPr>
                <w:rFonts w:hint="eastAsia"/>
                <w:b/>
                <w:color w:val="FF0000"/>
              </w:rPr>
              <w:t>票样</w:t>
            </w:r>
            <w:r w:rsidR="00CD3696" w:rsidRPr="00CD3696">
              <w:rPr>
                <w:rFonts w:hint="eastAsia"/>
                <w:b/>
                <w:color w:val="FF0000"/>
              </w:rPr>
              <w:t xml:space="preserve">07 </w:t>
            </w:r>
            <w:r w:rsidR="00CD3696" w:rsidRPr="00CD3696">
              <w:rPr>
                <w:rFonts w:hint="eastAsia"/>
                <w:b/>
                <w:color w:val="FF0000"/>
              </w:rPr>
              <w:t>每行最多打印</w:t>
            </w:r>
            <w:r w:rsidR="00CD3696" w:rsidRPr="00CD3696">
              <w:rPr>
                <w:rFonts w:hint="eastAsia"/>
                <w:b/>
                <w:color w:val="FF0000"/>
              </w:rPr>
              <w:t>10</w:t>
            </w:r>
            <w:r w:rsidR="00CD3696" w:rsidRPr="00CD3696">
              <w:rPr>
                <w:rFonts w:hint="eastAsia"/>
                <w:b/>
                <w:color w:val="FF0000"/>
              </w:rPr>
              <w:t>个字节</w:t>
            </w:r>
            <w:r w:rsidR="00CD3696">
              <w:rPr>
                <w:b/>
                <w:color w:val="FF0000"/>
              </w:rPr>
              <w:br/>
            </w:r>
            <w:r w:rsidR="00CD3696" w:rsidRPr="00CD3696">
              <w:rPr>
                <w:rFonts w:hint="eastAsia"/>
                <w:b/>
                <w:color w:val="FF0000"/>
              </w:rPr>
              <w:t>1</w:t>
            </w:r>
            <w:r w:rsidR="00CD3696" w:rsidRPr="00CD3696">
              <w:rPr>
                <w:rFonts w:hint="eastAsia"/>
                <w:b/>
                <w:color w:val="FF0000"/>
              </w:rPr>
              <w:t>）</w:t>
            </w:r>
            <w:r w:rsidR="00217B97">
              <w:rPr>
                <w:rFonts w:hint="eastAsia"/>
                <w:b/>
                <w:color w:val="FF0000"/>
              </w:rPr>
              <w:t xml:space="preserve"> </w:t>
            </w:r>
            <w:r w:rsidR="00CD3696" w:rsidRPr="00CD3696">
              <w:rPr>
                <w:rFonts w:hint="eastAsia"/>
                <w:b/>
                <w:color w:val="FF0000"/>
              </w:rPr>
              <w:t>备注为空</w:t>
            </w:r>
            <w:r w:rsidR="00CD3696" w:rsidRPr="00CD3696">
              <w:rPr>
                <w:rFonts w:hint="eastAsia"/>
                <w:b/>
                <w:color w:val="FF0000"/>
              </w:rPr>
              <w:t xml:space="preserve"> </w:t>
            </w:r>
            <w:r w:rsidR="00CD3696" w:rsidRPr="00CD3696">
              <w:rPr>
                <w:rFonts w:hint="eastAsia"/>
                <w:b/>
                <w:color w:val="FF0000"/>
              </w:rPr>
              <w:t>：票面可以打印总行数为</w:t>
            </w:r>
            <w:r w:rsidR="006F6745">
              <w:rPr>
                <w:rFonts w:hint="eastAsia"/>
                <w:b/>
                <w:color w:val="FF0000"/>
              </w:rPr>
              <w:t>19</w:t>
            </w:r>
            <w:r w:rsidR="00CD3696" w:rsidRPr="00CD3696">
              <w:rPr>
                <w:rFonts w:hint="eastAsia"/>
                <w:b/>
                <w:color w:val="FF0000"/>
              </w:rPr>
              <w:t>行；</w:t>
            </w:r>
            <w:r w:rsidR="00CD3696" w:rsidRPr="00CD3696">
              <w:rPr>
                <w:rFonts w:hint="eastAsia"/>
                <w:b/>
                <w:color w:val="FF0000"/>
              </w:rPr>
              <w:t>2</w:t>
            </w:r>
            <w:r w:rsidR="00CD3696" w:rsidRPr="00CD3696">
              <w:rPr>
                <w:rFonts w:hint="eastAsia"/>
                <w:b/>
                <w:color w:val="FF0000"/>
              </w:rPr>
              <w:t>）备注不为空</w:t>
            </w:r>
            <w:r w:rsidR="00735EEB">
              <w:rPr>
                <w:rFonts w:hint="eastAsia"/>
                <w:b/>
                <w:color w:val="FF0000"/>
              </w:rPr>
              <w:t xml:space="preserve"> </w:t>
            </w:r>
            <w:r w:rsidR="00CD3696" w:rsidRPr="00CD3696">
              <w:rPr>
                <w:rFonts w:hint="eastAsia"/>
                <w:b/>
                <w:color w:val="FF0000"/>
              </w:rPr>
              <w:t>：票面可以打印总行数为</w:t>
            </w:r>
            <w:r w:rsidR="006F6745">
              <w:rPr>
                <w:rFonts w:hint="eastAsia"/>
                <w:b/>
                <w:color w:val="FF0000"/>
              </w:rPr>
              <w:t>16</w:t>
            </w:r>
            <w:r w:rsidR="00CD3696" w:rsidRPr="00CD3696">
              <w:rPr>
                <w:rFonts w:hint="eastAsia"/>
                <w:b/>
                <w:color w:val="FF0000"/>
              </w:rPr>
              <w:t>行</w:t>
            </w:r>
            <w:r w:rsidR="00CD3696">
              <w:rPr>
                <w:rFonts w:hint="eastAsia"/>
                <w:b/>
                <w:color w:val="FF0000"/>
              </w:rPr>
              <w:t>；</w:t>
            </w:r>
            <w:r w:rsidR="00CD3696">
              <w:rPr>
                <w:b/>
                <w:color w:val="FF0000"/>
              </w:rPr>
              <w:br/>
            </w:r>
            <w:r w:rsidR="00CD3696" w:rsidRPr="00CD3696">
              <w:rPr>
                <w:rFonts w:hint="eastAsia"/>
                <w:b/>
                <w:color w:val="FF0000"/>
              </w:rPr>
              <w:t>开具商品总条数由各条商品所占行数（通过项目名称长度、每行打印字节数、有无备注计算单挑商品所占行数）累加后不超过打印总行数来计算。</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fphxz</w:t>
            </w:r>
          </w:p>
        </w:tc>
        <w:tc>
          <w:tcPr>
            <w:tcW w:w="2080"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发票</w:t>
            </w:r>
            <w:proofErr w:type="gramStart"/>
            <w:r w:rsidRPr="00B6635B">
              <w:rPr>
                <w:rFonts w:asciiTheme="minorEastAsia" w:eastAsiaTheme="minorEastAsia" w:hAnsiTheme="minorEastAsia"/>
                <w:sz w:val="24"/>
                <w:szCs w:val="24"/>
              </w:rPr>
              <w:t>行性质</w:t>
            </w:r>
            <w:proofErr w:type="gramEnd"/>
          </w:p>
        </w:tc>
        <w:tc>
          <w:tcPr>
            <w:tcW w:w="576"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w:t>
            </w:r>
          </w:p>
        </w:tc>
        <w:tc>
          <w:tcPr>
            <w:tcW w:w="983"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 正常行</w:t>
            </w:r>
          </w:p>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 折扣行</w:t>
            </w:r>
          </w:p>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2 被折扣行</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xm</w:t>
            </w:r>
          </w:p>
        </w:tc>
        <w:tc>
          <w:tcPr>
            <w:tcW w:w="2080"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项目</w:t>
            </w:r>
          </w:p>
        </w:tc>
        <w:tc>
          <w:tcPr>
            <w:tcW w:w="576" w:type="dxa"/>
            <w:shd w:val="clear" w:color="auto" w:fill="FDE9D9"/>
          </w:tcPr>
          <w:p w:rsidR="006569C0" w:rsidRPr="00B6635B" w:rsidRDefault="003E3ADE" w:rsidP="00B85716">
            <w:pPr>
              <w:rPr>
                <w:rFonts w:asciiTheme="minorEastAsia" w:eastAsiaTheme="minorEastAsia" w:hAnsiTheme="minorEastAsia"/>
                <w:sz w:val="24"/>
                <w:szCs w:val="24"/>
              </w:rPr>
            </w:pPr>
            <w:r>
              <w:rPr>
                <w:rFonts w:asciiTheme="minorEastAsia" w:eastAsiaTheme="minorEastAsia" w:hAnsiTheme="minorEastAsia" w:hint="eastAsia"/>
                <w:sz w:val="24"/>
                <w:szCs w:val="24"/>
              </w:rPr>
              <w:t>92</w:t>
            </w:r>
          </w:p>
        </w:tc>
        <w:tc>
          <w:tcPr>
            <w:tcW w:w="983"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shd w:val="clear" w:color="auto" w:fill="FDE9D9"/>
          </w:tcPr>
          <w:p w:rsidR="003A3396" w:rsidRDefault="006569C0" w:rsidP="00B85716">
            <w:pPr>
              <w:rPr>
                <w:rFonts w:ascii="宋体" w:hAnsi="宋体" w:cs="宋体"/>
                <w:sz w:val="24"/>
                <w:szCs w:val="21"/>
              </w:rPr>
            </w:pPr>
            <w:r w:rsidRPr="00B6635B">
              <w:rPr>
                <w:rFonts w:ascii="宋体" w:hAnsi="宋体" w:cs="宋体" w:hint="eastAsia"/>
                <w:sz w:val="24"/>
                <w:szCs w:val="21"/>
              </w:rPr>
              <w:t>如果为折扣行，商品名称须与被折扣行的商品名称相同，不能多行折扣。</w:t>
            </w:r>
          </w:p>
          <w:p w:rsidR="00197A27" w:rsidRPr="00CF2FB1" w:rsidRDefault="00197A27" w:rsidP="00B85716">
            <w:pPr>
              <w:rPr>
                <w:rFonts w:ascii="宋体" w:hAnsi="宋体" w:cs="宋体"/>
                <w:sz w:val="24"/>
                <w:szCs w:val="21"/>
              </w:rPr>
            </w:pPr>
            <w:r w:rsidRPr="00F346D8">
              <w:rPr>
                <w:rFonts w:ascii="宋体" w:hAnsi="宋体" w:cs="宋体" w:hint="eastAsia"/>
                <w:color w:val="FF0000"/>
                <w:sz w:val="24"/>
                <w:szCs w:val="21"/>
              </w:rPr>
              <w:t>票</w:t>
            </w:r>
            <w:r w:rsidRPr="00F346D8">
              <w:rPr>
                <w:rFonts w:hint="eastAsia"/>
                <w:b/>
                <w:color w:val="FF0000"/>
              </w:rPr>
              <w:t>样</w:t>
            </w:r>
            <w:r w:rsidRPr="00F346D8">
              <w:rPr>
                <w:rFonts w:hint="eastAsia"/>
                <w:b/>
                <w:color w:val="FF0000"/>
              </w:rPr>
              <w:t>06</w:t>
            </w:r>
            <w:r w:rsidRPr="00F346D8">
              <w:rPr>
                <w:rFonts w:hint="eastAsia"/>
                <w:b/>
                <w:color w:val="FF0000"/>
              </w:rPr>
              <w:t>，票样</w:t>
            </w:r>
            <w:r w:rsidRPr="00F346D8">
              <w:rPr>
                <w:rFonts w:hint="eastAsia"/>
                <w:b/>
                <w:color w:val="FF0000"/>
              </w:rPr>
              <w:t>07</w:t>
            </w:r>
            <w:r w:rsidRPr="00F346D8">
              <w:rPr>
                <w:rFonts w:hint="eastAsia"/>
                <w:b/>
                <w:color w:val="FF0000"/>
              </w:rPr>
              <w:t>：</w:t>
            </w:r>
            <w:r>
              <w:rPr>
                <w:rFonts w:hint="eastAsia"/>
                <w:b/>
                <w:color w:val="FF0000"/>
              </w:rPr>
              <w:t>92</w:t>
            </w:r>
            <w:r w:rsidRPr="00F346D8">
              <w:rPr>
                <w:rFonts w:hint="eastAsia"/>
                <w:b/>
                <w:color w:val="FF0000"/>
              </w:rPr>
              <w:t>个字节</w:t>
            </w:r>
            <w:r w:rsidR="003E3ADE">
              <w:rPr>
                <w:rFonts w:hint="eastAsia"/>
                <w:b/>
                <w:color w:val="FF0000"/>
              </w:rPr>
              <w:t>,</w:t>
            </w:r>
            <w:r w:rsidR="003E3ADE">
              <w:rPr>
                <w:rFonts w:hint="eastAsia"/>
                <w:b/>
                <w:color w:val="FF0000"/>
              </w:rPr>
              <w:t>其它票样为</w:t>
            </w:r>
            <w:r w:rsidR="003E3ADE">
              <w:rPr>
                <w:rFonts w:hint="eastAsia"/>
                <w:b/>
                <w:color w:val="FF0000"/>
              </w:rPr>
              <w:t>20</w:t>
            </w:r>
            <w:r w:rsidR="003E3ADE">
              <w:rPr>
                <w:rFonts w:hint="eastAsia"/>
                <w:b/>
                <w:color w:val="FF0000"/>
              </w:rPr>
              <w:t>字节</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sl</w:t>
            </w:r>
          </w:p>
        </w:tc>
        <w:tc>
          <w:tcPr>
            <w:tcW w:w="2080"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数量</w:t>
            </w:r>
          </w:p>
        </w:tc>
        <w:tc>
          <w:tcPr>
            <w:tcW w:w="576"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983"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否</w:t>
            </w:r>
          </w:p>
        </w:tc>
        <w:tc>
          <w:tcPr>
            <w:tcW w:w="4395" w:type="dxa"/>
            <w:shd w:val="clear" w:color="auto" w:fill="FDE9D9"/>
          </w:tcPr>
          <w:p w:rsidR="006569C0"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3位小数</w:t>
            </w:r>
          </w:p>
          <w:p w:rsidR="006569C0" w:rsidRDefault="006569C0" w:rsidP="00B85716">
            <w:pPr>
              <w:rPr>
                <w:rFonts w:asciiTheme="minorEastAsia" w:eastAsiaTheme="minorEastAsia" w:hAnsiTheme="minorEastAsia"/>
                <w:sz w:val="24"/>
                <w:szCs w:val="24"/>
              </w:rPr>
            </w:pPr>
            <w:r>
              <w:rPr>
                <w:rFonts w:asciiTheme="minorEastAsia" w:eastAsiaTheme="minorEastAsia" w:hAnsiTheme="minorEastAsia" w:hint="eastAsia"/>
                <w:sz w:val="24"/>
                <w:szCs w:val="24"/>
              </w:rPr>
              <w:t>票样06：长度为6位数字，小数点前最多4位，小数点后最多3位；</w:t>
            </w:r>
          </w:p>
          <w:p w:rsidR="006569C0" w:rsidRDefault="006569C0" w:rsidP="00B85716">
            <w:pPr>
              <w:rPr>
                <w:rFonts w:asciiTheme="minorEastAsia" w:eastAsiaTheme="minorEastAsia" w:hAnsiTheme="minorEastAsia"/>
                <w:sz w:val="24"/>
                <w:szCs w:val="24"/>
              </w:rPr>
            </w:pPr>
            <w:r>
              <w:rPr>
                <w:rFonts w:asciiTheme="minorEastAsia" w:eastAsiaTheme="minorEastAsia" w:hAnsiTheme="minorEastAsia" w:hint="eastAsia"/>
                <w:sz w:val="24"/>
                <w:szCs w:val="24"/>
              </w:rPr>
              <w:t>票样07：长度为5位数字，小数点前最多3位，小数点后最多3位。</w:t>
            </w:r>
          </w:p>
          <w:p w:rsidR="00DC49FF" w:rsidRPr="00B6635B" w:rsidRDefault="00DC49FF" w:rsidP="00A2159B">
            <w:pPr>
              <w:rPr>
                <w:rFonts w:asciiTheme="minorEastAsia" w:eastAsiaTheme="minorEastAsia" w:hAnsiTheme="minorEastAsia"/>
                <w:sz w:val="24"/>
                <w:szCs w:val="24"/>
              </w:rPr>
            </w:pPr>
            <w:r w:rsidRPr="00045C09">
              <w:rPr>
                <w:rFonts w:hint="eastAsia"/>
                <w:color w:val="FF0000"/>
              </w:rPr>
              <w:t>成品油</w:t>
            </w:r>
            <w:r w:rsidR="00384B69">
              <w:rPr>
                <w:rFonts w:hint="eastAsia"/>
                <w:color w:val="FF0000"/>
              </w:rPr>
              <w:t>开具</w:t>
            </w:r>
            <w:r w:rsidR="00302157">
              <w:rPr>
                <w:rFonts w:hint="eastAsia"/>
                <w:color w:val="FF0000"/>
              </w:rPr>
              <w:t>（卷票）</w:t>
            </w:r>
            <w:r w:rsidR="00480EDB">
              <w:rPr>
                <w:rFonts w:hint="eastAsia"/>
                <w:color w:val="FF0000"/>
              </w:rPr>
              <w:t>数量</w:t>
            </w:r>
            <w:r w:rsidRPr="00045C09">
              <w:rPr>
                <w:rFonts w:hint="eastAsia"/>
                <w:color w:val="FF0000"/>
              </w:rPr>
              <w:t>对应的计量单位</w:t>
            </w:r>
            <w:r>
              <w:rPr>
                <w:rFonts w:hint="eastAsia"/>
                <w:color w:val="FF0000"/>
              </w:rPr>
              <w:t>只能为</w:t>
            </w:r>
            <w:r w:rsidRPr="00045C09">
              <w:rPr>
                <w:rFonts w:hint="eastAsia"/>
                <w:color w:val="FF0000"/>
              </w:rPr>
              <w:t>“升”，</w:t>
            </w:r>
            <w:r w:rsidR="00A2159B">
              <w:rPr>
                <w:rFonts w:hint="eastAsia"/>
                <w:color w:val="FF0000"/>
              </w:rPr>
              <w:t>其它</w:t>
            </w:r>
            <w:r>
              <w:rPr>
                <w:rFonts w:hint="eastAsia"/>
                <w:color w:val="FF0000"/>
              </w:rPr>
              <w:t>计量</w:t>
            </w:r>
            <w:r w:rsidR="00A2159B">
              <w:rPr>
                <w:rFonts w:hint="eastAsia"/>
                <w:color w:val="FF0000"/>
              </w:rPr>
              <w:t>单位需</w:t>
            </w:r>
            <w:r>
              <w:rPr>
                <w:rFonts w:hint="eastAsia"/>
                <w:color w:val="FF0000"/>
              </w:rPr>
              <w:t>自行转换</w:t>
            </w:r>
            <w:r w:rsidR="00384B69">
              <w:rPr>
                <w:rFonts w:hint="eastAsia"/>
                <w:color w:val="FF0000"/>
              </w:rPr>
              <w:t>数量</w:t>
            </w:r>
            <w:r w:rsidR="001919A8">
              <w:rPr>
                <w:rFonts w:hint="eastAsia"/>
                <w:color w:val="FF0000"/>
              </w:rPr>
              <w:t>。</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bhsdj</w:t>
            </w:r>
          </w:p>
        </w:tc>
        <w:tc>
          <w:tcPr>
            <w:tcW w:w="2080"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不含</w:t>
            </w:r>
            <w:proofErr w:type="gramStart"/>
            <w:r w:rsidRPr="00B6635B">
              <w:rPr>
                <w:rFonts w:asciiTheme="minorEastAsia" w:eastAsiaTheme="minorEastAsia" w:hAnsiTheme="minorEastAsia" w:hint="eastAsia"/>
                <w:sz w:val="24"/>
                <w:szCs w:val="24"/>
              </w:rPr>
              <w:t>税单价</w:t>
            </w:r>
            <w:proofErr w:type="gramEnd"/>
          </w:p>
        </w:tc>
        <w:tc>
          <w:tcPr>
            <w:tcW w:w="576"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2</w:t>
            </w:r>
            <w:r w:rsidR="00246679">
              <w:rPr>
                <w:rFonts w:asciiTheme="minorEastAsia" w:eastAsiaTheme="minorEastAsia" w:hAnsiTheme="minorEastAsia" w:hint="eastAsia"/>
                <w:sz w:val="24"/>
                <w:szCs w:val="24"/>
              </w:rPr>
              <w:t>0</w:t>
            </w:r>
          </w:p>
        </w:tc>
        <w:tc>
          <w:tcPr>
            <w:tcW w:w="983"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否</w:t>
            </w:r>
          </w:p>
        </w:tc>
        <w:tc>
          <w:tcPr>
            <w:tcW w:w="4395" w:type="dxa"/>
            <w:shd w:val="clear" w:color="auto" w:fill="FDE9D9"/>
          </w:tcPr>
          <w:p w:rsidR="006569C0" w:rsidRPr="00B6635B" w:rsidRDefault="006569C0" w:rsidP="00246679">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单位：元</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bhsje</w:t>
            </w:r>
          </w:p>
        </w:tc>
        <w:tc>
          <w:tcPr>
            <w:tcW w:w="2080"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不含税金额</w:t>
            </w:r>
          </w:p>
        </w:tc>
        <w:tc>
          <w:tcPr>
            <w:tcW w:w="576"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983"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单位：元（2位小数）</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hsdj</w:t>
            </w:r>
          </w:p>
        </w:tc>
        <w:tc>
          <w:tcPr>
            <w:tcW w:w="2080"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含</w:t>
            </w:r>
            <w:proofErr w:type="gramStart"/>
            <w:r w:rsidRPr="00B6635B">
              <w:rPr>
                <w:rFonts w:asciiTheme="minorEastAsia" w:eastAsiaTheme="minorEastAsia" w:hAnsiTheme="minorEastAsia" w:hint="eastAsia"/>
                <w:sz w:val="24"/>
                <w:szCs w:val="24"/>
              </w:rPr>
              <w:t>税单价</w:t>
            </w:r>
            <w:proofErr w:type="gramEnd"/>
          </w:p>
        </w:tc>
        <w:tc>
          <w:tcPr>
            <w:tcW w:w="576"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983"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否</w:t>
            </w:r>
          </w:p>
        </w:tc>
        <w:tc>
          <w:tcPr>
            <w:tcW w:w="4395" w:type="dxa"/>
            <w:shd w:val="clear" w:color="auto" w:fill="FDE9D9"/>
          </w:tcPr>
          <w:p w:rsidR="006569C0"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单位：元（3位小数）</w:t>
            </w:r>
          </w:p>
          <w:p w:rsidR="006569C0" w:rsidRDefault="006569C0" w:rsidP="00B85716">
            <w:pPr>
              <w:rPr>
                <w:rFonts w:asciiTheme="minorEastAsia" w:eastAsiaTheme="minorEastAsia" w:hAnsiTheme="minorEastAsia"/>
                <w:sz w:val="24"/>
                <w:szCs w:val="24"/>
              </w:rPr>
            </w:pPr>
            <w:r>
              <w:rPr>
                <w:rFonts w:asciiTheme="minorEastAsia" w:eastAsiaTheme="minorEastAsia" w:hAnsiTheme="minorEastAsia" w:hint="eastAsia"/>
                <w:sz w:val="24"/>
                <w:szCs w:val="24"/>
              </w:rPr>
              <w:t>票样06：长度为9位数字，小数点前最</w:t>
            </w:r>
            <w:r>
              <w:rPr>
                <w:rFonts w:asciiTheme="minorEastAsia" w:eastAsiaTheme="minorEastAsia" w:hAnsiTheme="minorEastAsia" w:hint="eastAsia"/>
                <w:sz w:val="24"/>
                <w:szCs w:val="24"/>
              </w:rPr>
              <w:lastRenderedPageBreak/>
              <w:t>多7位，小数点后最多3位；</w:t>
            </w:r>
          </w:p>
          <w:p w:rsidR="006569C0" w:rsidRPr="00B6635B" w:rsidRDefault="006569C0" w:rsidP="00B85716">
            <w:pPr>
              <w:rPr>
                <w:rFonts w:asciiTheme="minorEastAsia" w:eastAsiaTheme="minorEastAsia" w:hAnsiTheme="minorEastAsia"/>
                <w:sz w:val="24"/>
                <w:szCs w:val="24"/>
              </w:rPr>
            </w:pPr>
            <w:r>
              <w:rPr>
                <w:rFonts w:asciiTheme="minorEastAsia" w:eastAsiaTheme="minorEastAsia" w:hAnsiTheme="minorEastAsia" w:hint="eastAsia"/>
                <w:sz w:val="24"/>
                <w:szCs w:val="24"/>
              </w:rPr>
              <w:t>票样07：长度为7位数字，小数点前最多5位，小数点后最多3位。</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hsje</w:t>
            </w:r>
          </w:p>
        </w:tc>
        <w:tc>
          <w:tcPr>
            <w:tcW w:w="2080"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含税金额</w:t>
            </w:r>
          </w:p>
        </w:tc>
        <w:tc>
          <w:tcPr>
            <w:tcW w:w="576"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983"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shd w:val="clear" w:color="auto" w:fill="FDE9D9"/>
          </w:tcPr>
          <w:p w:rsidR="006569C0"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单位：元（2位小数）</w:t>
            </w:r>
          </w:p>
          <w:p w:rsidR="006569C0" w:rsidRDefault="006569C0" w:rsidP="00B85716">
            <w:pPr>
              <w:rPr>
                <w:rFonts w:asciiTheme="minorEastAsia" w:eastAsiaTheme="minorEastAsia" w:hAnsiTheme="minorEastAsia"/>
                <w:sz w:val="24"/>
                <w:szCs w:val="24"/>
              </w:rPr>
            </w:pPr>
            <w:r>
              <w:rPr>
                <w:rFonts w:asciiTheme="minorEastAsia" w:eastAsiaTheme="minorEastAsia" w:hAnsiTheme="minorEastAsia" w:hint="eastAsia"/>
                <w:sz w:val="24"/>
                <w:szCs w:val="24"/>
              </w:rPr>
              <w:t>票样06：长度为9位数字，小数点前最多7位，小数点后最多3位；</w:t>
            </w:r>
          </w:p>
          <w:p w:rsidR="006569C0" w:rsidRPr="00B6635B" w:rsidRDefault="006569C0" w:rsidP="00B85716">
            <w:pPr>
              <w:rPr>
                <w:rFonts w:asciiTheme="minorEastAsia" w:eastAsiaTheme="minorEastAsia" w:hAnsiTheme="minorEastAsia"/>
                <w:sz w:val="24"/>
                <w:szCs w:val="24"/>
              </w:rPr>
            </w:pPr>
            <w:r>
              <w:rPr>
                <w:rFonts w:asciiTheme="minorEastAsia" w:eastAsiaTheme="minorEastAsia" w:hAnsiTheme="minorEastAsia" w:hint="eastAsia"/>
                <w:sz w:val="24"/>
                <w:szCs w:val="24"/>
              </w:rPr>
              <w:t>票样07：长度为7位数字，小数点前最多5位，小数点后最多3位。</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zsl</w:t>
            </w:r>
          </w:p>
        </w:tc>
        <w:tc>
          <w:tcPr>
            <w:tcW w:w="2080"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税率</w:t>
            </w:r>
          </w:p>
        </w:tc>
        <w:tc>
          <w:tcPr>
            <w:tcW w:w="576"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6</w:t>
            </w:r>
          </w:p>
        </w:tc>
        <w:tc>
          <w:tcPr>
            <w:tcW w:w="983"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精确到3位</w:t>
            </w:r>
            <w:r w:rsidRPr="00B6635B">
              <w:rPr>
                <w:rFonts w:asciiTheme="minorEastAsia" w:eastAsiaTheme="minorEastAsia" w:hAnsiTheme="minorEastAsia"/>
                <w:sz w:val="24"/>
                <w:szCs w:val="24"/>
              </w:rPr>
              <w:t>小数</w:t>
            </w:r>
            <w:r w:rsidRPr="00B6635B">
              <w:rPr>
                <w:rFonts w:asciiTheme="minorEastAsia" w:eastAsiaTheme="minorEastAsia" w:hAnsiTheme="minorEastAsia" w:hint="eastAsia"/>
                <w:sz w:val="24"/>
                <w:szCs w:val="24"/>
              </w:rPr>
              <w:t>，例如1.5%为0.015 0%为0</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se</w:t>
            </w:r>
          </w:p>
        </w:tc>
        <w:tc>
          <w:tcPr>
            <w:tcW w:w="2080"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税额</w:t>
            </w:r>
          </w:p>
        </w:tc>
        <w:tc>
          <w:tcPr>
            <w:tcW w:w="576"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983"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shd w:val="clear" w:color="auto" w:fill="FDE9D9"/>
          </w:tcPr>
          <w:p w:rsidR="006569C0" w:rsidRPr="00B6635B" w:rsidRDefault="006569C0"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w:t>
            </w:r>
            <w:r w:rsidRPr="00B6635B">
              <w:rPr>
                <w:rFonts w:asciiTheme="minorEastAsia" w:eastAsiaTheme="minorEastAsia" w:hAnsiTheme="minorEastAsia"/>
                <w:sz w:val="24"/>
                <w:szCs w:val="24"/>
              </w:rPr>
              <w:t>：元（</w:t>
            </w:r>
            <w:r w:rsidRPr="00B6635B">
              <w:rPr>
                <w:rFonts w:asciiTheme="minorEastAsia" w:eastAsiaTheme="minorEastAsia" w:hAnsiTheme="minorEastAsia" w:hint="eastAsia"/>
                <w:sz w:val="24"/>
                <w:szCs w:val="24"/>
              </w:rPr>
              <w:t>2位</w:t>
            </w:r>
            <w:r w:rsidRPr="00B6635B">
              <w:rPr>
                <w:rFonts w:asciiTheme="minorEastAsia" w:eastAsiaTheme="minorEastAsia" w:hAnsiTheme="minorEastAsia"/>
                <w:sz w:val="24"/>
                <w:szCs w:val="24"/>
              </w:rPr>
              <w:t>小数）</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spbm</w:t>
            </w:r>
          </w:p>
        </w:tc>
        <w:tc>
          <w:tcPr>
            <w:tcW w:w="2080"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商品编码</w:t>
            </w:r>
          </w:p>
        </w:tc>
        <w:tc>
          <w:tcPr>
            <w:tcW w:w="576"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19</w:t>
            </w:r>
          </w:p>
        </w:tc>
        <w:tc>
          <w:tcPr>
            <w:tcW w:w="983"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否</w:t>
            </w:r>
          </w:p>
        </w:tc>
        <w:tc>
          <w:tcPr>
            <w:tcW w:w="4395"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总局固定编码，不能修改</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zxbm</w:t>
            </w:r>
          </w:p>
        </w:tc>
        <w:tc>
          <w:tcPr>
            <w:tcW w:w="2080"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纳税人自行编码</w:t>
            </w:r>
          </w:p>
        </w:tc>
        <w:tc>
          <w:tcPr>
            <w:tcW w:w="576"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20</w:t>
            </w:r>
          </w:p>
        </w:tc>
        <w:tc>
          <w:tcPr>
            <w:tcW w:w="983"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否</w:t>
            </w:r>
          </w:p>
        </w:tc>
        <w:tc>
          <w:tcPr>
            <w:tcW w:w="4395"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自定义编码以2位为一级，共10级，每级可用编码值为00-99 或AA-ZZ</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yhzcbs</w:t>
            </w:r>
          </w:p>
        </w:tc>
        <w:tc>
          <w:tcPr>
            <w:tcW w:w="2080"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优惠政策标识</w:t>
            </w:r>
          </w:p>
        </w:tc>
        <w:tc>
          <w:tcPr>
            <w:tcW w:w="576"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1</w:t>
            </w:r>
          </w:p>
        </w:tc>
        <w:tc>
          <w:tcPr>
            <w:tcW w:w="983"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否</w:t>
            </w:r>
          </w:p>
        </w:tc>
        <w:tc>
          <w:tcPr>
            <w:tcW w:w="4395"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0未使用，1使用</w:t>
            </w:r>
          </w:p>
        </w:tc>
      </w:tr>
      <w:tr w:rsidR="006569C0" w:rsidRPr="006569C0"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lslbs</w:t>
            </w:r>
          </w:p>
        </w:tc>
        <w:tc>
          <w:tcPr>
            <w:tcW w:w="2080"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零税率标识</w:t>
            </w:r>
          </w:p>
        </w:tc>
        <w:tc>
          <w:tcPr>
            <w:tcW w:w="576"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1</w:t>
            </w:r>
          </w:p>
        </w:tc>
        <w:tc>
          <w:tcPr>
            <w:tcW w:w="983"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否</w:t>
            </w:r>
          </w:p>
        </w:tc>
        <w:tc>
          <w:tcPr>
            <w:tcW w:w="4395" w:type="dxa"/>
            <w:shd w:val="clear" w:color="auto" w:fill="FDE9D9"/>
          </w:tcPr>
          <w:p w:rsidR="006569C0" w:rsidRPr="00B6635B" w:rsidRDefault="006569C0" w:rsidP="00B85716">
            <w:pPr>
              <w:rPr>
                <w:rFonts w:ascii="宋体" w:hAnsi="宋体"/>
                <w:sz w:val="24"/>
                <w:szCs w:val="24"/>
              </w:rPr>
            </w:pPr>
            <w:proofErr w:type="gramStart"/>
            <w:r w:rsidRPr="00B6635B">
              <w:rPr>
                <w:rFonts w:ascii="宋体" w:hAnsi="宋体" w:hint="eastAsia"/>
                <w:sz w:val="24"/>
                <w:szCs w:val="24"/>
              </w:rPr>
              <w:t>空代表</w:t>
            </w:r>
            <w:proofErr w:type="gramEnd"/>
            <w:r w:rsidRPr="00B6635B">
              <w:rPr>
                <w:rFonts w:ascii="宋体" w:hAnsi="宋体" w:hint="eastAsia"/>
                <w:sz w:val="24"/>
                <w:szCs w:val="24"/>
              </w:rPr>
              <w:t>无</w:t>
            </w:r>
          </w:p>
          <w:p w:rsidR="006569C0" w:rsidRPr="00B6635B" w:rsidRDefault="006569C0" w:rsidP="00B85716">
            <w:pPr>
              <w:rPr>
                <w:rFonts w:ascii="宋体" w:hAnsi="宋体"/>
                <w:sz w:val="24"/>
                <w:szCs w:val="24"/>
              </w:rPr>
            </w:pPr>
            <w:r w:rsidRPr="00B6635B">
              <w:rPr>
                <w:rFonts w:ascii="宋体" w:hAnsi="宋体" w:hint="eastAsia"/>
                <w:sz w:val="24"/>
                <w:szCs w:val="24"/>
              </w:rPr>
              <w:t>1 出口免税和其他免税优惠政策</w:t>
            </w:r>
          </w:p>
          <w:p w:rsidR="006569C0" w:rsidRPr="00B6635B" w:rsidRDefault="006569C0" w:rsidP="00B85716">
            <w:pPr>
              <w:rPr>
                <w:rFonts w:ascii="宋体" w:hAnsi="宋体"/>
                <w:sz w:val="24"/>
                <w:szCs w:val="24"/>
              </w:rPr>
            </w:pPr>
            <w:r w:rsidRPr="00B6635B">
              <w:rPr>
                <w:rFonts w:ascii="宋体" w:hAnsi="宋体" w:hint="eastAsia"/>
                <w:sz w:val="24"/>
                <w:szCs w:val="24"/>
              </w:rPr>
              <w:t>2 不征增值税</w:t>
            </w:r>
          </w:p>
          <w:p w:rsidR="006569C0" w:rsidRPr="00B6635B" w:rsidRDefault="006569C0" w:rsidP="00B85716">
            <w:pPr>
              <w:rPr>
                <w:rFonts w:ascii="宋体" w:hAnsi="宋体"/>
                <w:sz w:val="24"/>
                <w:szCs w:val="24"/>
              </w:rPr>
            </w:pPr>
            <w:r w:rsidRPr="00B6635B">
              <w:rPr>
                <w:rFonts w:ascii="宋体" w:hAnsi="宋体" w:hint="eastAsia"/>
                <w:sz w:val="24"/>
                <w:szCs w:val="24"/>
              </w:rPr>
              <w:t>3 普通零税率</w:t>
            </w:r>
          </w:p>
        </w:tc>
      </w:tr>
      <w:tr w:rsidR="006569C0" w:rsidRPr="00B6635B" w:rsidTr="00735EEB">
        <w:tc>
          <w:tcPr>
            <w:tcW w:w="664" w:type="dxa"/>
          </w:tcPr>
          <w:p w:rsidR="006569C0" w:rsidRPr="00B6635B" w:rsidRDefault="006569C0" w:rsidP="003C5EE2">
            <w:pPr>
              <w:numPr>
                <w:ilvl w:val="0"/>
                <w:numId w:val="33"/>
              </w:numPr>
              <w:jc w:val="center"/>
              <w:rPr>
                <w:rFonts w:asciiTheme="minorEastAsia" w:eastAsiaTheme="minorEastAsia" w:hAnsiTheme="minorEastAsia"/>
                <w:sz w:val="24"/>
                <w:szCs w:val="24"/>
              </w:rPr>
            </w:pPr>
          </w:p>
        </w:tc>
        <w:tc>
          <w:tcPr>
            <w:tcW w:w="1475"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zzstsgl</w:t>
            </w:r>
          </w:p>
        </w:tc>
        <w:tc>
          <w:tcPr>
            <w:tcW w:w="2080"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增值税特殊管理</w:t>
            </w:r>
          </w:p>
        </w:tc>
        <w:tc>
          <w:tcPr>
            <w:tcW w:w="576"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50</w:t>
            </w:r>
          </w:p>
        </w:tc>
        <w:tc>
          <w:tcPr>
            <w:tcW w:w="983"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否</w:t>
            </w:r>
          </w:p>
        </w:tc>
        <w:tc>
          <w:tcPr>
            <w:tcW w:w="4395" w:type="dxa"/>
            <w:shd w:val="clear" w:color="auto" w:fill="FDE9D9"/>
          </w:tcPr>
          <w:p w:rsidR="006569C0" w:rsidRPr="00B6635B" w:rsidRDefault="006569C0" w:rsidP="00B85716">
            <w:pPr>
              <w:rPr>
                <w:rFonts w:ascii="宋体" w:hAnsi="宋体"/>
                <w:sz w:val="24"/>
                <w:szCs w:val="24"/>
              </w:rPr>
            </w:pPr>
            <w:r w:rsidRPr="00B6635B">
              <w:rPr>
                <w:rFonts w:ascii="宋体" w:hAnsi="宋体" w:hint="eastAsia"/>
                <w:sz w:val="24"/>
                <w:szCs w:val="24"/>
              </w:rPr>
              <w:t>如果yhzcbs为1时，此项必填，具体信息取《商品和服务税收分类与编码》.xls（见附录2）中的增值税特殊管理列。</w:t>
            </w:r>
          </w:p>
        </w:tc>
      </w:tr>
      <w:tr w:rsidR="00DE76B1" w:rsidRPr="00E308A2" w:rsidTr="00735EEB">
        <w:tc>
          <w:tcPr>
            <w:tcW w:w="664" w:type="dxa"/>
          </w:tcPr>
          <w:p w:rsidR="00DE76B1" w:rsidRPr="00E308A2"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E308A2" w:rsidRDefault="00DE76B1" w:rsidP="003D2A86">
            <w:pPr>
              <w:rPr>
                <w:rFonts w:asciiTheme="minorEastAsia" w:eastAsiaTheme="minorEastAsia" w:hAnsiTheme="minorEastAsia"/>
                <w:color w:val="000000"/>
                <w:sz w:val="24"/>
                <w:szCs w:val="24"/>
              </w:rPr>
            </w:pPr>
            <w:r w:rsidRPr="00E308A2">
              <w:rPr>
                <w:rFonts w:asciiTheme="minorEastAsia" w:eastAsiaTheme="minorEastAsia" w:hAnsiTheme="minorEastAsia"/>
                <w:color w:val="000000"/>
                <w:sz w:val="24"/>
                <w:szCs w:val="24"/>
              </w:rPr>
              <w:t>h</w:t>
            </w:r>
            <w:r w:rsidRPr="00E308A2">
              <w:rPr>
                <w:rFonts w:asciiTheme="minorEastAsia" w:eastAsiaTheme="minorEastAsia" w:hAnsiTheme="minorEastAsia" w:hint="eastAsia"/>
                <w:color w:val="000000"/>
                <w:sz w:val="24"/>
                <w:szCs w:val="24"/>
              </w:rPr>
              <w:t>jje</w:t>
            </w:r>
          </w:p>
        </w:tc>
        <w:tc>
          <w:tcPr>
            <w:tcW w:w="2080" w:type="dxa"/>
          </w:tcPr>
          <w:p w:rsidR="00DE76B1" w:rsidRPr="00E308A2" w:rsidRDefault="00DE76B1" w:rsidP="003D2A86">
            <w:pPr>
              <w:rPr>
                <w:rFonts w:asciiTheme="minorEastAsia" w:eastAsiaTheme="minorEastAsia" w:hAnsiTheme="minorEastAsia"/>
                <w:color w:val="000000"/>
                <w:sz w:val="24"/>
                <w:szCs w:val="24"/>
              </w:rPr>
            </w:pPr>
            <w:r w:rsidRPr="00E308A2">
              <w:rPr>
                <w:rFonts w:asciiTheme="minorEastAsia" w:eastAsiaTheme="minorEastAsia" w:hAnsiTheme="minorEastAsia" w:hint="eastAsia"/>
                <w:color w:val="000000"/>
                <w:sz w:val="24"/>
                <w:szCs w:val="24"/>
              </w:rPr>
              <w:t>合计金额（不含税）</w:t>
            </w:r>
          </w:p>
        </w:tc>
        <w:tc>
          <w:tcPr>
            <w:tcW w:w="576"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cs="宋体" w:hint="eastAsia"/>
                <w:color w:val="000000"/>
                <w:sz w:val="24"/>
                <w:szCs w:val="24"/>
              </w:rPr>
              <w:t>12</w:t>
            </w:r>
          </w:p>
        </w:tc>
        <w:tc>
          <w:tcPr>
            <w:tcW w:w="983" w:type="dxa"/>
          </w:tcPr>
          <w:p w:rsidR="00DE76B1" w:rsidRPr="00E308A2" w:rsidRDefault="00DE76B1" w:rsidP="003D2A86">
            <w:pPr>
              <w:rPr>
                <w:rFonts w:asciiTheme="minorEastAsia" w:eastAsiaTheme="minorEastAsia" w:hAnsiTheme="minorEastAsia"/>
                <w:color w:val="000000"/>
                <w:sz w:val="24"/>
                <w:szCs w:val="24"/>
              </w:rPr>
            </w:pPr>
            <w:r w:rsidRPr="00E308A2">
              <w:rPr>
                <w:rFonts w:asciiTheme="minorEastAsia" w:eastAsiaTheme="minorEastAsia" w:hAnsiTheme="minorEastAsia" w:hint="eastAsia"/>
                <w:color w:val="000000"/>
                <w:sz w:val="24"/>
                <w:szCs w:val="24"/>
              </w:rPr>
              <w:t>是</w:t>
            </w:r>
          </w:p>
        </w:tc>
        <w:tc>
          <w:tcPr>
            <w:tcW w:w="4395"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hint="eastAsia"/>
                <w:color w:val="000000"/>
                <w:sz w:val="24"/>
                <w:szCs w:val="24"/>
              </w:rPr>
              <w:t>单位：元（2位小数）</w:t>
            </w:r>
          </w:p>
        </w:tc>
      </w:tr>
      <w:tr w:rsidR="00DE76B1" w:rsidRPr="00E308A2" w:rsidTr="00735EEB">
        <w:tc>
          <w:tcPr>
            <w:tcW w:w="664" w:type="dxa"/>
          </w:tcPr>
          <w:p w:rsidR="00DE76B1" w:rsidRPr="00E308A2"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cs="宋体" w:hint="eastAsia"/>
                <w:color w:val="000000"/>
                <w:sz w:val="24"/>
                <w:szCs w:val="24"/>
              </w:rPr>
              <w:t>hjse</w:t>
            </w:r>
          </w:p>
        </w:tc>
        <w:tc>
          <w:tcPr>
            <w:tcW w:w="2080"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cs="宋体" w:hint="eastAsia"/>
                <w:color w:val="000000"/>
                <w:sz w:val="24"/>
                <w:szCs w:val="24"/>
              </w:rPr>
              <w:t>合计</w:t>
            </w:r>
            <w:r w:rsidRPr="00E308A2">
              <w:rPr>
                <w:rFonts w:asciiTheme="minorEastAsia" w:eastAsiaTheme="minorEastAsia" w:hAnsiTheme="minorEastAsia" w:cs="宋体"/>
                <w:color w:val="000000"/>
                <w:sz w:val="24"/>
                <w:szCs w:val="24"/>
              </w:rPr>
              <w:t>税额</w:t>
            </w:r>
          </w:p>
        </w:tc>
        <w:tc>
          <w:tcPr>
            <w:tcW w:w="576"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cs="宋体" w:hint="eastAsia"/>
                <w:color w:val="000000"/>
                <w:sz w:val="24"/>
                <w:szCs w:val="24"/>
              </w:rPr>
              <w:t>12</w:t>
            </w:r>
          </w:p>
        </w:tc>
        <w:tc>
          <w:tcPr>
            <w:tcW w:w="983"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hint="eastAsia"/>
                <w:color w:val="000000"/>
                <w:sz w:val="24"/>
                <w:szCs w:val="24"/>
              </w:rPr>
              <w:t>是</w:t>
            </w:r>
          </w:p>
        </w:tc>
        <w:tc>
          <w:tcPr>
            <w:tcW w:w="4395"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hint="eastAsia"/>
                <w:color w:val="000000"/>
                <w:sz w:val="24"/>
                <w:szCs w:val="24"/>
              </w:rPr>
              <w:t>单位：元（2位小数）</w:t>
            </w:r>
          </w:p>
        </w:tc>
      </w:tr>
      <w:tr w:rsidR="00DE76B1" w:rsidRPr="00E308A2" w:rsidTr="00735EEB">
        <w:tc>
          <w:tcPr>
            <w:tcW w:w="664" w:type="dxa"/>
          </w:tcPr>
          <w:p w:rsidR="00DE76B1" w:rsidRPr="00E308A2"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cs="宋体" w:hint="eastAsia"/>
                <w:color w:val="000000"/>
                <w:sz w:val="24"/>
                <w:szCs w:val="24"/>
              </w:rPr>
              <w:t>jshj</w:t>
            </w:r>
          </w:p>
        </w:tc>
        <w:tc>
          <w:tcPr>
            <w:tcW w:w="2080"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cs="宋体" w:hint="eastAsia"/>
                <w:color w:val="000000"/>
                <w:sz w:val="24"/>
                <w:szCs w:val="24"/>
              </w:rPr>
              <w:t>价税合计</w:t>
            </w:r>
          </w:p>
        </w:tc>
        <w:tc>
          <w:tcPr>
            <w:tcW w:w="576"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cs="宋体" w:hint="eastAsia"/>
                <w:color w:val="000000"/>
                <w:sz w:val="24"/>
                <w:szCs w:val="24"/>
              </w:rPr>
              <w:t>12</w:t>
            </w:r>
          </w:p>
        </w:tc>
        <w:tc>
          <w:tcPr>
            <w:tcW w:w="983" w:type="dxa"/>
          </w:tcPr>
          <w:p w:rsidR="00DE76B1" w:rsidRPr="00E308A2" w:rsidRDefault="00DE76B1" w:rsidP="003D2A86">
            <w:pPr>
              <w:rPr>
                <w:rFonts w:asciiTheme="minorEastAsia" w:eastAsiaTheme="minorEastAsia" w:hAnsiTheme="minorEastAsia" w:cs="宋体"/>
                <w:color w:val="000000"/>
                <w:sz w:val="24"/>
                <w:szCs w:val="24"/>
              </w:rPr>
            </w:pPr>
            <w:r w:rsidRPr="00E308A2">
              <w:rPr>
                <w:rFonts w:asciiTheme="minorEastAsia" w:eastAsiaTheme="minorEastAsia" w:hAnsiTheme="minorEastAsia" w:cs="宋体" w:hint="eastAsia"/>
                <w:color w:val="000000"/>
                <w:sz w:val="24"/>
                <w:szCs w:val="24"/>
              </w:rPr>
              <w:t>是</w:t>
            </w:r>
          </w:p>
        </w:tc>
        <w:tc>
          <w:tcPr>
            <w:tcW w:w="4395" w:type="dxa"/>
          </w:tcPr>
          <w:p w:rsidR="00DE76B1" w:rsidRDefault="00DE76B1" w:rsidP="003D2A86">
            <w:pPr>
              <w:rPr>
                <w:rFonts w:asciiTheme="minorEastAsia" w:eastAsiaTheme="minorEastAsia" w:hAnsiTheme="minorEastAsia"/>
                <w:color w:val="000000"/>
                <w:sz w:val="24"/>
                <w:szCs w:val="24"/>
              </w:rPr>
            </w:pPr>
            <w:r w:rsidRPr="00E308A2">
              <w:rPr>
                <w:rFonts w:asciiTheme="minorEastAsia" w:eastAsiaTheme="minorEastAsia" w:hAnsiTheme="minorEastAsia" w:hint="eastAsia"/>
                <w:color w:val="000000"/>
                <w:sz w:val="24"/>
                <w:szCs w:val="24"/>
              </w:rPr>
              <w:t>单位：元（2位小数）</w:t>
            </w:r>
          </w:p>
          <w:p w:rsidR="00010217" w:rsidRDefault="00010217" w:rsidP="00010217">
            <w:pPr>
              <w:rPr>
                <w:rFonts w:asciiTheme="minorEastAsia" w:eastAsiaTheme="minorEastAsia" w:hAnsiTheme="minorEastAsia"/>
                <w:sz w:val="24"/>
                <w:szCs w:val="24"/>
              </w:rPr>
            </w:pPr>
            <w:r>
              <w:rPr>
                <w:rFonts w:asciiTheme="minorEastAsia" w:eastAsiaTheme="minorEastAsia" w:hAnsiTheme="minorEastAsia" w:hint="eastAsia"/>
                <w:sz w:val="24"/>
                <w:szCs w:val="24"/>
              </w:rPr>
              <w:t>票样06：最大金额为9999999.99；</w:t>
            </w:r>
          </w:p>
          <w:p w:rsidR="00010217" w:rsidRPr="00E308A2" w:rsidRDefault="00010217" w:rsidP="00010217">
            <w:pPr>
              <w:rPr>
                <w:rFonts w:asciiTheme="minorEastAsia" w:eastAsiaTheme="minorEastAsia" w:hAnsiTheme="minorEastAsia" w:cs="宋体"/>
                <w:color w:val="000000"/>
                <w:sz w:val="24"/>
                <w:szCs w:val="24"/>
              </w:rPr>
            </w:pPr>
            <w:r>
              <w:rPr>
                <w:rFonts w:asciiTheme="minorEastAsia" w:eastAsiaTheme="minorEastAsia" w:hAnsiTheme="minorEastAsia" w:hint="eastAsia"/>
                <w:sz w:val="24"/>
                <w:szCs w:val="24"/>
              </w:rPr>
              <w:t>票样07：最大金额为99999.99。</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宋体" w:hAnsi="宋体" w:cs="宋体"/>
                <w:sz w:val="24"/>
                <w:szCs w:val="21"/>
              </w:rPr>
            </w:pPr>
            <w:r w:rsidRPr="00B6635B">
              <w:rPr>
                <w:rFonts w:ascii="宋体" w:hAnsi="宋体" w:cs="宋体" w:hint="eastAsia"/>
                <w:sz w:val="24"/>
                <w:szCs w:val="21"/>
              </w:rPr>
              <w:t>kce</w:t>
            </w:r>
          </w:p>
        </w:tc>
        <w:tc>
          <w:tcPr>
            <w:tcW w:w="2080" w:type="dxa"/>
          </w:tcPr>
          <w:p w:rsidR="00DE76B1" w:rsidRPr="00B6635B" w:rsidRDefault="00DE76B1" w:rsidP="003D2A86">
            <w:pPr>
              <w:rPr>
                <w:rFonts w:ascii="宋体" w:hAnsi="宋体" w:cs="宋体"/>
                <w:sz w:val="24"/>
                <w:szCs w:val="21"/>
              </w:rPr>
            </w:pPr>
            <w:r w:rsidRPr="00B6635B">
              <w:rPr>
                <w:rFonts w:ascii="宋体" w:hAnsi="宋体" w:hint="eastAsia"/>
                <w:sz w:val="24"/>
                <w:szCs w:val="24"/>
              </w:rPr>
              <w:t>差额征税扣除额</w:t>
            </w:r>
          </w:p>
        </w:tc>
        <w:tc>
          <w:tcPr>
            <w:tcW w:w="576" w:type="dxa"/>
          </w:tcPr>
          <w:p w:rsidR="00DE76B1" w:rsidRPr="00B6635B" w:rsidRDefault="00DE76B1" w:rsidP="003D2A86">
            <w:pPr>
              <w:rPr>
                <w:rFonts w:ascii="宋体" w:hAnsi="宋体" w:cs="宋体"/>
                <w:sz w:val="24"/>
                <w:szCs w:val="21"/>
              </w:rPr>
            </w:pPr>
            <w:r w:rsidRPr="00B6635B">
              <w:rPr>
                <w:rFonts w:ascii="宋体" w:hAnsi="宋体" w:cs="宋体" w:hint="eastAsia"/>
                <w:sz w:val="24"/>
                <w:szCs w:val="21"/>
              </w:rPr>
              <w:t>12</w:t>
            </w:r>
          </w:p>
        </w:tc>
        <w:tc>
          <w:tcPr>
            <w:tcW w:w="983" w:type="dxa"/>
          </w:tcPr>
          <w:p w:rsidR="00DE76B1" w:rsidRPr="00B6635B" w:rsidRDefault="00DE76B1" w:rsidP="003D2A86">
            <w:pPr>
              <w:rPr>
                <w:rFonts w:ascii="宋体" w:hAnsi="宋体" w:cs="宋体"/>
                <w:sz w:val="24"/>
                <w:szCs w:val="21"/>
              </w:rPr>
            </w:pPr>
            <w:r w:rsidRPr="00B6635B">
              <w:rPr>
                <w:rFonts w:ascii="宋体" w:hAnsi="宋体" w:cs="宋体" w:hint="eastAsia"/>
                <w:sz w:val="24"/>
                <w:szCs w:val="21"/>
              </w:rPr>
              <w:t>否</w:t>
            </w:r>
          </w:p>
        </w:tc>
        <w:tc>
          <w:tcPr>
            <w:tcW w:w="4395" w:type="dxa"/>
          </w:tcPr>
          <w:p w:rsidR="00DE76B1" w:rsidRPr="00B6635B" w:rsidRDefault="00DE76B1" w:rsidP="003D2A86">
            <w:pPr>
              <w:rPr>
                <w:rFonts w:ascii="宋体" w:hAnsi="宋体" w:cs="宋体"/>
                <w:sz w:val="24"/>
                <w:szCs w:val="21"/>
              </w:rPr>
            </w:pPr>
            <w:r w:rsidRPr="00B6635B">
              <w:rPr>
                <w:rFonts w:ascii="宋体" w:hAnsi="宋体" w:cs="宋体" w:hint="eastAsia"/>
                <w:sz w:val="24"/>
                <w:szCs w:val="21"/>
              </w:rPr>
              <w:t>小数点后2位，当zsfs为2时扣除额为</w:t>
            </w:r>
            <w:proofErr w:type="gramStart"/>
            <w:r w:rsidRPr="00B6635B">
              <w:rPr>
                <w:rFonts w:ascii="宋体" w:hAnsi="宋体" w:cs="宋体" w:hint="eastAsia"/>
                <w:sz w:val="24"/>
                <w:szCs w:val="21"/>
              </w:rPr>
              <w:t>必填项</w:t>
            </w:r>
            <w:proofErr w:type="gramEnd"/>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bz</w:t>
            </w:r>
          </w:p>
        </w:tc>
        <w:tc>
          <w:tcPr>
            <w:tcW w:w="2080"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备注</w:t>
            </w:r>
          </w:p>
        </w:tc>
        <w:tc>
          <w:tcPr>
            <w:tcW w:w="576"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80</w:t>
            </w:r>
          </w:p>
        </w:tc>
        <w:tc>
          <w:tcPr>
            <w:tcW w:w="983"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否</w:t>
            </w:r>
          </w:p>
        </w:tc>
        <w:tc>
          <w:tcPr>
            <w:tcW w:w="4395" w:type="dxa"/>
          </w:tcPr>
          <w:p w:rsidR="00DE76B1" w:rsidRDefault="00DE76B1" w:rsidP="003D2A86">
            <w:pPr>
              <w:rPr>
                <w:rFonts w:ascii="宋体" w:hAnsi="宋体"/>
                <w:sz w:val="24"/>
                <w:szCs w:val="24"/>
              </w:rPr>
            </w:pPr>
            <w:r w:rsidRPr="00B6635B">
              <w:rPr>
                <w:rFonts w:ascii="宋体" w:hAnsi="宋体" w:hint="eastAsia"/>
                <w:sz w:val="24"/>
                <w:szCs w:val="24"/>
              </w:rPr>
              <w:t>当zsfs为2 备注长度为56</w:t>
            </w:r>
          </w:p>
          <w:p w:rsidR="00694CEF" w:rsidRPr="00B6635B" w:rsidRDefault="00694CEF" w:rsidP="003D2A86">
            <w:pPr>
              <w:rPr>
                <w:rFonts w:asciiTheme="minorEastAsia" w:eastAsiaTheme="minorEastAsia" w:hAnsiTheme="minorEastAsia" w:cs="宋体"/>
                <w:sz w:val="24"/>
                <w:szCs w:val="24"/>
              </w:rPr>
            </w:pPr>
            <w:r>
              <w:rPr>
                <w:rFonts w:ascii="宋体" w:hAnsi="宋体" w:hint="eastAsia"/>
                <w:sz w:val="24"/>
                <w:szCs w:val="24"/>
              </w:rPr>
              <w:t>票样6和票样7：备注长度为</w:t>
            </w:r>
            <w:r w:rsidR="00DA3FAA">
              <w:rPr>
                <w:rFonts w:ascii="宋体" w:hAnsi="宋体" w:hint="eastAsia"/>
                <w:sz w:val="24"/>
                <w:szCs w:val="24"/>
              </w:rPr>
              <w:t>120个字节。</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skr</w:t>
            </w:r>
          </w:p>
        </w:tc>
        <w:tc>
          <w:tcPr>
            <w:tcW w:w="2080"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收款人</w:t>
            </w:r>
          </w:p>
        </w:tc>
        <w:tc>
          <w:tcPr>
            <w:tcW w:w="576"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16</w:t>
            </w:r>
          </w:p>
        </w:tc>
        <w:tc>
          <w:tcPr>
            <w:tcW w:w="983"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否</w:t>
            </w:r>
          </w:p>
        </w:tc>
        <w:tc>
          <w:tcPr>
            <w:tcW w:w="4395" w:type="dxa"/>
          </w:tcPr>
          <w:p w:rsidR="00DE76B1" w:rsidRPr="00B6635B" w:rsidRDefault="00DE76B1" w:rsidP="003D2A86">
            <w:pPr>
              <w:rPr>
                <w:rFonts w:asciiTheme="minorEastAsia" w:eastAsiaTheme="minorEastAsia" w:hAnsiTheme="minorEastAsia" w:cs="宋体"/>
                <w:sz w:val="24"/>
                <w:szCs w:val="24"/>
              </w:rPr>
            </w:pP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kpr</w:t>
            </w:r>
          </w:p>
        </w:tc>
        <w:tc>
          <w:tcPr>
            <w:tcW w:w="2080"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开票人</w:t>
            </w:r>
          </w:p>
        </w:tc>
        <w:tc>
          <w:tcPr>
            <w:tcW w:w="576"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20</w:t>
            </w:r>
          </w:p>
        </w:tc>
        <w:tc>
          <w:tcPr>
            <w:tcW w:w="983"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是</w:t>
            </w:r>
          </w:p>
        </w:tc>
        <w:tc>
          <w:tcPr>
            <w:tcW w:w="4395" w:type="dxa"/>
          </w:tcPr>
          <w:p w:rsidR="00DE76B1" w:rsidRPr="00B6635B" w:rsidRDefault="00DE76B1" w:rsidP="003D2A86">
            <w:pPr>
              <w:rPr>
                <w:rFonts w:asciiTheme="minorEastAsia" w:eastAsiaTheme="minorEastAsia" w:hAnsiTheme="minorEastAsia" w:cs="宋体"/>
                <w:sz w:val="24"/>
                <w:szCs w:val="24"/>
              </w:rPr>
            </w:pP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yfpdm</w:t>
            </w:r>
          </w:p>
        </w:tc>
        <w:tc>
          <w:tcPr>
            <w:tcW w:w="2080"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原发票代码</w:t>
            </w:r>
          </w:p>
        </w:tc>
        <w:tc>
          <w:tcPr>
            <w:tcW w:w="576"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983"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否</w:t>
            </w:r>
          </w:p>
        </w:tc>
        <w:tc>
          <w:tcPr>
            <w:tcW w:w="439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负数发票有效，正数发票为空</w:t>
            </w:r>
          </w:p>
        </w:tc>
      </w:tr>
      <w:tr w:rsidR="00DE76B1" w:rsidRPr="00B6635B" w:rsidTr="00735EEB">
        <w:tc>
          <w:tcPr>
            <w:tcW w:w="664" w:type="dxa"/>
          </w:tcPr>
          <w:p w:rsidR="00DE76B1" w:rsidRPr="00B6635B" w:rsidRDefault="00DE76B1" w:rsidP="003C5EE2">
            <w:pPr>
              <w:numPr>
                <w:ilvl w:val="0"/>
                <w:numId w:val="33"/>
              </w:numPr>
              <w:jc w:val="center"/>
              <w:rPr>
                <w:rFonts w:asciiTheme="minorEastAsia" w:eastAsiaTheme="minorEastAsia" w:hAnsiTheme="minorEastAsia"/>
                <w:sz w:val="24"/>
                <w:szCs w:val="24"/>
              </w:rPr>
            </w:pPr>
          </w:p>
        </w:tc>
        <w:tc>
          <w:tcPr>
            <w:tcW w:w="1475"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 xml:space="preserve">yfphm </w:t>
            </w:r>
          </w:p>
        </w:tc>
        <w:tc>
          <w:tcPr>
            <w:tcW w:w="2080"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原发票号码</w:t>
            </w:r>
          </w:p>
        </w:tc>
        <w:tc>
          <w:tcPr>
            <w:tcW w:w="576"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8</w:t>
            </w:r>
          </w:p>
        </w:tc>
        <w:tc>
          <w:tcPr>
            <w:tcW w:w="983" w:type="dxa"/>
          </w:tcPr>
          <w:p w:rsidR="00DE76B1" w:rsidRPr="00B6635B" w:rsidRDefault="00DE76B1" w:rsidP="003D2A86">
            <w:pPr>
              <w:rPr>
                <w:rFonts w:asciiTheme="minorEastAsia" w:eastAsiaTheme="minorEastAsia" w:hAnsiTheme="minorEastAsia" w:cs="宋体"/>
                <w:sz w:val="24"/>
                <w:szCs w:val="24"/>
              </w:rPr>
            </w:pPr>
            <w:r w:rsidRPr="00B6635B">
              <w:rPr>
                <w:rFonts w:asciiTheme="minorEastAsia" w:eastAsiaTheme="minorEastAsia" w:hAnsiTheme="minorEastAsia" w:hint="eastAsia"/>
                <w:sz w:val="24"/>
                <w:szCs w:val="24"/>
              </w:rPr>
              <w:t>否</w:t>
            </w:r>
          </w:p>
        </w:tc>
        <w:tc>
          <w:tcPr>
            <w:tcW w:w="4395" w:type="dxa"/>
          </w:tcPr>
          <w:p w:rsidR="00DE76B1" w:rsidRPr="00B6635B" w:rsidRDefault="00DE76B1"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负数发票有效，正数发票为空</w:t>
            </w:r>
          </w:p>
        </w:tc>
      </w:tr>
    </w:tbl>
    <w:p w:rsidR="00045C09" w:rsidRDefault="00045C09" w:rsidP="003C1FB8"/>
    <w:p w:rsidR="00CD4391" w:rsidRPr="00B6635B" w:rsidRDefault="00CD4391" w:rsidP="00CD4391">
      <w:pPr>
        <w:pStyle w:val="4"/>
        <w:numPr>
          <w:ilvl w:val="0"/>
          <w:numId w:val="32"/>
        </w:numPr>
        <w:spacing w:line="360" w:lineRule="auto"/>
        <w:rPr>
          <w:b w:val="0"/>
          <w:sz w:val="24"/>
          <w:szCs w:val="24"/>
        </w:rPr>
      </w:pPr>
      <w:r w:rsidRPr="00B6635B">
        <w:rPr>
          <w:rFonts w:hint="eastAsia"/>
          <w:b w:val="0"/>
          <w:sz w:val="24"/>
          <w:szCs w:val="24"/>
        </w:rPr>
        <w:lastRenderedPageBreak/>
        <w:t>增值税普通发票（电子）（发票类型代码：</w:t>
      </w:r>
      <w:r w:rsidRPr="00B6635B">
        <w:rPr>
          <w:rFonts w:hint="eastAsia"/>
          <w:b w:val="0"/>
          <w:sz w:val="24"/>
          <w:szCs w:val="24"/>
        </w:rPr>
        <w:t>026</w:t>
      </w:r>
      <w:r w:rsidRPr="00B6635B">
        <w:rPr>
          <w:rFonts w:hint="eastAsia"/>
          <w:b w:val="0"/>
          <w:sz w:val="24"/>
          <w:szCs w:val="24"/>
        </w:rPr>
        <w:t>）</w:t>
      </w:r>
      <w:r w:rsidR="007844EA" w:rsidRPr="00B6635B">
        <w:rPr>
          <w:rFonts w:hint="eastAsia"/>
          <w:b w:val="0"/>
          <w:sz w:val="24"/>
          <w:szCs w:val="24"/>
        </w:rPr>
        <w:t>接口文档见</w:t>
      </w:r>
      <w:r w:rsidR="007844EA" w:rsidRPr="00B6635B">
        <w:rPr>
          <w:rFonts w:hint="eastAsia"/>
          <w:b w:val="0"/>
          <w:sz w:val="24"/>
          <w:szCs w:val="24"/>
        </w:rPr>
        <w:t>&lt;</w:t>
      </w:r>
      <w:r w:rsidR="007844EA" w:rsidRPr="00B6635B">
        <w:rPr>
          <w:rFonts w:hint="eastAsia"/>
          <w:b w:val="0"/>
          <w:sz w:val="24"/>
          <w:szCs w:val="24"/>
        </w:rPr>
        <w:t>附录</w:t>
      </w:r>
      <w:r w:rsidR="007844EA" w:rsidRPr="00B6635B">
        <w:rPr>
          <w:rFonts w:hint="eastAsia"/>
          <w:b w:val="0"/>
          <w:sz w:val="24"/>
          <w:szCs w:val="24"/>
        </w:rPr>
        <w:t>5&gt;</w:t>
      </w:r>
    </w:p>
    <w:p w:rsidR="007844EA" w:rsidRDefault="007844EA" w:rsidP="007844EA">
      <w:r w:rsidRPr="007844EA">
        <w:rPr>
          <w:rFonts w:hint="eastAsia"/>
          <w:noProof/>
        </w:rPr>
        <w:drawing>
          <wp:inline distT="0" distB="0" distL="0" distR="0">
            <wp:extent cx="5274310" cy="3008451"/>
            <wp:effectExtent l="19050" t="0" r="2540" b="0"/>
            <wp:docPr id="3" name="Picture 11" descr="说明: 广州市增值税普通发票（电子）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说明: 广州市增值税普通发票（电子） 副本"/>
                    <pic:cNvPicPr>
                      <a:picLocks noChangeAspect="1" noChangeArrowheads="1"/>
                    </pic:cNvPicPr>
                  </pic:nvPicPr>
                  <pic:blipFill>
                    <a:blip r:embed="rId13" cstate="print"/>
                    <a:srcRect/>
                    <a:stretch>
                      <a:fillRect/>
                    </a:stretch>
                  </pic:blipFill>
                  <pic:spPr bwMode="auto">
                    <a:xfrm>
                      <a:off x="0" y="0"/>
                      <a:ext cx="5274310" cy="3008451"/>
                    </a:xfrm>
                    <a:prstGeom prst="rect">
                      <a:avLst/>
                    </a:prstGeom>
                    <a:noFill/>
                    <a:ln w="9525">
                      <a:noFill/>
                      <a:miter lim="800000"/>
                      <a:headEnd/>
                      <a:tailEnd/>
                    </a:ln>
                  </pic:spPr>
                </pic:pic>
              </a:graphicData>
            </a:graphic>
          </wp:inline>
        </w:drawing>
      </w:r>
    </w:p>
    <w:p w:rsidR="005234D5" w:rsidRDefault="005234D5" w:rsidP="005234D5">
      <w:pPr>
        <w:pStyle w:val="4"/>
        <w:numPr>
          <w:ilvl w:val="0"/>
          <w:numId w:val="32"/>
        </w:numPr>
        <w:spacing w:line="360" w:lineRule="auto"/>
        <w:rPr>
          <w:b w:val="0"/>
          <w:sz w:val="24"/>
          <w:szCs w:val="24"/>
        </w:rPr>
      </w:pPr>
      <w:r>
        <w:rPr>
          <w:rFonts w:hint="eastAsia"/>
          <w:b w:val="0"/>
          <w:sz w:val="24"/>
          <w:szCs w:val="24"/>
        </w:rPr>
        <w:t>二手车销售统一发票（发票类型代码：</w:t>
      </w:r>
      <w:r>
        <w:rPr>
          <w:rFonts w:hint="eastAsia"/>
          <w:b w:val="0"/>
          <w:sz w:val="24"/>
          <w:szCs w:val="24"/>
        </w:rPr>
        <w:t>006</w:t>
      </w:r>
      <w:r>
        <w:rPr>
          <w:rFonts w:hint="eastAsia"/>
          <w:b w:val="0"/>
          <w:sz w:val="24"/>
          <w:szCs w:val="24"/>
        </w:rPr>
        <w:t>）</w:t>
      </w:r>
    </w:p>
    <w:p w:rsidR="005234D5" w:rsidRDefault="005234D5" w:rsidP="005234D5">
      <w:r>
        <w:rPr>
          <w:noProof/>
        </w:rPr>
        <w:drawing>
          <wp:inline distT="0" distB="0" distL="0" distR="0">
            <wp:extent cx="5267325" cy="3752850"/>
            <wp:effectExtent l="19050" t="0" r="9525" b="0"/>
            <wp:docPr id="8" name="图片 3" descr="H:\微信图片_2017102611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微信图片_20171026111816.png"/>
                    <pic:cNvPicPr>
                      <a:picLocks noChangeAspect="1" noChangeArrowheads="1"/>
                    </pic:cNvPicPr>
                  </pic:nvPicPr>
                  <pic:blipFill>
                    <a:blip r:embed="rId14" cstate="print"/>
                    <a:srcRect/>
                    <a:stretch>
                      <a:fillRect/>
                    </a:stretch>
                  </pic:blipFill>
                  <pic:spPr bwMode="auto">
                    <a:xfrm>
                      <a:off x="0" y="0"/>
                      <a:ext cx="5267325" cy="3752850"/>
                    </a:xfrm>
                    <a:prstGeom prst="rect">
                      <a:avLst/>
                    </a:prstGeom>
                    <a:noFill/>
                    <a:ln w="9525">
                      <a:noFill/>
                      <a:miter lim="800000"/>
                      <a:headEnd/>
                      <a:tailEnd/>
                    </a:ln>
                  </pic:spPr>
                </pic:pic>
              </a:graphicData>
            </a:graphic>
          </wp:inline>
        </w:drawing>
      </w:r>
    </w:p>
    <w:p w:rsidR="005234D5" w:rsidRDefault="005234D5" w:rsidP="005234D5"/>
    <w:p w:rsidR="005234D5" w:rsidRPr="000D0444" w:rsidRDefault="005234D5" w:rsidP="005234D5">
      <w:pPr>
        <w:pStyle w:val="ab"/>
        <w:spacing w:line="240" w:lineRule="auto"/>
        <w:rPr>
          <w:rFonts w:ascii="Courier" w:hAnsi="Courier"/>
          <w:sz w:val="21"/>
          <w:szCs w:val="21"/>
        </w:rPr>
      </w:pPr>
      <w:proofErr w:type="gramStart"/>
      <w:r w:rsidRPr="000D0444">
        <w:rPr>
          <w:rFonts w:ascii="Courier" w:hAnsi="Courier"/>
          <w:sz w:val="21"/>
          <w:szCs w:val="21"/>
        </w:rPr>
        <w:t>&lt;?xml</w:t>
      </w:r>
      <w:proofErr w:type="gramEnd"/>
      <w:r w:rsidRPr="000D0444">
        <w:rPr>
          <w:rFonts w:ascii="Courier" w:hAnsi="Courier"/>
          <w:sz w:val="21"/>
          <w:szCs w:val="21"/>
        </w:rPr>
        <w:t xml:space="preserve"> version="1.0" encoding="gbk"?&gt;</w:t>
      </w:r>
    </w:p>
    <w:p w:rsidR="005234D5" w:rsidRPr="000D0444" w:rsidRDefault="005234D5" w:rsidP="005234D5">
      <w:pPr>
        <w:pStyle w:val="ab"/>
        <w:spacing w:line="240" w:lineRule="auto"/>
        <w:rPr>
          <w:rFonts w:ascii="Courier" w:hAnsi="Courier"/>
          <w:sz w:val="21"/>
          <w:szCs w:val="21"/>
        </w:rPr>
      </w:pPr>
      <w:r>
        <w:rPr>
          <w:rFonts w:ascii="Courier" w:hAnsi="Courier" w:hint="eastAsia"/>
          <w:sz w:val="21"/>
          <w:szCs w:val="21"/>
        </w:rPr>
        <w:t>&lt;business id="10008" comment="</w:t>
      </w:r>
      <w:r>
        <w:rPr>
          <w:rFonts w:ascii="Courier" w:hAnsi="Courier" w:hint="eastAsia"/>
          <w:sz w:val="21"/>
          <w:szCs w:val="21"/>
        </w:rPr>
        <w:t>发票开具</w:t>
      </w:r>
      <w:r>
        <w:rPr>
          <w:rFonts w:ascii="Courier" w:hAnsi="Courier" w:hint="eastAsia"/>
          <w:sz w:val="21"/>
          <w:szCs w:val="21"/>
        </w:rPr>
        <w:t>"&gt;</w:t>
      </w:r>
    </w:p>
    <w:p w:rsidR="005234D5" w:rsidRPr="000D0444" w:rsidRDefault="005234D5" w:rsidP="005234D5">
      <w:pPr>
        <w:pStyle w:val="ab"/>
        <w:spacing w:line="240" w:lineRule="auto"/>
        <w:rPr>
          <w:rFonts w:ascii="Courier" w:hAnsi="Courier"/>
          <w:sz w:val="21"/>
          <w:szCs w:val="21"/>
        </w:rPr>
      </w:pPr>
      <w:r w:rsidRPr="000D0444">
        <w:rPr>
          <w:rFonts w:ascii="Courier" w:hAnsi="Courier"/>
          <w:sz w:val="21"/>
          <w:szCs w:val="21"/>
        </w:rPr>
        <w:t>&lt;body</w:t>
      </w:r>
      <w:r w:rsidRPr="000D0444">
        <w:rPr>
          <w:rFonts w:ascii="Courier" w:hAnsi="Courier" w:hint="eastAsia"/>
          <w:sz w:val="21"/>
          <w:szCs w:val="21"/>
        </w:rPr>
        <w:t xml:space="preserve"> yylxdm="</w:t>
      </w:r>
      <w:r>
        <w:rPr>
          <w:rFonts w:ascii="Courier" w:hAnsi="Courier" w:hint="eastAsia"/>
          <w:sz w:val="21"/>
          <w:szCs w:val="21"/>
        </w:rPr>
        <w:t>1</w:t>
      </w:r>
      <w:r w:rsidRPr="000D0444">
        <w:rPr>
          <w:rFonts w:ascii="Courier" w:hAnsi="Courier" w:hint="eastAsia"/>
          <w:sz w:val="21"/>
          <w:szCs w:val="21"/>
        </w:rPr>
        <w:t>"</w:t>
      </w:r>
      <w:r w:rsidRPr="000D0444">
        <w:rPr>
          <w:rFonts w:ascii="Courier" w:hAnsi="Courier"/>
          <w:sz w:val="21"/>
          <w:szCs w:val="21"/>
        </w:rPr>
        <w:t>&gt;</w:t>
      </w:r>
    </w:p>
    <w:p w:rsidR="005234D5" w:rsidRDefault="005234D5" w:rsidP="005234D5">
      <w:pPr>
        <w:pStyle w:val="ab"/>
        <w:spacing w:line="240" w:lineRule="auto"/>
        <w:ind w:leftChars="54" w:firstLineChars="300" w:firstLine="630"/>
        <w:rPr>
          <w:rFonts w:ascii="Courier" w:hAnsi="Courier"/>
          <w:sz w:val="21"/>
          <w:szCs w:val="21"/>
        </w:rPr>
      </w:pPr>
      <w:r>
        <w:rPr>
          <w:rFonts w:ascii="Courier" w:hAnsi="Courier" w:hint="eastAsia"/>
          <w:sz w:val="21"/>
          <w:szCs w:val="21"/>
        </w:rPr>
        <w:lastRenderedPageBreak/>
        <w:t>&lt;kpzdbs&gt;</w:t>
      </w:r>
      <w:r>
        <w:rPr>
          <w:rFonts w:ascii="Courier" w:hAnsi="Courier" w:hint="eastAsia"/>
          <w:sz w:val="21"/>
          <w:szCs w:val="21"/>
        </w:rPr>
        <w:t>开票终端标识</w:t>
      </w:r>
      <w:r>
        <w:rPr>
          <w:rFonts w:ascii="Courier" w:hAnsi="Courier" w:hint="eastAsia"/>
          <w:sz w:val="21"/>
          <w:szCs w:val="21"/>
        </w:rPr>
        <w:t>&lt;/kpzdbs&gt;</w:t>
      </w:r>
    </w:p>
    <w:p w:rsidR="005234D5" w:rsidRDefault="005234D5" w:rsidP="005234D5">
      <w:pPr>
        <w:pStyle w:val="ab"/>
        <w:spacing w:line="240" w:lineRule="auto"/>
        <w:ind w:leftChars="54" w:firstLineChars="300" w:firstLine="630"/>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5234D5" w:rsidRDefault="005234D5" w:rsidP="005234D5">
      <w:pPr>
        <w:pStyle w:val="ab"/>
        <w:spacing w:line="240" w:lineRule="auto"/>
        <w:ind w:leftChars="54" w:firstLineChars="300" w:firstLine="630"/>
        <w:rPr>
          <w:rFonts w:ascii="Courier" w:hAnsi="Courier"/>
          <w:sz w:val="21"/>
          <w:szCs w:val="21"/>
        </w:rPr>
      </w:pPr>
      <w:r w:rsidRPr="006814D2">
        <w:rPr>
          <w:rFonts w:ascii="Courier" w:hAnsi="Courier"/>
          <w:sz w:val="21"/>
          <w:szCs w:val="21"/>
        </w:rPr>
        <w:t>&lt;fpqqlsh&gt;</w:t>
      </w:r>
      <w:r>
        <w:rPr>
          <w:rFonts w:ascii="Courier" w:hAnsi="Courier" w:hint="eastAsia"/>
          <w:sz w:val="21"/>
          <w:szCs w:val="21"/>
        </w:rPr>
        <w:t>发票请求流水号</w:t>
      </w:r>
      <w:r w:rsidRPr="006814D2">
        <w:rPr>
          <w:rFonts w:ascii="Courier" w:hAnsi="Courier"/>
          <w:sz w:val="21"/>
          <w:szCs w:val="21"/>
        </w:rPr>
        <w:t>&lt;/fpqqlsh&gt;</w:t>
      </w:r>
    </w:p>
    <w:p w:rsidR="005234D5" w:rsidRDefault="005234D5" w:rsidP="005234D5">
      <w:pPr>
        <w:pStyle w:val="ab"/>
        <w:spacing w:line="240" w:lineRule="auto"/>
        <w:ind w:firstLineChars="300" w:firstLine="630"/>
        <w:rPr>
          <w:rFonts w:ascii="Courier" w:hAnsi="Courier"/>
          <w:sz w:val="21"/>
          <w:szCs w:val="21"/>
        </w:rPr>
      </w:pPr>
      <w:r>
        <w:rPr>
          <w:rFonts w:ascii="Courier" w:hAnsi="Courier" w:hint="eastAsia"/>
          <w:sz w:val="21"/>
          <w:szCs w:val="21"/>
        </w:rPr>
        <w:t>&lt;kplx&gt;</w:t>
      </w:r>
      <w:r>
        <w:rPr>
          <w:rFonts w:ascii="Courier" w:hAnsi="Courier" w:hint="eastAsia"/>
          <w:sz w:val="21"/>
          <w:szCs w:val="21"/>
        </w:rPr>
        <w:t>开票类型</w:t>
      </w:r>
      <w:r>
        <w:rPr>
          <w:rFonts w:ascii="Courier" w:hAnsi="Courier" w:hint="eastAsia"/>
          <w:sz w:val="21"/>
          <w:szCs w:val="21"/>
        </w:rPr>
        <w:t>&lt;/kplx&gt;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&lt;gfmc&gt;</w:t>
      </w:r>
      <w:r w:rsidRPr="00290708">
        <w:rPr>
          <w:rFonts w:ascii="Courier" w:hAnsi="Courier" w:hint="eastAsia"/>
          <w:sz w:val="21"/>
          <w:szCs w:val="21"/>
        </w:rPr>
        <w:t>买方单位</w:t>
      </w:r>
      <w:r w:rsidRPr="00290708">
        <w:rPr>
          <w:rFonts w:ascii="Courier" w:hAnsi="Courier" w:hint="eastAsia"/>
          <w:sz w:val="21"/>
          <w:szCs w:val="21"/>
        </w:rPr>
        <w:t>/</w:t>
      </w:r>
      <w:r w:rsidRPr="00290708">
        <w:rPr>
          <w:rFonts w:ascii="Courier" w:hAnsi="Courier" w:hint="eastAsia"/>
          <w:sz w:val="21"/>
          <w:szCs w:val="21"/>
        </w:rPr>
        <w:t>个人名称</w:t>
      </w:r>
      <w:r>
        <w:rPr>
          <w:rFonts w:ascii="Courier" w:hAnsi="Courier"/>
          <w:sz w:val="21"/>
          <w:szCs w:val="21"/>
        </w:rPr>
        <w:t>&lt;/gfmc&gt;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&lt;gfdm&gt;</w:t>
      </w:r>
      <w:r w:rsidRPr="00290708">
        <w:rPr>
          <w:rFonts w:ascii="Courier" w:hAnsi="Courier" w:hint="eastAsia"/>
          <w:sz w:val="21"/>
          <w:szCs w:val="21"/>
        </w:rPr>
        <w:t>买方单位</w:t>
      </w:r>
      <w:r w:rsidRPr="00290708">
        <w:rPr>
          <w:rFonts w:ascii="Courier" w:hAnsi="Courier" w:hint="eastAsia"/>
          <w:sz w:val="21"/>
          <w:szCs w:val="21"/>
        </w:rPr>
        <w:t>/</w:t>
      </w:r>
      <w:r w:rsidRPr="00290708">
        <w:rPr>
          <w:rFonts w:ascii="Courier" w:hAnsi="Courier" w:hint="eastAsia"/>
          <w:sz w:val="21"/>
          <w:szCs w:val="21"/>
        </w:rPr>
        <w:t>个人代码</w:t>
      </w:r>
      <w:r>
        <w:rPr>
          <w:rFonts w:ascii="Courier" w:hAnsi="Courier"/>
          <w:sz w:val="21"/>
          <w:szCs w:val="21"/>
        </w:rPr>
        <w:t>&lt;/gfdm&gt;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&lt;gfdz&gt;</w:t>
      </w:r>
      <w:r w:rsidRPr="00290708">
        <w:rPr>
          <w:rFonts w:ascii="Courier" w:hAnsi="Courier" w:hint="eastAsia"/>
          <w:sz w:val="21"/>
          <w:szCs w:val="21"/>
        </w:rPr>
        <w:t>买方单位</w:t>
      </w:r>
      <w:r w:rsidRPr="00290708">
        <w:rPr>
          <w:rFonts w:ascii="Courier" w:hAnsi="Courier" w:hint="eastAsia"/>
          <w:sz w:val="21"/>
          <w:szCs w:val="21"/>
        </w:rPr>
        <w:t>/</w:t>
      </w:r>
      <w:r w:rsidRPr="00290708">
        <w:rPr>
          <w:rFonts w:ascii="Courier" w:hAnsi="Courier" w:hint="eastAsia"/>
          <w:sz w:val="21"/>
          <w:szCs w:val="21"/>
        </w:rPr>
        <w:t>个人地址</w:t>
      </w:r>
      <w:r>
        <w:rPr>
          <w:rFonts w:ascii="Courier" w:hAnsi="Courier"/>
          <w:sz w:val="21"/>
          <w:szCs w:val="21"/>
        </w:rPr>
        <w:t>&lt;/gfdz&gt;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&lt;gfdh&gt;</w:t>
      </w:r>
      <w:r w:rsidRPr="00290708">
        <w:rPr>
          <w:rFonts w:ascii="Courier" w:hAnsi="Courier" w:hint="eastAsia"/>
          <w:sz w:val="21"/>
          <w:szCs w:val="21"/>
        </w:rPr>
        <w:t>买方单位</w:t>
      </w:r>
      <w:r w:rsidRPr="00290708">
        <w:rPr>
          <w:rFonts w:ascii="Courier" w:hAnsi="Courier" w:hint="eastAsia"/>
          <w:sz w:val="21"/>
          <w:szCs w:val="21"/>
        </w:rPr>
        <w:t>/</w:t>
      </w:r>
      <w:r w:rsidRPr="00290708">
        <w:rPr>
          <w:rFonts w:ascii="Courier" w:hAnsi="Courier" w:hint="eastAsia"/>
          <w:sz w:val="21"/>
          <w:szCs w:val="21"/>
        </w:rPr>
        <w:t>个人电话</w:t>
      </w:r>
      <w:r>
        <w:rPr>
          <w:rFonts w:ascii="Courier" w:hAnsi="Courier"/>
          <w:sz w:val="21"/>
          <w:szCs w:val="21"/>
        </w:rPr>
        <w:t>&lt;/gfdh&gt;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&lt;kpflx&gt;</w:t>
      </w:r>
      <w:r w:rsidRPr="00290708">
        <w:rPr>
          <w:rFonts w:ascii="Courier" w:hAnsi="Courier" w:hint="eastAsia"/>
          <w:sz w:val="21"/>
          <w:szCs w:val="21"/>
        </w:rPr>
        <w:t>开票</w:t>
      </w:r>
      <w:proofErr w:type="gramStart"/>
      <w:r w:rsidRPr="00290708">
        <w:rPr>
          <w:rFonts w:ascii="Courier" w:hAnsi="Courier" w:hint="eastAsia"/>
          <w:sz w:val="21"/>
          <w:szCs w:val="21"/>
        </w:rPr>
        <w:t>方类型</w:t>
      </w:r>
      <w:proofErr w:type="gramEnd"/>
      <w:r>
        <w:rPr>
          <w:rFonts w:ascii="Courier" w:hAnsi="Courier"/>
          <w:sz w:val="21"/>
          <w:szCs w:val="21"/>
        </w:rPr>
        <w:t>&lt;/kpflx&gt;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&lt;xfmc&gt;</w:t>
      </w:r>
      <w:r w:rsidRPr="00290708">
        <w:rPr>
          <w:rFonts w:ascii="Courier" w:hAnsi="Courier" w:hint="eastAsia"/>
          <w:sz w:val="21"/>
          <w:szCs w:val="21"/>
        </w:rPr>
        <w:t>卖方单位</w:t>
      </w:r>
      <w:r w:rsidRPr="00290708">
        <w:rPr>
          <w:rFonts w:ascii="Courier" w:hAnsi="Courier" w:hint="eastAsia"/>
          <w:sz w:val="21"/>
          <w:szCs w:val="21"/>
        </w:rPr>
        <w:t>/</w:t>
      </w:r>
      <w:r w:rsidRPr="00290708">
        <w:rPr>
          <w:rFonts w:ascii="Courier" w:hAnsi="Courier" w:hint="eastAsia"/>
          <w:sz w:val="21"/>
          <w:szCs w:val="21"/>
        </w:rPr>
        <w:t>个人名称</w:t>
      </w:r>
      <w:r>
        <w:rPr>
          <w:rFonts w:ascii="Courier" w:hAnsi="Courier"/>
          <w:sz w:val="21"/>
          <w:szCs w:val="21"/>
        </w:rPr>
        <w:t>&lt;/xfmc&gt;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&lt;xfdm&gt;</w:t>
      </w:r>
      <w:r w:rsidRPr="00290708">
        <w:rPr>
          <w:rFonts w:ascii="Courier" w:hAnsi="Courier" w:hint="eastAsia"/>
          <w:sz w:val="21"/>
          <w:szCs w:val="21"/>
        </w:rPr>
        <w:t>卖方单位</w:t>
      </w:r>
      <w:r w:rsidRPr="00290708">
        <w:rPr>
          <w:rFonts w:ascii="Courier" w:hAnsi="Courier" w:hint="eastAsia"/>
          <w:sz w:val="21"/>
          <w:szCs w:val="21"/>
        </w:rPr>
        <w:t>/</w:t>
      </w:r>
      <w:r w:rsidRPr="00290708">
        <w:rPr>
          <w:rFonts w:ascii="Courier" w:hAnsi="Courier" w:hint="eastAsia"/>
          <w:sz w:val="21"/>
          <w:szCs w:val="21"/>
        </w:rPr>
        <w:t>个人代码</w:t>
      </w:r>
      <w:r>
        <w:rPr>
          <w:rFonts w:ascii="Courier" w:hAnsi="Courier"/>
          <w:sz w:val="21"/>
          <w:szCs w:val="21"/>
        </w:rPr>
        <w:t>&lt;/xfdm&gt;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&lt;xfdz&gt;</w:t>
      </w:r>
      <w:r w:rsidRPr="00290708">
        <w:rPr>
          <w:rFonts w:ascii="Courier" w:hAnsi="Courier" w:hint="eastAsia"/>
          <w:sz w:val="21"/>
          <w:szCs w:val="21"/>
        </w:rPr>
        <w:t>卖方单位</w:t>
      </w:r>
      <w:r w:rsidRPr="00290708">
        <w:rPr>
          <w:rFonts w:ascii="Courier" w:hAnsi="Courier" w:hint="eastAsia"/>
          <w:sz w:val="21"/>
          <w:szCs w:val="21"/>
        </w:rPr>
        <w:t>/</w:t>
      </w:r>
      <w:r w:rsidRPr="00290708">
        <w:rPr>
          <w:rFonts w:ascii="Courier" w:hAnsi="Courier" w:hint="eastAsia"/>
          <w:sz w:val="21"/>
          <w:szCs w:val="21"/>
        </w:rPr>
        <w:t>个人地址</w:t>
      </w:r>
      <w:r>
        <w:rPr>
          <w:rFonts w:ascii="Courier" w:hAnsi="Courier"/>
          <w:sz w:val="21"/>
          <w:szCs w:val="21"/>
        </w:rPr>
        <w:t>&lt;/xfdz&gt;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&lt;xfdh&gt;</w:t>
      </w:r>
      <w:r w:rsidRPr="00290708">
        <w:rPr>
          <w:rFonts w:ascii="Courier" w:hAnsi="Courier" w:hint="eastAsia"/>
          <w:sz w:val="21"/>
          <w:szCs w:val="21"/>
        </w:rPr>
        <w:t>卖方单位</w:t>
      </w:r>
      <w:r w:rsidRPr="00290708">
        <w:rPr>
          <w:rFonts w:ascii="Courier" w:hAnsi="Courier" w:hint="eastAsia"/>
          <w:sz w:val="21"/>
          <w:szCs w:val="21"/>
        </w:rPr>
        <w:t>/</w:t>
      </w:r>
      <w:r w:rsidRPr="00290708">
        <w:rPr>
          <w:rFonts w:ascii="Courier" w:hAnsi="Courier" w:hint="eastAsia"/>
          <w:sz w:val="21"/>
          <w:szCs w:val="21"/>
        </w:rPr>
        <w:t>个人电话</w:t>
      </w:r>
      <w:r>
        <w:rPr>
          <w:rFonts w:ascii="Courier" w:hAnsi="Courier"/>
          <w:sz w:val="21"/>
          <w:szCs w:val="21"/>
        </w:rPr>
        <w:t>&lt;/xfdh&gt;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&lt;cpzh&gt;</w:t>
      </w:r>
      <w:r w:rsidRPr="00290708">
        <w:rPr>
          <w:rFonts w:ascii="Courier" w:hAnsi="Courier" w:hint="eastAsia"/>
          <w:sz w:val="21"/>
          <w:szCs w:val="21"/>
        </w:rPr>
        <w:t>车牌照号</w:t>
      </w:r>
      <w:r>
        <w:rPr>
          <w:rFonts w:ascii="Courier" w:hAnsi="Courier"/>
          <w:sz w:val="21"/>
          <w:szCs w:val="21"/>
        </w:rPr>
        <w:t>&lt;/cpzh&gt;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&lt;djzh&gt;</w:t>
      </w:r>
      <w:r w:rsidRPr="00290708">
        <w:rPr>
          <w:rFonts w:ascii="Courier" w:hAnsi="Courier" w:hint="eastAsia"/>
          <w:sz w:val="21"/>
          <w:szCs w:val="21"/>
        </w:rPr>
        <w:t>登记证号</w:t>
      </w:r>
      <w:r>
        <w:rPr>
          <w:rFonts w:ascii="Courier" w:hAnsi="Courier"/>
          <w:sz w:val="21"/>
          <w:szCs w:val="21"/>
        </w:rPr>
        <w:t>&lt;/djzh&gt;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&lt;cllx&gt;</w:t>
      </w:r>
      <w:r w:rsidRPr="00290708">
        <w:rPr>
          <w:rFonts w:ascii="Courier" w:hAnsi="Courier" w:hint="eastAsia"/>
          <w:sz w:val="21"/>
          <w:szCs w:val="21"/>
        </w:rPr>
        <w:t>车辆类型</w:t>
      </w:r>
      <w:r>
        <w:rPr>
          <w:rFonts w:ascii="Courier" w:hAnsi="Courier"/>
          <w:sz w:val="21"/>
          <w:szCs w:val="21"/>
        </w:rPr>
        <w:t>&lt;/cllx&gt;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&lt;clsbh&gt;</w:t>
      </w:r>
      <w:r w:rsidRPr="00290708">
        <w:rPr>
          <w:rFonts w:ascii="Courier" w:hAnsi="Courier" w:hint="eastAsia"/>
          <w:sz w:val="21"/>
          <w:szCs w:val="21"/>
        </w:rPr>
        <w:t>车架号</w:t>
      </w:r>
      <w:r w:rsidRPr="00290708">
        <w:rPr>
          <w:rFonts w:ascii="Courier" w:hAnsi="Courier" w:hint="eastAsia"/>
          <w:sz w:val="21"/>
          <w:szCs w:val="21"/>
        </w:rPr>
        <w:t>/</w:t>
      </w:r>
      <w:r w:rsidRPr="00290708">
        <w:rPr>
          <w:rFonts w:ascii="Courier" w:hAnsi="Courier" w:hint="eastAsia"/>
          <w:sz w:val="21"/>
          <w:szCs w:val="21"/>
        </w:rPr>
        <w:t>车辆识别号</w:t>
      </w:r>
      <w:r>
        <w:rPr>
          <w:rFonts w:ascii="Courier" w:hAnsi="Courier"/>
          <w:sz w:val="21"/>
          <w:szCs w:val="21"/>
        </w:rPr>
        <w:t>&lt;/clsbh&gt;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&lt;cpxh&gt;</w:t>
      </w:r>
      <w:r w:rsidRPr="00290708">
        <w:rPr>
          <w:rFonts w:ascii="Courier" w:hAnsi="Courier" w:hint="eastAsia"/>
          <w:sz w:val="21"/>
          <w:szCs w:val="21"/>
        </w:rPr>
        <w:t>厂牌型号</w:t>
      </w:r>
      <w:r>
        <w:rPr>
          <w:rFonts w:ascii="Courier" w:hAnsi="Courier"/>
          <w:sz w:val="21"/>
          <w:szCs w:val="21"/>
        </w:rPr>
        <w:t>&lt;/cpxh&gt;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&lt;z</w:t>
      </w:r>
      <w:r>
        <w:rPr>
          <w:rFonts w:ascii="Courier" w:hAnsi="Courier" w:hint="eastAsia"/>
          <w:sz w:val="21"/>
          <w:szCs w:val="21"/>
        </w:rPr>
        <w:t>r</w:t>
      </w:r>
      <w:r>
        <w:rPr>
          <w:rFonts w:ascii="Courier" w:hAnsi="Courier"/>
          <w:sz w:val="21"/>
          <w:szCs w:val="21"/>
        </w:rPr>
        <w:t>dclglsmc&gt;</w:t>
      </w:r>
      <w:r w:rsidRPr="00290708">
        <w:rPr>
          <w:rFonts w:ascii="Courier" w:hAnsi="Courier" w:hint="eastAsia"/>
          <w:sz w:val="21"/>
          <w:szCs w:val="21"/>
        </w:rPr>
        <w:t>转入地车辆管理所名称</w:t>
      </w:r>
      <w:r>
        <w:rPr>
          <w:rFonts w:ascii="Courier" w:hAnsi="Courier"/>
          <w:sz w:val="21"/>
          <w:szCs w:val="21"/>
        </w:rPr>
        <w:t>&lt;/z</w:t>
      </w:r>
      <w:r>
        <w:rPr>
          <w:rFonts w:ascii="Courier" w:hAnsi="Courier" w:hint="eastAsia"/>
          <w:sz w:val="21"/>
          <w:szCs w:val="21"/>
        </w:rPr>
        <w:t>r</w:t>
      </w:r>
      <w:r>
        <w:rPr>
          <w:rFonts w:ascii="Courier" w:hAnsi="Courier"/>
          <w:sz w:val="21"/>
          <w:szCs w:val="21"/>
        </w:rPr>
        <w:t>dclglsmc&gt;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&lt;jypmdwmc&gt;</w:t>
      </w:r>
      <w:r w:rsidRPr="00290708">
        <w:rPr>
          <w:rFonts w:ascii="Courier" w:hAnsi="Courier" w:hint="eastAsia"/>
          <w:sz w:val="21"/>
          <w:szCs w:val="21"/>
        </w:rPr>
        <w:t>经营、拍卖单位名称</w:t>
      </w:r>
      <w:r>
        <w:rPr>
          <w:rFonts w:ascii="Courier" w:hAnsi="Courier"/>
          <w:sz w:val="21"/>
          <w:szCs w:val="21"/>
        </w:rPr>
        <w:t>&lt;/jypmdwmc&gt;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&lt;jypmdwdz&gt;</w:t>
      </w:r>
      <w:r w:rsidRPr="00290708">
        <w:rPr>
          <w:rFonts w:ascii="Courier" w:hAnsi="Courier" w:hint="eastAsia"/>
          <w:sz w:val="21"/>
          <w:szCs w:val="21"/>
        </w:rPr>
        <w:t>经营、拍卖单位地址</w:t>
      </w:r>
      <w:r>
        <w:rPr>
          <w:rFonts w:ascii="Courier" w:hAnsi="Courier"/>
          <w:sz w:val="21"/>
          <w:szCs w:val="21"/>
        </w:rPr>
        <w:t>&lt;/jypmdwdz&gt;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&lt;jypmdwsbh&gt;</w:t>
      </w:r>
      <w:r w:rsidRPr="00290708">
        <w:rPr>
          <w:rFonts w:ascii="Courier" w:hAnsi="Courier" w:hint="eastAsia"/>
          <w:sz w:val="21"/>
          <w:szCs w:val="21"/>
        </w:rPr>
        <w:t>经营、拍卖单位纳税人识别号</w:t>
      </w:r>
      <w:r>
        <w:rPr>
          <w:rFonts w:ascii="Courier" w:hAnsi="Courier"/>
          <w:sz w:val="21"/>
          <w:szCs w:val="21"/>
        </w:rPr>
        <w:t>&lt;/jypmdwsbh&gt;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&lt;jypmdwyhzh&gt;</w:t>
      </w:r>
      <w:r w:rsidRPr="00290708">
        <w:rPr>
          <w:rFonts w:ascii="Courier" w:hAnsi="Courier" w:hint="eastAsia"/>
          <w:sz w:val="21"/>
          <w:szCs w:val="21"/>
        </w:rPr>
        <w:t>经营、拍卖单位开户行、账号</w:t>
      </w:r>
      <w:r>
        <w:rPr>
          <w:rFonts w:ascii="Courier" w:hAnsi="Courier"/>
          <w:sz w:val="21"/>
          <w:szCs w:val="21"/>
        </w:rPr>
        <w:t>&lt;/jypmdwyhzh&gt;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&lt;jypmdwdh&gt;</w:t>
      </w:r>
      <w:r w:rsidRPr="00290708">
        <w:rPr>
          <w:rFonts w:ascii="Courier" w:hAnsi="Courier" w:hint="eastAsia"/>
          <w:sz w:val="21"/>
          <w:szCs w:val="21"/>
        </w:rPr>
        <w:t>经营、拍卖单位电话</w:t>
      </w:r>
      <w:r>
        <w:rPr>
          <w:rFonts w:ascii="Courier" w:hAnsi="Courier"/>
          <w:sz w:val="21"/>
          <w:szCs w:val="21"/>
        </w:rPr>
        <w:t>&lt;/jypmdwdh&gt;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&lt;escscmc&gt;</w:t>
      </w:r>
      <w:r w:rsidRPr="00290708">
        <w:rPr>
          <w:rFonts w:ascii="Courier" w:hAnsi="Courier" w:hint="eastAsia"/>
          <w:sz w:val="21"/>
          <w:szCs w:val="21"/>
        </w:rPr>
        <w:t>二手车市场名称</w:t>
      </w:r>
      <w:r>
        <w:rPr>
          <w:rFonts w:ascii="Courier" w:hAnsi="Courier"/>
          <w:sz w:val="21"/>
          <w:szCs w:val="21"/>
        </w:rPr>
        <w:t>&lt;/escscmc&gt;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&lt;escscsbh&gt;</w:t>
      </w:r>
      <w:r w:rsidRPr="00290708">
        <w:rPr>
          <w:rFonts w:ascii="Courier" w:hAnsi="Courier" w:hint="eastAsia"/>
          <w:sz w:val="21"/>
          <w:szCs w:val="21"/>
        </w:rPr>
        <w:t>二手车市场识别号</w:t>
      </w:r>
      <w:r>
        <w:rPr>
          <w:rFonts w:ascii="Courier" w:hAnsi="Courier"/>
          <w:sz w:val="21"/>
          <w:szCs w:val="21"/>
        </w:rPr>
        <w:t>&lt;/escscsbh&gt;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&lt;escscdz&gt;</w:t>
      </w:r>
      <w:r w:rsidRPr="00290708">
        <w:rPr>
          <w:rFonts w:ascii="Courier" w:hAnsi="Courier" w:hint="eastAsia"/>
          <w:sz w:val="21"/>
          <w:szCs w:val="21"/>
        </w:rPr>
        <w:t>二手车市场地址</w:t>
      </w:r>
      <w:r>
        <w:rPr>
          <w:rFonts w:ascii="Courier" w:hAnsi="Courier"/>
          <w:sz w:val="21"/>
          <w:szCs w:val="21"/>
        </w:rPr>
        <w:t>&lt;/escscdz&gt;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&lt;escscyhzh&gt;</w:t>
      </w:r>
      <w:r w:rsidRPr="00290708">
        <w:rPr>
          <w:rFonts w:ascii="Courier" w:hAnsi="Courier" w:hint="eastAsia"/>
          <w:sz w:val="21"/>
          <w:szCs w:val="21"/>
        </w:rPr>
        <w:t>二手车市场开户行、账号</w:t>
      </w:r>
      <w:r>
        <w:rPr>
          <w:rFonts w:ascii="Courier" w:hAnsi="Courier"/>
          <w:sz w:val="21"/>
          <w:szCs w:val="21"/>
        </w:rPr>
        <w:t>&lt;/escscyhzh&gt;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&lt;escscdh&gt;</w:t>
      </w:r>
      <w:r w:rsidRPr="00290708">
        <w:rPr>
          <w:rFonts w:ascii="Courier" w:hAnsi="Courier" w:hint="eastAsia"/>
          <w:sz w:val="21"/>
          <w:szCs w:val="21"/>
        </w:rPr>
        <w:t>二手车市场电话</w:t>
      </w:r>
      <w:r>
        <w:rPr>
          <w:rFonts w:ascii="Courier" w:hAnsi="Courier"/>
          <w:sz w:val="21"/>
          <w:szCs w:val="21"/>
        </w:rPr>
        <w:t>&lt;/escscdh&gt;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&lt;cjhj&gt;</w:t>
      </w:r>
      <w:r w:rsidRPr="001D654F">
        <w:rPr>
          <w:rFonts w:ascii="Courier" w:hAnsi="Courier" w:hint="eastAsia"/>
          <w:sz w:val="21"/>
          <w:szCs w:val="21"/>
        </w:rPr>
        <w:t>车价合计</w:t>
      </w:r>
      <w:r>
        <w:rPr>
          <w:rFonts w:ascii="Courier" w:hAnsi="Courier"/>
          <w:sz w:val="21"/>
          <w:szCs w:val="21"/>
        </w:rPr>
        <w:t>&lt;/cjhj&gt;</w:t>
      </w:r>
    </w:p>
    <w:p w:rsidR="005234D5" w:rsidRPr="00DB7458"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&lt;hjse&gt;</w:t>
      </w:r>
      <w:r>
        <w:rPr>
          <w:rFonts w:ascii="Courier" w:hAnsi="Courier" w:hint="eastAsia"/>
          <w:sz w:val="21"/>
          <w:szCs w:val="21"/>
        </w:rPr>
        <w:t>合计税额</w:t>
      </w:r>
      <w:r>
        <w:rPr>
          <w:rFonts w:ascii="Courier" w:hAnsi="Courier"/>
          <w:sz w:val="21"/>
          <w:szCs w:val="21"/>
        </w:rPr>
        <w:t>&lt;/hjse&gt;</w:t>
      </w:r>
    </w:p>
    <w:p w:rsidR="005234D5" w:rsidRDefault="005234D5" w:rsidP="005234D5">
      <w:pPr>
        <w:pStyle w:val="ab"/>
        <w:spacing w:line="240" w:lineRule="auto"/>
        <w:ind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kpr</w:t>
      </w:r>
      <w:r w:rsidRPr="00DB7458">
        <w:rPr>
          <w:rFonts w:ascii="Courier" w:hAnsi="Courier"/>
          <w:sz w:val="21"/>
          <w:szCs w:val="21"/>
        </w:rPr>
        <w:t>&gt;</w:t>
      </w:r>
      <w:r w:rsidRPr="00DB7458">
        <w:rPr>
          <w:rFonts w:ascii="Courier" w:hAnsi="Courier" w:hint="eastAsia"/>
          <w:sz w:val="21"/>
          <w:szCs w:val="21"/>
        </w:rPr>
        <w:t>开票人</w:t>
      </w:r>
      <w:r w:rsidRPr="00DB7458">
        <w:rPr>
          <w:rFonts w:ascii="Courier" w:hAnsi="Courier"/>
          <w:sz w:val="21"/>
          <w:szCs w:val="21"/>
        </w:rPr>
        <w:t>&lt;/</w:t>
      </w:r>
      <w:r w:rsidRPr="00DB7458">
        <w:rPr>
          <w:rFonts w:ascii="Courier" w:hAnsi="Courier" w:hint="eastAsia"/>
          <w:sz w:val="21"/>
          <w:szCs w:val="21"/>
        </w:rPr>
        <w:t>kpr</w:t>
      </w:r>
      <w:r w:rsidRPr="00DB7458">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bz</w:t>
      </w:r>
      <w:r w:rsidRPr="00DB7458">
        <w:rPr>
          <w:rFonts w:ascii="Courier" w:hAnsi="Courier"/>
          <w:sz w:val="21"/>
          <w:szCs w:val="21"/>
        </w:rPr>
        <w:t>&gt;</w:t>
      </w:r>
      <w:r w:rsidRPr="00DB7458">
        <w:rPr>
          <w:rFonts w:ascii="Courier" w:hAnsi="Courier" w:hint="eastAsia"/>
          <w:sz w:val="21"/>
          <w:szCs w:val="21"/>
        </w:rPr>
        <w:t>备注</w:t>
      </w:r>
      <w:r w:rsidRPr="00DB7458">
        <w:rPr>
          <w:rFonts w:ascii="Courier" w:hAnsi="Courier"/>
          <w:sz w:val="21"/>
          <w:szCs w:val="21"/>
        </w:rPr>
        <w:t>&lt;/</w:t>
      </w:r>
      <w:r w:rsidRPr="00DB7458">
        <w:rPr>
          <w:rFonts w:ascii="Courier" w:hAnsi="Courier" w:hint="eastAsia"/>
          <w:sz w:val="21"/>
          <w:szCs w:val="21"/>
        </w:rPr>
        <w:t>bz</w:t>
      </w:r>
      <w:r w:rsidRPr="00DB7458">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&lt;c</w:t>
      </w:r>
      <w:r w:rsidRPr="0082368F">
        <w:rPr>
          <w:rFonts w:ascii="Courier" w:hAnsi="Courier" w:hint="eastAsia"/>
          <w:sz w:val="21"/>
          <w:szCs w:val="21"/>
        </w:rPr>
        <w:t>gswspzhm</w:t>
      </w:r>
      <w:r>
        <w:rPr>
          <w:rFonts w:ascii="Courier" w:hAnsi="Courier"/>
          <w:sz w:val="21"/>
          <w:szCs w:val="21"/>
        </w:rPr>
        <w:t>&gt;</w:t>
      </w:r>
      <w:proofErr w:type="gramStart"/>
      <w:r w:rsidRPr="0082368F">
        <w:rPr>
          <w:rFonts w:ascii="Courier" w:hAnsi="Courier" w:hint="eastAsia"/>
          <w:sz w:val="21"/>
          <w:szCs w:val="21"/>
        </w:rPr>
        <w:t>车购税完税</w:t>
      </w:r>
      <w:proofErr w:type="gramEnd"/>
      <w:r w:rsidRPr="0082368F">
        <w:rPr>
          <w:rFonts w:ascii="Courier" w:hAnsi="Courier" w:hint="eastAsia"/>
          <w:sz w:val="21"/>
          <w:szCs w:val="21"/>
        </w:rPr>
        <w:t>凭证号码</w:t>
      </w:r>
      <w:r>
        <w:rPr>
          <w:rFonts w:ascii="Courier" w:hAnsi="Courier"/>
          <w:sz w:val="21"/>
          <w:szCs w:val="21"/>
        </w:rPr>
        <w:t>&lt;/c</w:t>
      </w:r>
      <w:r w:rsidRPr="0082368F">
        <w:rPr>
          <w:rFonts w:ascii="Courier" w:hAnsi="Courier" w:hint="eastAsia"/>
          <w:sz w:val="21"/>
          <w:szCs w:val="21"/>
        </w:rPr>
        <w:t>gswspzhm</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&lt;kpbs&gt;</w:t>
      </w:r>
      <w:r w:rsidRPr="0082368F">
        <w:rPr>
          <w:rFonts w:ascii="Courier" w:hAnsi="Courier" w:hint="eastAsia"/>
          <w:sz w:val="21"/>
          <w:szCs w:val="21"/>
        </w:rPr>
        <w:t>开票标识</w:t>
      </w:r>
      <w:r>
        <w:rPr>
          <w:rFonts w:ascii="Courier" w:hAnsi="Courier"/>
          <w:sz w:val="21"/>
          <w:szCs w:val="21"/>
        </w:rPr>
        <w:t>&lt;/kpbs&gt;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&lt;z</w:t>
      </w:r>
      <w:r w:rsidRPr="0082368F">
        <w:rPr>
          <w:rFonts w:ascii="Courier" w:hAnsi="Courier" w:hint="eastAsia"/>
          <w:sz w:val="21"/>
          <w:szCs w:val="21"/>
        </w:rPr>
        <w:t>zsbz</w:t>
      </w:r>
      <w:r>
        <w:rPr>
          <w:rFonts w:ascii="Courier" w:hAnsi="Courier"/>
          <w:sz w:val="21"/>
          <w:szCs w:val="21"/>
        </w:rPr>
        <w:t>&gt;</w:t>
      </w:r>
      <w:r w:rsidRPr="0082368F">
        <w:rPr>
          <w:rFonts w:ascii="Courier" w:hAnsi="Courier" w:hint="eastAsia"/>
          <w:sz w:val="21"/>
          <w:szCs w:val="21"/>
        </w:rPr>
        <w:t>增值税标志</w:t>
      </w:r>
      <w:r>
        <w:rPr>
          <w:rFonts w:ascii="Courier" w:hAnsi="Courier"/>
          <w:sz w:val="21"/>
          <w:szCs w:val="21"/>
        </w:rPr>
        <w:t>&lt;/z</w:t>
      </w:r>
      <w:r w:rsidRPr="0082368F">
        <w:rPr>
          <w:rFonts w:ascii="Courier" w:hAnsi="Courier" w:hint="eastAsia"/>
          <w:sz w:val="21"/>
          <w:szCs w:val="21"/>
        </w:rPr>
        <w:t>zsbz</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&lt;y</w:t>
      </w:r>
      <w:r w:rsidRPr="0082368F">
        <w:rPr>
          <w:rFonts w:ascii="Courier" w:hAnsi="Courier" w:hint="eastAsia"/>
          <w:sz w:val="21"/>
          <w:szCs w:val="21"/>
        </w:rPr>
        <w:t>kfpdm</w:t>
      </w:r>
      <w:r>
        <w:rPr>
          <w:rFonts w:ascii="Courier" w:hAnsi="Courier"/>
          <w:sz w:val="21"/>
          <w:szCs w:val="21"/>
        </w:rPr>
        <w:t>&gt;</w:t>
      </w:r>
      <w:r w:rsidRPr="0082368F">
        <w:rPr>
          <w:rFonts w:ascii="Courier" w:hAnsi="Courier" w:hint="eastAsia"/>
          <w:sz w:val="21"/>
          <w:szCs w:val="21"/>
        </w:rPr>
        <w:t>已开发票代码</w:t>
      </w:r>
      <w:r>
        <w:rPr>
          <w:rFonts w:ascii="Courier" w:hAnsi="Courier"/>
          <w:sz w:val="21"/>
          <w:szCs w:val="21"/>
        </w:rPr>
        <w:t>&lt;/y</w:t>
      </w:r>
      <w:r w:rsidRPr="0082368F">
        <w:rPr>
          <w:rFonts w:ascii="Courier" w:hAnsi="Courier" w:hint="eastAsia"/>
          <w:sz w:val="21"/>
          <w:szCs w:val="21"/>
        </w:rPr>
        <w:t>kfpdm</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&lt;y</w:t>
      </w:r>
      <w:r w:rsidRPr="0082368F">
        <w:rPr>
          <w:rFonts w:ascii="Courier" w:hAnsi="Courier" w:hint="eastAsia"/>
          <w:sz w:val="21"/>
          <w:szCs w:val="21"/>
        </w:rPr>
        <w:t>kfp</w:t>
      </w:r>
      <w:r>
        <w:rPr>
          <w:rFonts w:ascii="Courier" w:hAnsi="Courier"/>
          <w:sz w:val="21"/>
          <w:szCs w:val="21"/>
        </w:rPr>
        <w:t>h</w:t>
      </w:r>
      <w:r w:rsidRPr="0082368F">
        <w:rPr>
          <w:rFonts w:ascii="Courier" w:hAnsi="Courier" w:hint="eastAsia"/>
          <w:sz w:val="21"/>
          <w:szCs w:val="21"/>
        </w:rPr>
        <w:t>m</w:t>
      </w:r>
      <w:r>
        <w:rPr>
          <w:rFonts w:ascii="Courier" w:hAnsi="Courier"/>
          <w:sz w:val="21"/>
          <w:szCs w:val="21"/>
        </w:rPr>
        <w:t>&gt;</w:t>
      </w:r>
      <w:r w:rsidRPr="0082368F">
        <w:rPr>
          <w:rFonts w:ascii="Courier" w:hAnsi="Courier" w:hint="eastAsia"/>
          <w:sz w:val="21"/>
          <w:szCs w:val="21"/>
        </w:rPr>
        <w:t>已开发票</w:t>
      </w:r>
      <w:r>
        <w:rPr>
          <w:rFonts w:ascii="Courier" w:hAnsi="Courier" w:hint="eastAsia"/>
          <w:sz w:val="21"/>
          <w:szCs w:val="21"/>
        </w:rPr>
        <w:t>号</w:t>
      </w:r>
      <w:r w:rsidRPr="0082368F">
        <w:rPr>
          <w:rFonts w:ascii="Courier" w:hAnsi="Courier" w:hint="eastAsia"/>
          <w:sz w:val="21"/>
          <w:szCs w:val="21"/>
        </w:rPr>
        <w:t>码</w:t>
      </w:r>
      <w:r>
        <w:rPr>
          <w:rFonts w:ascii="Courier" w:hAnsi="Courier"/>
          <w:sz w:val="21"/>
          <w:szCs w:val="21"/>
        </w:rPr>
        <w:t>&lt;/y</w:t>
      </w:r>
      <w:r w:rsidRPr="0082368F">
        <w:rPr>
          <w:rFonts w:ascii="Courier" w:hAnsi="Courier" w:hint="eastAsia"/>
          <w:sz w:val="21"/>
          <w:szCs w:val="21"/>
        </w:rPr>
        <w:t>kfp</w:t>
      </w:r>
      <w:r>
        <w:rPr>
          <w:rFonts w:ascii="Courier" w:hAnsi="Courier"/>
          <w:sz w:val="21"/>
          <w:szCs w:val="21"/>
        </w:rPr>
        <w:t>h</w:t>
      </w:r>
      <w:r w:rsidRPr="0082368F">
        <w:rPr>
          <w:rFonts w:ascii="Courier" w:hAnsi="Courier" w:hint="eastAsia"/>
          <w:sz w:val="21"/>
          <w:szCs w:val="21"/>
        </w:rPr>
        <w:t>m</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&lt;y</w:t>
      </w:r>
      <w:r w:rsidRPr="0082368F">
        <w:rPr>
          <w:rFonts w:ascii="Courier" w:hAnsi="Courier" w:hint="eastAsia"/>
          <w:sz w:val="21"/>
          <w:szCs w:val="21"/>
        </w:rPr>
        <w:t>kpxse</w:t>
      </w:r>
      <w:r>
        <w:rPr>
          <w:rFonts w:ascii="Courier" w:hAnsi="Courier"/>
          <w:sz w:val="21"/>
          <w:szCs w:val="21"/>
        </w:rPr>
        <w:t>&gt;</w:t>
      </w:r>
      <w:r w:rsidRPr="0082368F">
        <w:rPr>
          <w:rFonts w:ascii="Courier" w:hAnsi="Courier" w:hint="eastAsia"/>
          <w:sz w:val="21"/>
          <w:szCs w:val="21"/>
        </w:rPr>
        <w:t>已开票销售额</w:t>
      </w:r>
      <w:r>
        <w:rPr>
          <w:rFonts w:ascii="Courier" w:hAnsi="Courier"/>
          <w:sz w:val="21"/>
          <w:szCs w:val="21"/>
        </w:rPr>
        <w:t>&lt;/y</w:t>
      </w:r>
      <w:r w:rsidRPr="0082368F">
        <w:rPr>
          <w:rFonts w:ascii="Courier" w:hAnsi="Courier" w:hint="eastAsia"/>
          <w:sz w:val="21"/>
          <w:szCs w:val="21"/>
        </w:rPr>
        <w:t>kpxse</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&lt;y</w:t>
      </w:r>
      <w:r w:rsidRPr="0082368F">
        <w:rPr>
          <w:rFonts w:ascii="Courier" w:hAnsi="Courier" w:hint="eastAsia"/>
          <w:sz w:val="21"/>
          <w:szCs w:val="21"/>
        </w:rPr>
        <w:t>kpsl</w:t>
      </w:r>
      <w:r>
        <w:rPr>
          <w:rFonts w:ascii="Courier" w:hAnsi="Courier"/>
          <w:sz w:val="21"/>
          <w:szCs w:val="21"/>
        </w:rPr>
        <w:t>&gt;</w:t>
      </w:r>
      <w:r w:rsidRPr="0082368F">
        <w:rPr>
          <w:rFonts w:ascii="Courier" w:hAnsi="Courier" w:hint="eastAsia"/>
          <w:sz w:val="21"/>
          <w:szCs w:val="21"/>
        </w:rPr>
        <w:t>已开票税率</w:t>
      </w:r>
      <w:r>
        <w:rPr>
          <w:rFonts w:ascii="Courier" w:hAnsi="Courier"/>
          <w:sz w:val="21"/>
          <w:szCs w:val="21"/>
        </w:rPr>
        <w:t>&lt;/y</w:t>
      </w:r>
      <w:r w:rsidRPr="0082368F">
        <w:rPr>
          <w:rFonts w:ascii="Courier" w:hAnsi="Courier" w:hint="eastAsia"/>
          <w:sz w:val="21"/>
          <w:szCs w:val="21"/>
        </w:rPr>
        <w:t>kpsl</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&lt;y</w:t>
      </w:r>
      <w:r w:rsidRPr="0082368F">
        <w:rPr>
          <w:rFonts w:ascii="Courier" w:hAnsi="Courier" w:hint="eastAsia"/>
          <w:sz w:val="21"/>
          <w:szCs w:val="21"/>
        </w:rPr>
        <w:t>kpse</w:t>
      </w:r>
      <w:r>
        <w:rPr>
          <w:rFonts w:ascii="Courier" w:hAnsi="Courier"/>
          <w:sz w:val="21"/>
          <w:szCs w:val="21"/>
        </w:rPr>
        <w:t>&gt;</w:t>
      </w:r>
      <w:r w:rsidRPr="0082368F">
        <w:rPr>
          <w:rFonts w:ascii="Courier" w:hAnsi="Courier" w:hint="eastAsia"/>
          <w:sz w:val="21"/>
          <w:szCs w:val="21"/>
        </w:rPr>
        <w:t>已开票税额</w:t>
      </w:r>
      <w:r>
        <w:rPr>
          <w:rFonts w:ascii="Courier" w:hAnsi="Courier"/>
          <w:sz w:val="21"/>
          <w:szCs w:val="21"/>
        </w:rPr>
        <w:t>&lt;/y</w:t>
      </w:r>
      <w:r w:rsidRPr="0082368F">
        <w:rPr>
          <w:rFonts w:ascii="Courier" w:hAnsi="Courier" w:hint="eastAsia"/>
          <w:sz w:val="21"/>
          <w:szCs w:val="21"/>
        </w:rPr>
        <w:t>kpse</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&lt;k</w:t>
      </w:r>
      <w:r w:rsidRPr="0082368F">
        <w:rPr>
          <w:rFonts w:ascii="Courier" w:hAnsi="Courier" w:hint="eastAsia"/>
          <w:sz w:val="21"/>
          <w:szCs w:val="21"/>
        </w:rPr>
        <w:t>jwspzbs</w:t>
      </w:r>
      <w:r>
        <w:rPr>
          <w:rFonts w:ascii="Courier" w:hAnsi="Courier"/>
          <w:sz w:val="21"/>
          <w:szCs w:val="21"/>
        </w:rPr>
        <w:t>&gt;</w:t>
      </w:r>
      <w:r w:rsidRPr="0082368F">
        <w:rPr>
          <w:rFonts w:ascii="Courier" w:hAnsi="Courier" w:hint="eastAsia"/>
          <w:sz w:val="21"/>
          <w:szCs w:val="21"/>
        </w:rPr>
        <w:t>开具完税证明标识</w:t>
      </w:r>
      <w:r>
        <w:rPr>
          <w:rFonts w:ascii="Courier" w:hAnsi="Courier"/>
          <w:sz w:val="21"/>
          <w:szCs w:val="21"/>
        </w:rPr>
        <w:t>&lt;/k</w:t>
      </w:r>
      <w:r w:rsidRPr="0082368F">
        <w:rPr>
          <w:rFonts w:ascii="Courier" w:hAnsi="Courier" w:hint="eastAsia"/>
          <w:sz w:val="21"/>
          <w:szCs w:val="21"/>
        </w:rPr>
        <w:t>jwspzbs</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&lt;z</w:t>
      </w:r>
      <w:r w:rsidRPr="0082368F">
        <w:rPr>
          <w:rFonts w:ascii="Courier" w:hAnsi="Courier" w:hint="eastAsia"/>
          <w:sz w:val="21"/>
          <w:szCs w:val="21"/>
        </w:rPr>
        <w:t>zswspzhm</w:t>
      </w:r>
      <w:r>
        <w:rPr>
          <w:rFonts w:ascii="Courier" w:hAnsi="Courier"/>
          <w:sz w:val="21"/>
          <w:szCs w:val="21"/>
        </w:rPr>
        <w:t>&gt;</w:t>
      </w:r>
      <w:r w:rsidRPr="0082368F">
        <w:rPr>
          <w:rFonts w:ascii="Courier" w:hAnsi="Courier" w:hint="eastAsia"/>
          <w:sz w:val="21"/>
          <w:szCs w:val="21"/>
        </w:rPr>
        <w:t>增值税完税凭证号</w:t>
      </w:r>
      <w:r>
        <w:rPr>
          <w:rFonts w:ascii="Courier" w:hAnsi="Courier"/>
          <w:sz w:val="21"/>
          <w:szCs w:val="21"/>
        </w:rPr>
        <w:t>&lt;/z</w:t>
      </w:r>
      <w:r w:rsidRPr="0082368F">
        <w:rPr>
          <w:rFonts w:ascii="Courier" w:hAnsi="Courier" w:hint="eastAsia"/>
          <w:sz w:val="21"/>
          <w:szCs w:val="21"/>
        </w:rPr>
        <w:t>zswspzhm</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&lt;w</w:t>
      </w:r>
      <w:r w:rsidRPr="0082368F">
        <w:rPr>
          <w:rFonts w:ascii="Courier" w:hAnsi="Courier" w:hint="eastAsia"/>
          <w:sz w:val="21"/>
          <w:szCs w:val="21"/>
        </w:rPr>
        <w:t>spzxse</w:t>
      </w:r>
      <w:r>
        <w:rPr>
          <w:rFonts w:ascii="Courier" w:hAnsi="Courier"/>
          <w:sz w:val="21"/>
          <w:szCs w:val="21"/>
        </w:rPr>
        <w:t>&gt;</w:t>
      </w:r>
      <w:r w:rsidRPr="0082368F">
        <w:rPr>
          <w:rFonts w:ascii="Courier" w:hAnsi="Courier" w:hint="eastAsia"/>
          <w:sz w:val="21"/>
          <w:szCs w:val="21"/>
        </w:rPr>
        <w:t>完税凭证销售额</w:t>
      </w:r>
      <w:r>
        <w:rPr>
          <w:rFonts w:ascii="Courier" w:hAnsi="Courier"/>
          <w:sz w:val="21"/>
          <w:szCs w:val="21"/>
        </w:rPr>
        <w:t>&lt;/w</w:t>
      </w:r>
      <w:r w:rsidRPr="0082368F">
        <w:rPr>
          <w:rFonts w:ascii="Courier" w:hAnsi="Courier" w:hint="eastAsia"/>
          <w:sz w:val="21"/>
          <w:szCs w:val="21"/>
        </w:rPr>
        <w:t>spzxse</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&lt;w</w:t>
      </w:r>
      <w:r w:rsidRPr="0082368F">
        <w:rPr>
          <w:rFonts w:ascii="Courier" w:hAnsi="Courier" w:hint="eastAsia"/>
          <w:sz w:val="21"/>
          <w:szCs w:val="21"/>
        </w:rPr>
        <w:t>spzsl</w:t>
      </w:r>
      <w:r>
        <w:rPr>
          <w:rFonts w:ascii="Courier" w:hAnsi="Courier"/>
          <w:sz w:val="21"/>
          <w:szCs w:val="21"/>
        </w:rPr>
        <w:t>&gt;</w:t>
      </w:r>
      <w:r w:rsidRPr="0082368F">
        <w:rPr>
          <w:rFonts w:ascii="Courier" w:hAnsi="Courier" w:hint="eastAsia"/>
          <w:sz w:val="21"/>
          <w:szCs w:val="21"/>
        </w:rPr>
        <w:t>完税凭证税率</w:t>
      </w:r>
      <w:r>
        <w:rPr>
          <w:rFonts w:ascii="Courier" w:hAnsi="Courier"/>
          <w:sz w:val="21"/>
          <w:szCs w:val="21"/>
        </w:rPr>
        <w:t>&lt;/w</w:t>
      </w:r>
      <w:r w:rsidRPr="0082368F">
        <w:rPr>
          <w:rFonts w:ascii="Courier" w:hAnsi="Courier" w:hint="eastAsia"/>
          <w:sz w:val="21"/>
          <w:szCs w:val="21"/>
        </w:rPr>
        <w:t>spzsl</w:t>
      </w:r>
      <w:r>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&lt;w</w:t>
      </w:r>
      <w:r w:rsidRPr="0082368F">
        <w:rPr>
          <w:rFonts w:ascii="Courier" w:hAnsi="Courier" w:hint="eastAsia"/>
          <w:sz w:val="21"/>
          <w:szCs w:val="21"/>
        </w:rPr>
        <w:t>spzse</w:t>
      </w:r>
      <w:r>
        <w:rPr>
          <w:rFonts w:ascii="Courier" w:hAnsi="Courier"/>
          <w:sz w:val="21"/>
          <w:szCs w:val="21"/>
        </w:rPr>
        <w:t>&gt;</w:t>
      </w:r>
      <w:r w:rsidRPr="0082368F">
        <w:rPr>
          <w:rFonts w:ascii="Courier" w:hAnsi="Courier" w:hint="eastAsia"/>
          <w:sz w:val="21"/>
          <w:szCs w:val="21"/>
        </w:rPr>
        <w:t>完税凭证税额</w:t>
      </w:r>
      <w:r>
        <w:rPr>
          <w:rFonts w:ascii="Courier" w:hAnsi="Courier"/>
          <w:sz w:val="21"/>
          <w:szCs w:val="21"/>
        </w:rPr>
        <w:t>&lt;/w</w:t>
      </w:r>
      <w:r w:rsidRPr="0082368F">
        <w:rPr>
          <w:rFonts w:ascii="Courier" w:hAnsi="Courier" w:hint="eastAsia"/>
          <w:sz w:val="21"/>
          <w:szCs w:val="21"/>
        </w:rPr>
        <w:t>spzse</w:t>
      </w:r>
      <w:r>
        <w:rPr>
          <w:rFonts w:ascii="Courier" w:hAnsi="Courier"/>
          <w:sz w:val="21"/>
          <w:szCs w:val="21"/>
        </w:rPr>
        <w:t>&gt;</w:t>
      </w:r>
    </w:p>
    <w:p w:rsidR="005234D5" w:rsidRPr="007B7C86" w:rsidRDefault="005234D5" w:rsidP="005234D5">
      <w:pPr>
        <w:pStyle w:val="ab"/>
        <w:spacing w:line="240" w:lineRule="auto"/>
        <w:ind w:firstLineChars="300" w:firstLine="630"/>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spbm</w:t>
      </w:r>
      <w:r w:rsidRPr="007B7C86">
        <w:rPr>
          <w:rFonts w:ascii="Courier" w:hAnsi="Courier"/>
          <w:sz w:val="21"/>
          <w:szCs w:val="21"/>
        </w:rPr>
        <w:t>&gt;</w:t>
      </w:r>
      <w:r w:rsidRPr="001D654F">
        <w:rPr>
          <w:rFonts w:ascii="Courier" w:hAnsi="Courier" w:hint="eastAsia"/>
          <w:sz w:val="21"/>
          <w:szCs w:val="21"/>
        </w:rPr>
        <w:t>商品编码</w:t>
      </w:r>
      <w:r w:rsidRPr="007B7C86">
        <w:rPr>
          <w:rFonts w:ascii="Courier" w:hAnsi="Courier"/>
          <w:sz w:val="21"/>
          <w:szCs w:val="21"/>
        </w:rPr>
        <w:t>&lt;/</w:t>
      </w:r>
      <w:r w:rsidRPr="007B7C86">
        <w:rPr>
          <w:rFonts w:ascii="Courier" w:hAnsi="Courier" w:hint="eastAsia"/>
          <w:sz w:val="21"/>
          <w:szCs w:val="21"/>
        </w:rPr>
        <w:t>spbm</w:t>
      </w:r>
      <w:r w:rsidRPr="007B7C86">
        <w:rPr>
          <w:rFonts w:ascii="Courier" w:hAnsi="Courier"/>
          <w:sz w:val="21"/>
          <w:szCs w:val="21"/>
        </w:rPr>
        <w:t>&gt;</w:t>
      </w:r>
    </w:p>
    <w:p w:rsidR="005234D5" w:rsidRPr="007B7C86" w:rsidRDefault="005234D5" w:rsidP="005234D5">
      <w:pPr>
        <w:pStyle w:val="ab"/>
        <w:spacing w:line="240" w:lineRule="auto"/>
        <w:ind w:firstLineChars="300" w:firstLine="630"/>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zxbm</w:t>
      </w:r>
      <w:r w:rsidRPr="007B7C86">
        <w:rPr>
          <w:rFonts w:ascii="Courier" w:hAnsi="Courier"/>
          <w:sz w:val="21"/>
          <w:szCs w:val="21"/>
        </w:rPr>
        <w:t>&gt;</w:t>
      </w:r>
      <w:r w:rsidRPr="001D654F">
        <w:rPr>
          <w:rFonts w:ascii="Courier" w:hAnsi="Courier" w:hint="eastAsia"/>
          <w:sz w:val="21"/>
          <w:szCs w:val="21"/>
        </w:rPr>
        <w:t>纳税人自行编码</w:t>
      </w:r>
      <w:r w:rsidRPr="007B7C86">
        <w:rPr>
          <w:rFonts w:ascii="Courier" w:hAnsi="Courier"/>
          <w:sz w:val="21"/>
          <w:szCs w:val="21"/>
        </w:rPr>
        <w:t>&lt;/</w:t>
      </w:r>
      <w:r w:rsidRPr="007B7C86">
        <w:rPr>
          <w:rFonts w:ascii="Courier" w:hAnsi="Courier" w:hint="eastAsia"/>
          <w:sz w:val="21"/>
          <w:szCs w:val="21"/>
        </w:rPr>
        <w:t>zxbm</w:t>
      </w:r>
      <w:r w:rsidRPr="007B7C86">
        <w:rPr>
          <w:rFonts w:ascii="Courier" w:hAnsi="Courier"/>
          <w:sz w:val="21"/>
          <w:szCs w:val="21"/>
        </w:rPr>
        <w:t>&gt;</w:t>
      </w:r>
    </w:p>
    <w:p w:rsidR="005234D5" w:rsidRPr="007B7C86" w:rsidRDefault="005234D5" w:rsidP="005234D5">
      <w:pPr>
        <w:pStyle w:val="ab"/>
        <w:spacing w:line="240" w:lineRule="auto"/>
        <w:ind w:firstLineChars="300" w:firstLine="630"/>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yhzcbs</w:t>
      </w:r>
      <w:r w:rsidRPr="007B7C86">
        <w:rPr>
          <w:rFonts w:ascii="Courier" w:hAnsi="Courier"/>
          <w:sz w:val="21"/>
          <w:szCs w:val="21"/>
        </w:rPr>
        <w:t>&gt;</w:t>
      </w:r>
      <w:r w:rsidRPr="001D654F">
        <w:rPr>
          <w:rFonts w:ascii="Courier" w:hAnsi="Courier" w:hint="eastAsia"/>
          <w:sz w:val="21"/>
          <w:szCs w:val="21"/>
        </w:rPr>
        <w:t>优惠政策标识</w:t>
      </w:r>
      <w:r w:rsidRPr="007B7C86">
        <w:rPr>
          <w:rFonts w:ascii="Courier" w:hAnsi="Courier"/>
          <w:sz w:val="21"/>
          <w:szCs w:val="21"/>
        </w:rPr>
        <w:t>&lt;/</w:t>
      </w:r>
      <w:r w:rsidRPr="007B7C86">
        <w:rPr>
          <w:rFonts w:ascii="Courier" w:hAnsi="Courier" w:hint="eastAsia"/>
          <w:sz w:val="21"/>
          <w:szCs w:val="21"/>
        </w:rPr>
        <w:t>yhzcbs</w:t>
      </w:r>
      <w:r w:rsidRPr="007B7C86">
        <w:rPr>
          <w:rFonts w:ascii="Courier" w:hAnsi="Courier"/>
          <w:sz w:val="21"/>
          <w:szCs w:val="21"/>
        </w:rPr>
        <w:t>&gt;</w:t>
      </w:r>
    </w:p>
    <w:p w:rsidR="005234D5" w:rsidRPr="007B7C86" w:rsidRDefault="005234D5" w:rsidP="005234D5">
      <w:pPr>
        <w:pStyle w:val="ab"/>
        <w:spacing w:line="240" w:lineRule="auto"/>
        <w:ind w:firstLineChars="300" w:firstLine="630"/>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slbs</w:t>
      </w:r>
      <w:r w:rsidRPr="007B7C86">
        <w:rPr>
          <w:rFonts w:ascii="Courier" w:hAnsi="Courier"/>
          <w:sz w:val="21"/>
          <w:szCs w:val="21"/>
        </w:rPr>
        <w:t>&gt;</w:t>
      </w:r>
      <w:r w:rsidRPr="001D654F">
        <w:rPr>
          <w:rFonts w:ascii="Courier" w:hAnsi="Courier" w:hint="eastAsia"/>
          <w:sz w:val="21"/>
          <w:szCs w:val="21"/>
        </w:rPr>
        <w:t>0</w:t>
      </w:r>
      <w:r w:rsidRPr="001D654F">
        <w:rPr>
          <w:rFonts w:ascii="Courier" w:hAnsi="Courier" w:hint="eastAsia"/>
          <w:sz w:val="21"/>
          <w:szCs w:val="21"/>
        </w:rPr>
        <w:t>税率标识</w:t>
      </w:r>
      <w:r w:rsidRPr="007B7C86">
        <w:rPr>
          <w:rFonts w:ascii="Courier" w:hAnsi="Courier"/>
          <w:sz w:val="21"/>
          <w:szCs w:val="21"/>
        </w:rPr>
        <w:t>&lt;/</w:t>
      </w:r>
      <w:r w:rsidRPr="007B7C86">
        <w:rPr>
          <w:rFonts w:ascii="Courier" w:hAnsi="Courier" w:hint="eastAsia"/>
          <w:sz w:val="21"/>
          <w:szCs w:val="21"/>
        </w:rPr>
        <w:t>slbs</w:t>
      </w:r>
      <w:r w:rsidRPr="007B7C86">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zzstsgl</w:t>
      </w:r>
      <w:r w:rsidRPr="007B7C86">
        <w:rPr>
          <w:rFonts w:ascii="Courier" w:hAnsi="Courier"/>
          <w:sz w:val="21"/>
          <w:szCs w:val="21"/>
        </w:rPr>
        <w:t>&gt;</w:t>
      </w:r>
      <w:r w:rsidRPr="001D654F">
        <w:rPr>
          <w:rFonts w:ascii="Courier" w:hAnsi="Courier" w:hint="eastAsia"/>
          <w:sz w:val="21"/>
          <w:szCs w:val="21"/>
        </w:rPr>
        <w:t>增值税特殊管理</w:t>
      </w:r>
      <w:r w:rsidRPr="007B7C86">
        <w:rPr>
          <w:rFonts w:ascii="Courier" w:hAnsi="Courier"/>
          <w:sz w:val="21"/>
          <w:szCs w:val="21"/>
        </w:rPr>
        <w:t>&lt;/</w:t>
      </w:r>
      <w:r w:rsidRPr="007B7C86">
        <w:rPr>
          <w:rFonts w:ascii="Courier" w:hAnsi="Courier" w:hint="eastAsia"/>
          <w:sz w:val="21"/>
          <w:szCs w:val="21"/>
        </w:rPr>
        <w:t>zzstsgl</w:t>
      </w:r>
      <w:r w:rsidRPr="007B7C86">
        <w:rPr>
          <w:rFonts w:ascii="Courier" w:hAnsi="Courier"/>
          <w:sz w:val="21"/>
          <w:szCs w:val="21"/>
        </w:rPr>
        <w:t>&gt;</w:t>
      </w:r>
    </w:p>
    <w:p w:rsidR="005234D5" w:rsidRDefault="005234D5" w:rsidP="005234D5">
      <w:pPr>
        <w:pStyle w:val="ab"/>
        <w:spacing w:line="240" w:lineRule="auto"/>
        <w:ind w:firstLineChars="300" w:firstLine="630"/>
        <w:rPr>
          <w:rFonts w:ascii="Courier" w:hAnsi="Courier"/>
          <w:sz w:val="21"/>
          <w:szCs w:val="21"/>
        </w:rPr>
      </w:pPr>
      <w:r>
        <w:rPr>
          <w:rFonts w:ascii="Courier" w:hAnsi="Courier"/>
          <w:sz w:val="21"/>
          <w:szCs w:val="21"/>
        </w:rPr>
        <w:lastRenderedPageBreak/>
        <w:t>&lt;y</w:t>
      </w:r>
      <w:r w:rsidRPr="0082368F">
        <w:rPr>
          <w:rFonts w:ascii="Courier" w:hAnsi="Courier" w:hint="eastAsia"/>
          <w:sz w:val="21"/>
          <w:szCs w:val="21"/>
        </w:rPr>
        <w:t>fpdm</w:t>
      </w:r>
      <w:r>
        <w:rPr>
          <w:rFonts w:ascii="Courier" w:hAnsi="Courier"/>
          <w:sz w:val="21"/>
          <w:szCs w:val="21"/>
        </w:rPr>
        <w:t>&gt;</w:t>
      </w:r>
      <w:r w:rsidRPr="0082368F">
        <w:rPr>
          <w:rFonts w:ascii="Courier" w:hAnsi="Courier" w:hint="eastAsia"/>
          <w:sz w:val="21"/>
          <w:szCs w:val="21"/>
        </w:rPr>
        <w:t>原发票代码</w:t>
      </w:r>
      <w:r>
        <w:rPr>
          <w:rFonts w:ascii="Courier" w:hAnsi="Courier"/>
          <w:sz w:val="21"/>
          <w:szCs w:val="21"/>
        </w:rPr>
        <w:t>&lt;/y</w:t>
      </w:r>
      <w:r w:rsidRPr="0082368F">
        <w:rPr>
          <w:rFonts w:ascii="Courier" w:hAnsi="Courier" w:hint="eastAsia"/>
          <w:sz w:val="21"/>
          <w:szCs w:val="21"/>
        </w:rPr>
        <w:t>fpdm</w:t>
      </w:r>
      <w:r>
        <w:rPr>
          <w:rFonts w:ascii="Courier" w:hAnsi="Courier"/>
          <w:sz w:val="21"/>
          <w:szCs w:val="21"/>
        </w:rPr>
        <w:t>&gt;</w:t>
      </w:r>
    </w:p>
    <w:p w:rsidR="005234D5" w:rsidRPr="007B7C86" w:rsidRDefault="005234D5" w:rsidP="005234D5">
      <w:pPr>
        <w:pStyle w:val="ab"/>
        <w:spacing w:line="240" w:lineRule="auto"/>
        <w:ind w:firstLineChars="300" w:firstLine="630"/>
        <w:rPr>
          <w:rFonts w:ascii="Courier" w:hAnsi="Courier"/>
          <w:sz w:val="21"/>
          <w:szCs w:val="21"/>
        </w:rPr>
      </w:pPr>
      <w:r>
        <w:rPr>
          <w:rFonts w:ascii="Courier" w:hAnsi="Courier"/>
          <w:sz w:val="21"/>
          <w:szCs w:val="21"/>
        </w:rPr>
        <w:t>&lt;y</w:t>
      </w:r>
      <w:r w:rsidRPr="0082368F">
        <w:rPr>
          <w:rFonts w:ascii="Courier" w:hAnsi="Courier" w:hint="eastAsia"/>
          <w:sz w:val="21"/>
          <w:szCs w:val="21"/>
        </w:rPr>
        <w:t>fphm</w:t>
      </w:r>
      <w:r>
        <w:rPr>
          <w:rFonts w:ascii="Courier" w:hAnsi="Courier"/>
          <w:sz w:val="21"/>
          <w:szCs w:val="21"/>
        </w:rPr>
        <w:t>&gt;</w:t>
      </w:r>
      <w:r w:rsidRPr="0082368F">
        <w:rPr>
          <w:rFonts w:ascii="Courier" w:hAnsi="Courier" w:hint="eastAsia"/>
          <w:sz w:val="21"/>
          <w:szCs w:val="21"/>
        </w:rPr>
        <w:t>原发票号码</w:t>
      </w:r>
      <w:r>
        <w:rPr>
          <w:rFonts w:ascii="Courier" w:hAnsi="Courier"/>
          <w:sz w:val="21"/>
          <w:szCs w:val="21"/>
        </w:rPr>
        <w:t>&lt;/y</w:t>
      </w:r>
      <w:r w:rsidRPr="0082368F">
        <w:rPr>
          <w:rFonts w:ascii="Courier" w:hAnsi="Courier" w:hint="eastAsia"/>
          <w:sz w:val="21"/>
          <w:szCs w:val="21"/>
        </w:rPr>
        <w:t>fphm</w:t>
      </w:r>
      <w:r>
        <w:rPr>
          <w:rFonts w:ascii="Courier" w:hAnsi="Courier"/>
          <w:sz w:val="21"/>
          <w:szCs w:val="21"/>
        </w:rPr>
        <w:t>&gt;</w:t>
      </w:r>
    </w:p>
    <w:p w:rsidR="005234D5" w:rsidRPr="00DB7458" w:rsidRDefault="005234D5" w:rsidP="005234D5">
      <w:pPr>
        <w:pStyle w:val="ab"/>
        <w:spacing w:line="240" w:lineRule="auto"/>
        <w:rPr>
          <w:rFonts w:ascii="Courier" w:hAnsi="Courier"/>
          <w:sz w:val="21"/>
          <w:szCs w:val="21"/>
        </w:rPr>
      </w:pPr>
      <w:r w:rsidRPr="00DB7458">
        <w:rPr>
          <w:rFonts w:ascii="Courier" w:hAnsi="Courier"/>
          <w:sz w:val="21"/>
          <w:szCs w:val="21"/>
        </w:rPr>
        <w:t>&lt;/body&gt;</w:t>
      </w:r>
    </w:p>
    <w:p w:rsidR="005234D5" w:rsidRPr="00DB7458" w:rsidRDefault="005234D5" w:rsidP="005234D5">
      <w:pPr>
        <w:pStyle w:val="ab"/>
        <w:spacing w:line="240" w:lineRule="auto"/>
        <w:rPr>
          <w:rFonts w:ascii="Courier" w:hAnsi="Courier"/>
          <w:sz w:val="21"/>
          <w:szCs w:val="21"/>
        </w:rPr>
      </w:pPr>
      <w:r w:rsidRPr="00DB7458">
        <w:rPr>
          <w:rFonts w:ascii="Courier" w:hAnsi="Courier"/>
          <w:sz w:val="21"/>
          <w:szCs w:val="21"/>
        </w:rPr>
        <w:t>&lt;/business&gt;</w:t>
      </w:r>
    </w:p>
    <w:p w:rsidR="005234D5" w:rsidRPr="008C30B6" w:rsidRDefault="005234D5" w:rsidP="005234D5">
      <w:pPr>
        <w:spacing w:line="360" w:lineRule="auto"/>
        <w:jc w:val="left"/>
        <w:rPr>
          <w:rFonts w:ascii="宋体" w:hAnsi="宋体"/>
          <w:szCs w:val="21"/>
        </w:rPr>
      </w:pPr>
      <w:r w:rsidRPr="008C30B6">
        <w:rPr>
          <w:rFonts w:ascii="宋体" w:hAnsi="宋体" w:hint="eastAsia"/>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1477"/>
        <w:gridCol w:w="2296"/>
        <w:gridCol w:w="721"/>
        <w:gridCol w:w="695"/>
        <w:gridCol w:w="2668"/>
      </w:tblGrid>
      <w:tr w:rsidR="005234D5" w:rsidRPr="00412C64" w:rsidTr="00B80918">
        <w:trPr>
          <w:trHeight w:val="454"/>
        </w:trPr>
        <w:tc>
          <w:tcPr>
            <w:tcW w:w="665" w:type="dxa"/>
            <w:shd w:val="clear" w:color="auto" w:fill="DBE5F1"/>
            <w:vAlign w:val="center"/>
          </w:tcPr>
          <w:p w:rsidR="005234D5" w:rsidRPr="00412C64" w:rsidRDefault="005234D5" w:rsidP="00B80918">
            <w:pPr>
              <w:jc w:val="center"/>
              <w:rPr>
                <w:rFonts w:ascii="宋体" w:hAnsi="宋体"/>
                <w:szCs w:val="21"/>
              </w:rPr>
            </w:pPr>
            <w:r w:rsidRPr="00412C64">
              <w:rPr>
                <w:rFonts w:ascii="宋体" w:hAnsi="宋体"/>
                <w:szCs w:val="21"/>
              </w:rPr>
              <w:t>索引</w:t>
            </w:r>
          </w:p>
        </w:tc>
        <w:tc>
          <w:tcPr>
            <w:tcW w:w="1477" w:type="dxa"/>
            <w:shd w:val="clear" w:color="auto" w:fill="DBE5F1"/>
            <w:vAlign w:val="center"/>
          </w:tcPr>
          <w:p w:rsidR="005234D5" w:rsidRPr="00412C64" w:rsidRDefault="005234D5" w:rsidP="00B80918">
            <w:pPr>
              <w:rPr>
                <w:rFonts w:ascii="宋体" w:hAnsi="宋体"/>
                <w:szCs w:val="21"/>
              </w:rPr>
            </w:pPr>
            <w:r w:rsidRPr="00412C64">
              <w:rPr>
                <w:rFonts w:ascii="宋体" w:hAnsi="宋体"/>
                <w:szCs w:val="21"/>
              </w:rPr>
              <w:t>ID</w:t>
            </w:r>
          </w:p>
        </w:tc>
        <w:tc>
          <w:tcPr>
            <w:tcW w:w="2296" w:type="dxa"/>
            <w:shd w:val="clear" w:color="auto" w:fill="DBE5F1"/>
            <w:vAlign w:val="center"/>
          </w:tcPr>
          <w:p w:rsidR="005234D5" w:rsidRPr="00412C64" w:rsidRDefault="005234D5" w:rsidP="00B80918">
            <w:pPr>
              <w:rPr>
                <w:rFonts w:ascii="宋体" w:hAnsi="宋体"/>
                <w:szCs w:val="21"/>
              </w:rPr>
            </w:pPr>
            <w:r w:rsidRPr="00412C64">
              <w:rPr>
                <w:rFonts w:ascii="宋体" w:hAnsi="宋体"/>
                <w:szCs w:val="21"/>
              </w:rPr>
              <w:t>名称</w:t>
            </w:r>
          </w:p>
        </w:tc>
        <w:tc>
          <w:tcPr>
            <w:tcW w:w="721" w:type="dxa"/>
            <w:shd w:val="clear" w:color="auto" w:fill="DBE5F1"/>
            <w:vAlign w:val="center"/>
          </w:tcPr>
          <w:p w:rsidR="005234D5" w:rsidRPr="00412C64" w:rsidRDefault="005234D5" w:rsidP="00B80918">
            <w:pPr>
              <w:rPr>
                <w:rFonts w:ascii="宋体" w:hAnsi="宋体"/>
                <w:szCs w:val="21"/>
              </w:rPr>
            </w:pPr>
            <w:r w:rsidRPr="00412C64">
              <w:rPr>
                <w:rFonts w:ascii="宋体" w:hAnsi="宋体"/>
                <w:szCs w:val="21"/>
              </w:rPr>
              <w:t>长度</w:t>
            </w:r>
          </w:p>
        </w:tc>
        <w:tc>
          <w:tcPr>
            <w:tcW w:w="695" w:type="dxa"/>
            <w:shd w:val="clear" w:color="auto" w:fill="DBE5F1"/>
            <w:vAlign w:val="center"/>
          </w:tcPr>
          <w:p w:rsidR="005234D5" w:rsidRPr="00412C64" w:rsidRDefault="005234D5" w:rsidP="00B80918">
            <w:pPr>
              <w:rPr>
                <w:rFonts w:ascii="宋体" w:hAnsi="宋体"/>
                <w:szCs w:val="21"/>
              </w:rPr>
            </w:pPr>
            <w:r w:rsidRPr="00412C64">
              <w:rPr>
                <w:rFonts w:ascii="宋体" w:hAnsi="宋体"/>
                <w:szCs w:val="21"/>
              </w:rPr>
              <w:t>必须</w:t>
            </w:r>
          </w:p>
        </w:tc>
        <w:tc>
          <w:tcPr>
            <w:tcW w:w="2668" w:type="dxa"/>
            <w:shd w:val="clear" w:color="auto" w:fill="DBE5F1"/>
            <w:vAlign w:val="center"/>
          </w:tcPr>
          <w:p w:rsidR="005234D5" w:rsidRPr="00412C64" w:rsidRDefault="005234D5" w:rsidP="00B80918">
            <w:pPr>
              <w:rPr>
                <w:rFonts w:ascii="宋体" w:hAnsi="宋体"/>
                <w:szCs w:val="21"/>
              </w:rPr>
            </w:pPr>
            <w:r w:rsidRPr="00412C64">
              <w:rPr>
                <w:rFonts w:ascii="宋体" w:hAnsi="宋体"/>
                <w:szCs w:val="21"/>
              </w:rPr>
              <w:t>说明</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0C54F6" w:rsidRDefault="005234D5" w:rsidP="00B80918">
            <w:pPr>
              <w:rPr>
                <w:rFonts w:ascii="宋体" w:hAnsi="宋体"/>
                <w:szCs w:val="21"/>
              </w:rPr>
            </w:pPr>
            <w:r>
              <w:rPr>
                <w:rFonts w:ascii="宋体" w:hAnsi="宋体" w:hint="eastAsia"/>
                <w:szCs w:val="21"/>
              </w:rPr>
              <w:t>yylxdm</w:t>
            </w:r>
          </w:p>
        </w:tc>
        <w:tc>
          <w:tcPr>
            <w:tcW w:w="2296" w:type="dxa"/>
          </w:tcPr>
          <w:p w:rsidR="005234D5" w:rsidRDefault="005234D5" w:rsidP="00B80918">
            <w:pPr>
              <w:rPr>
                <w:rFonts w:ascii="Courier" w:hAnsi="Courier"/>
                <w:szCs w:val="21"/>
              </w:rPr>
            </w:pPr>
            <w:r>
              <w:rPr>
                <w:rFonts w:ascii="宋体" w:hAnsi="宋体" w:hint="eastAsia"/>
                <w:szCs w:val="21"/>
              </w:rPr>
              <w:t>应用类型代码</w:t>
            </w:r>
          </w:p>
        </w:tc>
        <w:tc>
          <w:tcPr>
            <w:tcW w:w="721" w:type="dxa"/>
          </w:tcPr>
          <w:p w:rsidR="005234D5" w:rsidRDefault="005234D5" w:rsidP="00B80918">
            <w:pPr>
              <w:rPr>
                <w:rFonts w:ascii="宋体" w:hAnsi="宋体"/>
              </w:rPr>
            </w:pPr>
            <w:r>
              <w:rPr>
                <w:rFonts w:ascii="宋体" w:hAnsi="宋体" w:hint="eastAsia"/>
                <w:szCs w:val="21"/>
              </w:rPr>
              <w:t>1</w:t>
            </w:r>
          </w:p>
        </w:tc>
        <w:tc>
          <w:tcPr>
            <w:tcW w:w="695" w:type="dxa"/>
          </w:tcPr>
          <w:p w:rsidR="005234D5" w:rsidRDefault="005234D5" w:rsidP="00B80918">
            <w:pPr>
              <w:rPr>
                <w:rFonts w:ascii="宋体" w:hAnsi="宋体"/>
              </w:rPr>
            </w:pPr>
            <w:r>
              <w:rPr>
                <w:rFonts w:ascii="宋体" w:hAnsi="宋体" w:hint="eastAsia"/>
                <w:szCs w:val="21"/>
              </w:rPr>
              <w:t>是</w:t>
            </w:r>
          </w:p>
        </w:tc>
        <w:tc>
          <w:tcPr>
            <w:tcW w:w="2668" w:type="dxa"/>
          </w:tcPr>
          <w:p w:rsidR="005234D5" w:rsidRDefault="005234D5" w:rsidP="00B80918">
            <w:pPr>
              <w:rPr>
                <w:rFonts w:ascii="宋体" w:hAnsi="宋体"/>
              </w:rPr>
            </w:pPr>
            <w:r>
              <w:rPr>
                <w:rFonts w:ascii="宋体" w:hAnsi="宋体" w:hint="eastAsia"/>
                <w:szCs w:val="21"/>
              </w:rPr>
              <w:t>1：国税应用 2：地税应用</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0C54F6" w:rsidRDefault="005234D5" w:rsidP="00B80918">
            <w:pPr>
              <w:rPr>
                <w:rFonts w:ascii="宋体" w:hAnsi="宋体"/>
                <w:szCs w:val="21"/>
              </w:rPr>
            </w:pPr>
            <w:r>
              <w:rPr>
                <w:rFonts w:ascii="宋体" w:hAnsi="宋体" w:hint="eastAsia"/>
                <w:szCs w:val="21"/>
              </w:rPr>
              <w:t>kpzdbs</w:t>
            </w:r>
          </w:p>
        </w:tc>
        <w:tc>
          <w:tcPr>
            <w:tcW w:w="2296" w:type="dxa"/>
          </w:tcPr>
          <w:p w:rsidR="005234D5" w:rsidRDefault="005234D5" w:rsidP="00B80918">
            <w:pPr>
              <w:rPr>
                <w:rFonts w:ascii="Courier" w:hAnsi="Courier"/>
                <w:szCs w:val="21"/>
              </w:rPr>
            </w:pPr>
            <w:r>
              <w:rPr>
                <w:rFonts w:ascii="宋体" w:hAnsi="宋体" w:hint="eastAsia"/>
                <w:szCs w:val="21"/>
              </w:rPr>
              <w:t>开票终端标识</w:t>
            </w:r>
          </w:p>
        </w:tc>
        <w:tc>
          <w:tcPr>
            <w:tcW w:w="721" w:type="dxa"/>
          </w:tcPr>
          <w:p w:rsidR="005234D5" w:rsidRDefault="005234D5" w:rsidP="00B80918">
            <w:pPr>
              <w:rPr>
                <w:rFonts w:ascii="宋体" w:hAnsi="宋体"/>
              </w:rPr>
            </w:pPr>
            <w:r>
              <w:rPr>
                <w:rFonts w:ascii="宋体" w:hAnsi="宋体" w:hint="eastAsia"/>
                <w:szCs w:val="21"/>
              </w:rPr>
              <w:t>30</w:t>
            </w:r>
          </w:p>
        </w:tc>
        <w:tc>
          <w:tcPr>
            <w:tcW w:w="695" w:type="dxa"/>
          </w:tcPr>
          <w:p w:rsidR="005234D5" w:rsidRDefault="005234D5" w:rsidP="00B80918">
            <w:pPr>
              <w:rPr>
                <w:rFonts w:ascii="宋体" w:hAnsi="宋体"/>
              </w:rPr>
            </w:pPr>
            <w:r>
              <w:rPr>
                <w:rFonts w:ascii="宋体" w:hAnsi="宋体" w:hint="eastAsia"/>
                <w:szCs w:val="21"/>
              </w:rPr>
              <w:t>是</w:t>
            </w:r>
          </w:p>
        </w:tc>
        <w:tc>
          <w:tcPr>
            <w:tcW w:w="2668" w:type="dxa"/>
          </w:tcPr>
          <w:p w:rsidR="005234D5" w:rsidRDefault="005234D5" w:rsidP="00B80918">
            <w:pPr>
              <w:rPr>
                <w:rFonts w:ascii="宋体" w:hAnsi="宋体"/>
              </w:rPr>
            </w:pPr>
            <w:r>
              <w:rPr>
                <w:rFonts w:ascii="宋体" w:hAnsi="宋体" w:hint="eastAsia"/>
                <w:szCs w:val="21"/>
              </w:rPr>
              <w:t>开票终端唯一性标识</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0C54F6" w:rsidRDefault="005234D5" w:rsidP="00B80918">
            <w:pPr>
              <w:rPr>
                <w:rFonts w:ascii="宋体" w:hAnsi="宋体"/>
                <w:szCs w:val="21"/>
              </w:rPr>
            </w:pPr>
            <w:r>
              <w:rPr>
                <w:rFonts w:ascii="宋体" w:hAnsi="宋体" w:hint="eastAsia"/>
                <w:szCs w:val="21"/>
              </w:rPr>
              <w:t>fplxdm</w:t>
            </w:r>
          </w:p>
        </w:tc>
        <w:tc>
          <w:tcPr>
            <w:tcW w:w="2296" w:type="dxa"/>
          </w:tcPr>
          <w:p w:rsidR="005234D5" w:rsidRDefault="005234D5" w:rsidP="00B80918">
            <w:pPr>
              <w:rPr>
                <w:rFonts w:ascii="Courier" w:hAnsi="Courier"/>
                <w:szCs w:val="21"/>
              </w:rPr>
            </w:pPr>
            <w:r>
              <w:rPr>
                <w:rFonts w:ascii="宋体" w:hAnsi="宋体" w:hint="eastAsia"/>
              </w:rPr>
              <w:t>发票类型代码</w:t>
            </w:r>
          </w:p>
        </w:tc>
        <w:tc>
          <w:tcPr>
            <w:tcW w:w="721" w:type="dxa"/>
          </w:tcPr>
          <w:p w:rsidR="005234D5" w:rsidRDefault="005234D5" w:rsidP="00B80918">
            <w:pPr>
              <w:rPr>
                <w:rFonts w:ascii="宋体" w:hAnsi="宋体"/>
              </w:rPr>
            </w:pPr>
            <w:r>
              <w:rPr>
                <w:rFonts w:ascii="宋体" w:hAnsi="宋体" w:hint="eastAsia"/>
              </w:rPr>
              <w:t>3</w:t>
            </w:r>
          </w:p>
        </w:tc>
        <w:tc>
          <w:tcPr>
            <w:tcW w:w="695" w:type="dxa"/>
          </w:tcPr>
          <w:p w:rsidR="005234D5" w:rsidRDefault="005234D5" w:rsidP="00B80918">
            <w:pPr>
              <w:rPr>
                <w:rFonts w:ascii="宋体" w:hAnsi="宋体"/>
              </w:rPr>
            </w:pPr>
            <w:r>
              <w:rPr>
                <w:rFonts w:ascii="宋体" w:hAnsi="宋体" w:hint="eastAsia"/>
              </w:rPr>
              <w:t>是</w:t>
            </w:r>
          </w:p>
        </w:tc>
        <w:tc>
          <w:tcPr>
            <w:tcW w:w="2668" w:type="dxa"/>
          </w:tcPr>
          <w:p w:rsidR="005234D5" w:rsidRDefault="005234D5" w:rsidP="00B80918">
            <w:pPr>
              <w:rPr>
                <w:rFonts w:ascii="宋体" w:hAnsi="宋体"/>
              </w:rPr>
            </w:pPr>
            <w:r>
              <w:rPr>
                <w:rFonts w:ascii="宋体" w:hAnsi="宋体" w:hint="eastAsia"/>
              </w:rPr>
              <w:t>固定为“006”</w:t>
            </w:r>
          </w:p>
        </w:tc>
      </w:tr>
      <w:tr w:rsidR="005234D5" w:rsidRPr="00412C64" w:rsidTr="00B80918">
        <w:tc>
          <w:tcPr>
            <w:tcW w:w="665" w:type="dxa"/>
          </w:tcPr>
          <w:p w:rsidR="005234D5" w:rsidRPr="000D29CB" w:rsidRDefault="005234D5" w:rsidP="00155A4C">
            <w:pPr>
              <w:pStyle w:val="af4"/>
              <w:numPr>
                <w:ilvl w:val="0"/>
                <w:numId w:val="45"/>
              </w:numPr>
              <w:ind w:firstLineChars="0"/>
              <w:jc w:val="center"/>
              <w:rPr>
                <w:rFonts w:ascii="宋体" w:hAnsi="宋体"/>
                <w:color w:val="000000" w:themeColor="text1"/>
              </w:rPr>
            </w:pPr>
          </w:p>
        </w:tc>
        <w:tc>
          <w:tcPr>
            <w:tcW w:w="1477" w:type="dxa"/>
          </w:tcPr>
          <w:p w:rsidR="005234D5" w:rsidRPr="000D29CB" w:rsidRDefault="005234D5" w:rsidP="00B80918">
            <w:pPr>
              <w:rPr>
                <w:rFonts w:ascii="宋体" w:hAnsi="宋体"/>
                <w:color w:val="000000" w:themeColor="text1"/>
              </w:rPr>
            </w:pPr>
            <w:r w:rsidRPr="000D29CB">
              <w:rPr>
                <w:rFonts w:ascii="宋体" w:hAnsi="宋体"/>
                <w:color w:val="000000" w:themeColor="text1"/>
              </w:rPr>
              <w:t>fpqqlsh</w:t>
            </w:r>
          </w:p>
        </w:tc>
        <w:tc>
          <w:tcPr>
            <w:tcW w:w="2296" w:type="dxa"/>
          </w:tcPr>
          <w:p w:rsidR="005234D5" w:rsidRPr="000D29CB" w:rsidRDefault="005234D5" w:rsidP="00B80918">
            <w:pPr>
              <w:rPr>
                <w:rFonts w:ascii="宋体" w:hAnsi="宋体"/>
                <w:color w:val="000000" w:themeColor="text1"/>
              </w:rPr>
            </w:pPr>
            <w:r w:rsidRPr="000D29CB">
              <w:rPr>
                <w:rFonts w:ascii="宋体" w:hAnsi="宋体" w:hint="eastAsia"/>
                <w:color w:val="000000" w:themeColor="text1"/>
              </w:rPr>
              <w:t>发票请求流水号</w:t>
            </w:r>
          </w:p>
        </w:tc>
        <w:tc>
          <w:tcPr>
            <w:tcW w:w="721" w:type="dxa"/>
          </w:tcPr>
          <w:p w:rsidR="005234D5" w:rsidRPr="000D29CB" w:rsidRDefault="005234D5" w:rsidP="00B80918">
            <w:pPr>
              <w:rPr>
                <w:rFonts w:ascii="宋体" w:hAnsi="宋体"/>
                <w:color w:val="000000" w:themeColor="text1"/>
              </w:rPr>
            </w:pPr>
            <w:r w:rsidRPr="000D29CB">
              <w:rPr>
                <w:rFonts w:ascii="宋体" w:hAnsi="宋体" w:hint="eastAsia"/>
                <w:color w:val="000000" w:themeColor="text1"/>
              </w:rPr>
              <w:t>100</w:t>
            </w:r>
          </w:p>
        </w:tc>
        <w:tc>
          <w:tcPr>
            <w:tcW w:w="695" w:type="dxa"/>
          </w:tcPr>
          <w:p w:rsidR="005234D5" w:rsidRPr="000D29CB" w:rsidRDefault="005234D5" w:rsidP="00B80918">
            <w:pPr>
              <w:rPr>
                <w:rFonts w:ascii="宋体" w:hAnsi="宋体"/>
                <w:color w:val="000000" w:themeColor="text1"/>
              </w:rPr>
            </w:pPr>
            <w:r w:rsidRPr="000D29CB">
              <w:rPr>
                <w:rFonts w:ascii="宋体" w:hAnsi="宋体" w:hint="eastAsia"/>
                <w:color w:val="000000" w:themeColor="text1"/>
              </w:rPr>
              <w:t>是</w:t>
            </w:r>
          </w:p>
        </w:tc>
        <w:tc>
          <w:tcPr>
            <w:tcW w:w="2668" w:type="dxa"/>
          </w:tcPr>
          <w:p w:rsidR="005234D5" w:rsidRPr="000D29CB" w:rsidRDefault="005234D5" w:rsidP="00B80918">
            <w:pPr>
              <w:rPr>
                <w:rFonts w:ascii="宋体" w:hAnsi="宋体"/>
                <w:color w:val="000000" w:themeColor="text1"/>
              </w:rPr>
            </w:pPr>
            <w:r w:rsidRPr="000D29CB">
              <w:rPr>
                <w:rFonts w:ascii="宋体" w:hAnsi="宋体" w:hint="eastAsia"/>
                <w:color w:val="000000" w:themeColor="text1"/>
              </w:rPr>
              <w:t>一张发票唯一标识,税控服务器校验重复开票的依据，如果相同的请求流水号重复请求，可以根据</w:t>
            </w:r>
            <w:r w:rsidRPr="000D29CB">
              <w:rPr>
                <w:rFonts w:ascii="宋体" w:hAnsi="宋体"/>
                <w:color w:val="000000" w:themeColor="text1"/>
              </w:rPr>
              <w:t>sys.properties</w:t>
            </w:r>
            <w:r w:rsidRPr="000D29CB">
              <w:rPr>
                <w:rFonts w:ascii="宋体" w:hAnsi="宋体" w:hint="eastAsia"/>
                <w:color w:val="000000" w:themeColor="text1"/>
              </w:rPr>
              <w:t xml:space="preserve"> 中的isall配置是否返回原发票的全票面。</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CD6C93" w:rsidRDefault="005234D5" w:rsidP="00B80918">
            <w:pPr>
              <w:rPr>
                <w:rFonts w:ascii="宋体" w:hAnsi="宋体" w:cs="宋体"/>
                <w:color w:val="000000"/>
                <w:szCs w:val="21"/>
              </w:rPr>
            </w:pPr>
            <w:r>
              <w:rPr>
                <w:rFonts w:ascii="宋体" w:hAnsi="宋体" w:hint="eastAsia"/>
                <w:color w:val="000000"/>
                <w:szCs w:val="21"/>
              </w:rPr>
              <w:t>kplx</w:t>
            </w:r>
          </w:p>
        </w:tc>
        <w:tc>
          <w:tcPr>
            <w:tcW w:w="2296" w:type="dxa"/>
          </w:tcPr>
          <w:p w:rsidR="005234D5" w:rsidRPr="00CD6C93" w:rsidRDefault="005234D5" w:rsidP="00B80918">
            <w:pPr>
              <w:rPr>
                <w:rFonts w:ascii="宋体" w:hAnsi="宋体" w:cs="宋体"/>
                <w:color w:val="000000"/>
                <w:szCs w:val="21"/>
              </w:rPr>
            </w:pPr>
            <w:r>
              <w:rPr>
                <w:rFonts w:ascii="宋体" w:hAnsi="宋体" w:hint="eastAsia"/>
                <w:color w:val="000000"/>
                <w:szCs w:val="21"/>
              </w:rPr>
              <w:t>开票类型</w:t>
            </w:r>
          </w:p>
        </w:tc>
        <w:tc>
          <w:tcPr>
            <w:tcW w:w="721" w:type="dxa"/>
          </w:tcPr>
          <w:p w:rsidR="005234D5" w:rsidRPr="00CD6C93" w:rsidRDefault="005234D5" w:rsidP="00B80918">
            <w:pPr>
              <w:rPr>
                <w:rFonts w:ascii="宋体" w:hAnsi="宋体" w:cs="宋体"/>
                <w:color w:val="000000"/>
                <w:szCs w:val="21"/>
              </w:rPr>
            </w:pPr>
            <w:r>
              <w:rPr>
                <w:rFonts w:ascii="宋体" w:hAnsi="宋体" w:hint="eastAsia"/>
                <w:color w:val="000000"/>
                <w:szCs w:val="21"/>
              </w:rPr>
              <w:t>1</w:t>
            </w:r>
          </w:p>
        </w:tc>
        <w:tc>
          <w:tcPr>
            <w:tcW w:w="695" w:type="dxa"/>
          </w:tcPr>
          <w:p w:rsidR="005234D5" w:rsidRPr="00CD6C93" w:rsidRDefault="005234D5" w:rsidP="00B80918">
            <w:pPr>
              <w:rPr>
                <w:rFonts w:ascii="宋体" w:hAnsi="宋体" w:cs="宋体"/>
                <w:color w:val="000000"/>
                <w:szCs w:val="21"/>
              </w:rPr>
            </w:pPr>
            <w:r w:rsidRPr="00CD6C93">
              <w:rPr>
                <w:rFonts w:ascii="宋体" w:hAnsi="宋体" w:hint="eastAsia"/>
                <w:color w:val="000000"/>
                <w:szCs w:val="21"/>
              </w:rPr>
              <w:t>是</w:t>
            </w:r>
          </w:p>
        </w:tc>
        <w:tc>
          <w:tcPr>
            <w:tcW w:w="2668" w:type="dxa"/>
          </w:tcPr>
          <w:p w:rsidR="005234D5" w:rsidRDefault="005234D5" w:rsidP="00B80918">
            <w:pPr>
              <w:rPr>
                <w:rFonts w:ascii="宋体" w:hAnsi="宋体"/>
              </w:rPr>
            </w:pPr>
            <w:r>
              <w:rPr>
                <w:rFonts w:ascii="宋体" w:hAnsi="宋体" w:hint="eastAsia"/>
              </w:rPr>
              <w:t>0：正数发票开具</w:t>
            </w:r>
          </w:p>
          <w:p w:rsidR="005234D5" w:rsidRPr="00CD6C93" w:rsidRDefault="005234D5" w:rsidP="00B80918">
            <w:pPr>
              <w:rPr>
                <w:rFonts w:ascii="宋体" w:hAnsi="宋体" w:cs="宋体"/>
                <w:color w:val="000000"/>
                <w:szCs w:val="21"/>
              </w:rPr>
            </w:pPr>
            <w:r>
              <w:rPr>
                <w:rFonts w:ascii="宋体" w:hAnsi="宋体" w:hint="eastAsia"/>
              </w:rPr>
              <w:t>1：负数发票开具</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gfmc</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买方单位/个人名称</w:t>
            </w:r>
          </w:p>
        </w:tc>
        <w:tc>
          <w:tcPr>
            <w:tcW w:w="721" w:type="dxa"/>
          </w:tcPr>
          <w:p w:rsidR="005234D5" w:rsidRDefault="00442BA4" w:rsidP="00B80918">
            <w:pPr>
              <w:rPr>
                <w:rFonts w:ascii="宋体" w:hAnsi="宋体"/>
                <w:color w:val="000000"/>
                <w:szCs w:val="21"/>
              </w:rPr>
            </w:pPr>
            <w:r>
              <w:rPr>
                <w:rFonts w:ascii="宋体" w:hAnsi="宋体" w:hint="eastAsia"/>
                <w:color w:val="000000"/>
                <w:szCs w:val="21"/>
              </w:rPr>
              <w:t>80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gfdm</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买方单位/个人代码</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22</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gfdz</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买方单位/个人地址</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80</w:t>
            </w:r>
          </w:p>
        </w:tc>
        <w:tc>
          <w:tcPr>
            <w:tcW w:w="695" w:type="dxa"/>
          </w:tcPr>
          <w:p w:rsidR="005234D5" w:rsidRPr="00CD6C93" w:rsidRDefault="005234D5" w:rsidP="00B80918">
            <w:pPr>
              <w:rPr>
                <w:rFonts w:ascii="宋体" w:hAnsi="宋体"/>
                <w:color w:val="000000"/>
                <w:szCs w:val="21"/>
              </w:rPr>
            </w:pP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gfdh</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买方单位/个人电话</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20</w:t>
            </w:r>
          </w:p>
        </w:tc>
        <w:tc>
          <w:tcPr>
            <w:tcW w:w="695" w:type="dxa"/>
          </w:tcPr>
          <w:p w:rsidR="005234D5" w:rsidRPr="00CD6C93" w:rsidRDefault="005234D5" w:rsidP="00B80918">
            <w:pPr>
              <w:rPr>
                <w:rFonts w:ascii="宋体" w:hAnsi="宋体"/>
                <w:color w:val="000000"/>
                <w:szCs w:val="21"/>
              </w:rPr>
            </w:pP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kpflx</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开票</w:t>
            </w:r>
            <w:proofErr w:type="gramStart"/>
            <w:r w:rsidRPr="00B9270C">
              <w:rPr>
                <w:rFonts w:ascii="宋体" w:hAnsi="宋体" w:hint="eastAsia"/>
                <w:color w:val="000000"/>
                <w:szCs w:val="21"/>
              </w:rPr>
              <w:t>方类型</w:t>
            </w:r>
            <w:proofErr w:type="gramEnd"/>
          </w:p>
        </w:tc>
        <w:tc>
          <w:tcPr>
            <w:tcW w:w="721" w:type="dxa"/>
          </w:tcPr>
          <w:p w:rsidR="005234D5" w:rsidRDefault="005234D5" w:rsidP="00B80918">
            <w:pPr>
              <w:rPr>
                <w:rFonts w:ascii="宋体" w:hAnsi="宋体"/>
                <w:color w:val="000000"/>
                <w:szCs w:val="21"/>
              </w:rPr>
            </w:pPr>
            <w:r>
              <w:rPr>
                <w:rFonts w:ascii="宋体" w:hAnsi="宋体" w:hint="eastAsia"/>
                <w:color w:val="000000"/>
                <w:szCs w:val="21"/>
              </w:rPr>
              <w:t>2</w:t>
            </w:r>
          </w:p>
        </w:tc>
        <w:tc>
          <w:tcPr>
            <w:tcW w:w="695" w:type="dxa"/>
          </w:tcPr>
          <w:p w:rsidR="005234D5" w:rsidRPr="00CD6C93" w:rsidRDefault="005234D5" w:rsidP="00B80918">
            <w:pPr>
              <w:rPr>
                <w:rFonts w:ascii="宋体" w:hAnsi="宋体"/>
                <w:color w:val="000000"/>
                <w:szCs w:val="21"/>
              </w:rPr>
            </w:pPr>
            <w:r w:rsidRPr="00CD6C93">
              <w:rPr>
                <w:rFonts w:ascii="宋体" w:hAnsi="宋体" w:hint="eastAsia"/>
                <w:color w:val="000000"/>
                <w:szCs w:val="21"/>
              </w:rPr>
              <w:t>是</w:t>
            </w:r>
          </w:p>
        </w:tc>
        <w:tc>
          <w:tcPr>
            <w:tcW w:w="2668" w:type="dxa"/>
          </w:tcPr>
          <w:p w:rsidR="005234D5" w:rsidRDefault="005234D5" w:rsidP="00B80918">
            <w:pPr>
              <w:rPr>
                <w:rFonts w:ascii="宋体" w:hAnsi="宋体"/>
              </w:rPr>
            </w:pPr>
            <w:r w:rsidRPr="00B9270C">
              <w:rPr>
                <w:rFonts w:ascii="宋体" w:hAnsi="宋体" w:hint="eastAsia"/>
              </w:rPr>
              <w:t>01经营单位、02拍卖单位、 03二手车市场</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xfmc</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卖方单位/个人名称</w:t>
            </w:r>
          </w:p>
        </w:tc>
        <w:tc>
          <w:tcPr>
            <w:tcW w:w="721" w:type="dxa"/>
          </w:tcPr>
          <w:p w:rsidR="005234D5" w:rsidRDefault="00FB4FF5" w:rsidP="00B80918">
            <w:pPr>
              <w:rPr>
                <w:rFonts w:ascii="宋体" w:hAnsi="宋体"/>
                <w:color w:val="000000"/>
                <w:szCs w:val="21"/>
              </w:rPr>
            </w:pPr>
            <w:r>
              <w:rPr>
                <w:rFonts w:ascii="宋体" w:hAnsi="宋体" w:hint="eastAsia"/>
                <w:color w:val="000000"/>
                <w:szCs w:val="21"/>
              </w:rPr>
              <w:t>80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xfdm</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卖方单位/个人代码</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22</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xfdz</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卖方单位/个人地址</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80</w:t>
            </w:r>
          </w:p>
        </w:tc>
        <w:tc>
          <w:tcPr>
            <w:tcW w:w="695" w:type="dxa"/>
          </w:tcPr>
          <w:p w:rsidR="005234D5" w:rsidRPr="00CD6C93" w:rsidRDefault="005234D5" w:rsidP="00B80918">
            <w:pPr>
              <w:rPr>
                <w:rFonts w:ascii="宋体" w:hAnsi="宋体"/>
                <w:color w:val="000000"/>
                <w:szCs w:val="21"/>
              </w:rPr>
            </w:pP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xfdh</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卖方单位/个人电话</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20</w:t>
            </w:r>
          </w:p>
        </w:tc>
        <w:tc>
          <w:tcPr>
            <w:tcW w:w="695" w:type="dxa"/>
          </w:tcPr>
          <w:p w:rsidR="005234D5" w:rsidRPr="00CD6C93" w:rsidRDefault="005234D5" w:rsidP="00B80918">
            <w:pPr>
              <w:rPr>
                <w:rFonts w:ascii="宋体" w:hAnsi="宋体"/>
                <w:color w:val="000000"/>
                <w:szCs w:val="21"/>
              </w:rPr>
            </w:pP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cpz</w:t>
            </w:r>
            <w:r>
              <w:rPr>
                <w:rFonts w:ascii="宋体" w:hAnsi="宋体" w:hint="eastAsia"/>
                <w:color w:val="000000"/>
                <w:szCs w:val="21"/>
              </w:rPr>
              <w:t>h</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车牌照号</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 xml:space="preserve">是 </w:t>
            </w: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djzh</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登记证号</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cllx</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车辆类型</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40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r>
              <w:rPr>
                <w:rFonts w:ascii="宋体" w:hAnsi="宋体" w:hint="eastAsia"/>
              </w:rPr>
              <w:t>与商品编码中商品名称对应</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B9270C" w:rsidRDefault="005234D5" w:rsidP="00B80918">
            <w:pPr>
              <w:rPr>
                <w:rFonts w:ascii="宋体" w:hAnsi="宋体"/>
                <w:color w:val="000000"/>
                <w:szCs w:val="21"/>
              </w:rPr>
            </w:pPr>
            <w:r w:rsidRPr="005D6468">
              <w:rPr>
                <w:rFonts w:ascii="宋体" w:hAnsi="宋体"/>
                <w:color w:val="000000"/>
                <w:szCs w:val="21"/>
              </w:rPr>
              <w:t>clsbh</w:t>
            </w:r>
          </w:p>
        </w:tc>
        <w:tc>
          <w:tcPr>
            <w:tcW w:w="2296" w:type="dxa"/>
          </w:tcPr>
          <w:p w:rsidR="005234D5" w:rsidRPr="00B9270C" w:rsidRDefault="005234D5" w:rsidP="00B80918">
            <w:pPr>
              <w:rPr>
                <w:rFonts w:ascii="宋体" w:hAnsi="宋体"/>
                <w:color w:val="000000"/>
                <w:szCs w:val="21"/>
              </w:rPr>
            </w:pPr>
            <w:r w:rsidRPr="005D6468">
              <w:rPr>
                <w:rFonts w:ascii="宋体" w:hAnsi="宋体" w:hint="eastAsia"/>
                <w:color w:val="000000"/>
                <w:szCs w:val="21"/>
              </w:rPr>
              <w:t>车架号/车辆识别号</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23</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B9270C" w:rsidRDefault="005234D5" w:rsidP="00B80918">
            <w:pPr>
              <w:rPr>
                <w:rFonts w:ascii="宋体" w:hAnsi="宋体"/>
                <w:color w:val="000000"/>
                <w:szCs w:val="21"/>
              </w:rPr>
            </w:pPr>
            <w:r w:rsidRPr="005D6468">
              <w:rPr>
                <w:rFonts w:ascii="宋体" w:hAnsi="宋体"/>
                <w:color w:val="000000"/>
                <w:szCs w:val="21"/>
              </w:rPr>
              <w:t>cpxh</w:t>
            </w:r>
          </w:p>
        </w:tc>
        <w:tc>
          <w:tcPr>
            <w:tcW w:w="2296" w:type="dxa"/>
          </w:tcPr>
          <w:p w:rsidR="005234D5" w:rsidRPr="00B9270C" w:rsidRDefault="005234D5" w:rsidP="00B80918">
            <w:pPr>
              <w:rPr>
                <w:rFonts w:ascii="宋体" w:hAnsi="宋体"/>
                <w:color w:val="000000"/>
                <w:szCs w:val="21"/>
              </w:rPr>
            </w:pPr>
            <w:r w:rsidRPr="005D6468">
              <w:rPr>
                <w:rFonts w:ascii="宋体" w:hAnsi="宋体" w:hint="eastAsia"/>
                <w:color w:val="000000"/>
                <w:szCs w:val="21"/>
              </w:rPr>
              <w:t>厂牌型号</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60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z</w:t>
            </w:r>
            <w:r>
              <w:rPr>
                <w:rFonts w:ascii="宋体" w:hAnsi="宋体" w:hint="eastAsia"/>
                <w:szCs w:val="21"/>
              </w:rPr>
              <w:t>r</w:t>
            </w:r>
            <w:r w:rsidRPr="005D6468">
              <w:rPr>
                <w:rFonts w:ascii="宋体" w:hAnsi="宋体"/>
                <w:szCs w:val="21"/>
              </w:rPr>
              <w:t>dclglsmc</w:t>
            </w:r>
          </w:p>
        </w:tc>
        <w:tc>
          <w:tcPr>
            <w:tcW w:w="2296" w:type="dxa"/>
          </w:tcPr>
          <w:p w:rsidR="005234D5" w:rsidRPr="00412C64" w:rsidRDefault="005234D5" w:rsidP="00B80918">
            <w:pPr>
              <w:rPr>
                <w:rFonts w:ascii="宋体" w:hAnsi="宋体"/>
                <w:szCs w:val="21"/>
              </w:rPr>
            </w:pPr>
            <w:r w:rsidRPr="005D6468">
              <w:rPr>
                <w:rFonts w:ascii="宋体" w:hAnsi="宋体" w:hint="eastAsia"/>
                <w:szCs w:val="21"/>
              </w:rPr>
              <w:t>转入地车辆管理所名称</w:t>
            </w:r>
          </w:p>
        </w:tc>
        <w:tc>
          <w:tcPr>
            <w:tcW w:w="721" w:type="dxa"/>
          </w:tcPr>
          <w:p w:rsidR="005234D5" w:rsidRPr="008E1477" w:rsidRDefault="005234D5" w:rsidP="00B80918">
            <w:pPr>
              <w:rPr>
                <w:rFonts w:ascii="宋体" w:hAnsi="宋体"/>
              </w:rPr>
            </w:pPr>
            <w:r>
              <w:rPr>
                <w:rFonts w:ascii="宋体" w:hAnsi="宋体" w:hint="eastAsia"/>
              </w:rPr>
              <w:t>80</w:t>
            </w:r>
          </w:p>
        </w:tc>
        <w:tc>
          <w:tcPr>
            <w:tcW w:w="695" w:type="dxa"/>
          </w:tcPr>
          <w:p w:rsidR="005234D5" w:rsidRPr="008E1477" w:rsidRDefault="005234D5" w:rsidP="00B80918">
            <w:pPr>
              <w:rPr>
                <w:rFonts w:ascii="宋体" w:hAnsi="宋体"/>
              </w:rPr>
            </w:pPr>
            <w:r>
              <w:rPr>
                <w:rFonts w:ascii="宋体" w:hAnsi="宋体" w:hint="eastAsia"/>
              </w:rPr>
              <w:t>是</w:t>
            </w:r>
          </w:p>
        </w:tc>
        <w:tc>
          <w:tcPr>
            <w:tcW w:w="2668" w:type="dxa"/>
          </w:tcPr>
          <w:p w:rsidR="005234D5" w:rsidRPr="008E1477"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ypmdwmc</w:t>
            </w:r>
          </w:p>
        </w:tc>
        <w:tc>
          <w:tcPr>
            <w:tcW w:w="2296" w:type="dxa"/>
          </w:tcPr>
          <w:p w:rsidR="005234D5" w:rsidRPr="00412C64" w:rsidRDefault="005234D5" w:rsidP="00B80918">
            <w:pPr>
              <w:rPr>
                <w:rFonts w:ascii="宋体" w:hAnsi="宋体"/>
              </w:rPr>
            </w:pPr>
            <w:r w:rsidRPr="005D6468">
              <w:rPr>
                <w:rFonts w:ascii="宋体" w:hAnsi="宋体" w:hint="eastAsia"/>
              </w:rPr>
              <w:t>经营、拍卖单位名称</w:t>
            </w:r>
          </w:p>
        </w:tc>
        <w:tc>
          <w:tcPr>
            <w:tcW w:w="721" w:type="dxa"/>
          </w:tcPr>
          <w:p w:rsidR="005234D5" w:rsidRPr="008E1477" w:rsidRDefault="005234D5" w:rsidP="00B80918">
            <w:pPr>
              <w:rPr>
                <w:rFonts w:ascii="宋体" w:hAnsi="宋体"/>
              </w:rPr>
            </w:pPr>
            <w:r>
              <w:rPr>
                <w:rFonts w:ascii="宋体" w:hAnsi="宋体" w:hint="eastAsia"/>
              </w:rPr>
              <w:t>80</w:t>
            </w:r>
          </w:p>
        </w:tc>
        <w:tc>
          <w:tcPr>
            <w:tcW w:w="695" w:type="dxa"/>
          </w:tcPr>
          <w:p w:rsidR="005234D5" w:rsidRPr="008E1477" w:rsidRDefault="005234D5" w:rsidP="00B80918">
            <w:pPr>
              <w:rPr>
                <w:rFonts w:ascii="宋体" w:hAnsi="宋体"/>
              </w:rPr>
            </w:pPr>
          </w:p>
        </w:tc>
        <w:tc>
          <w:tcPr>
            <w:tcW w:w="2668" w:type="dxa"/>
          </w:tcPr>
          <w:p w:rsidR="005234D5" w:rsidRDefault="005234D5" w:rsidP="00B80918">
            <w:r>
              <w:rPr>
                <w:rFonts w:hint="eastAsia"/>
              </w:rPr>
              <w:t>与“</w:t>
            </w:r>
            <w:r>
              <w:t>二手车市场</w:t>
            </w:r>
            <w:r>
              <w:rPr>
                <w:rFonts w:hint="eastAsia"/>
              </w:rPr>
              <w:t>”</w:t>
            </w:r>
            <w:r>
              <w:t>两项必</w:t>
            </w:r>
            <w:r>
              <w:rPr>
                <w:rFonts w:hint="eastAsia"/>
              </w:rPr>
              <w:t>录</w:t>
            </w:r>
            <w:r>
              <w:t>一项</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ypmdwdz</w:t>
            </w:r>
          </w:p>
        </w:tc>
        <w:tc>
          <w:tcPr>
            <w:tcW w:w="2296" w:type="dxa"/>
          </w:tcPr>
          <w:p w:rsidR="005234D5" w:rsidRPr="00412C64" w:rsidRDefault="005234D5" w:rsidP="00B80918">
            <w:pPr>
              <w:rPr>
                <w:rFonts w:ascii="宋体" w:hAnsi="宋体"/>
              </w:rPr>
            </w:pPr>
            <w:r w:rsidRPr="005D6468">
              <w:rPr>
                <w:rFonts w:ascii="宋体" w:hAnsi="宋体" w:hint="eastAsia"/>
              </w:rPr>
              <w:t>经营、拍卖单位地址</w:t>
            </w:r>
          </w:p>
        </w:tc>
        <w:tc>
          <w:tcPr>
            <w:tcW w:w="721" w:type="dxa"/>
          </w:tcPr>
          <w:p w:rsidR="005234D5" w:rsidRPr="008E1477" w:rsidRDefault="005234D5" w:rsidP="00B80918">
            <w:pPr>
              <w:rPr>
                <w:rFonts w:ascii="宋体" w:hAnsi="宋体"/>
              </w:rPr>
            </w:pPr>
            <w:r>
              <w:rPr>
                <w:rFonts w:ascii="宋体" w:hAnsi="宋体" w:hint="eastAsia"/>
              </w:rPr>
              <w:t>80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ypmdwsbh</w:t>
            </w:r>
          </w:p>
        </w:tc>
        <w:tc>
          <w:tcPr>
            <w:tcW w:w="2296" w:type="dxa"/>
          </w:tcPr>
          <w:p w:rsidR="005234D5" w:rsidRPr="00412C64" w:rsidRDefault="005234D5" w:rsidP="00B80918">
            <w:pPr>
              <w:rPr>
                <w:rFonts w:ascii="宋体" w:hAnsi="宋体"/>
              </w:rPr>
            </w:pPr>
            <w:r w:rsidRPr="005D6468">
              <w:rPr>
                <w:rFonts w:ascii="宋体" w:hAnsi="宋体" w:hint="eastAsia"/>
              </w:rPr>
              <w:t>经营、拍卖单位纳税人识别号</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r>
              <w:rPr>
                <w:rFonts w:hint="eastAsia"/>
              </w:rPr>
              <w:t>与“</w:t>
            </w:r>
            <w:r w:rsidRPr="00F90592">
              <w:rPr>
                <w:rFonts w:hint="eastAsia"/>
              </w:rPr>
              <w:t>二手</w:t>
            </w:r>
            <w:r w:rsidRPr="00F90592">
              <w:t>车辆市场</w:t>
            </w:r>
            <w:r w:rsidRPr="00F90592">
              <w:rPr>
                <w:rFonts w:hint="eastAsia"/>
              </w:rPr>
              <w:t>纳税人识别号</w:t>
            </w:r>
            <w:r>
              <w:t>”</w:t>
            </w:r>
            <w:r>
              <w:rPr>
                <w:rFonts w:hint="eastAsia"/>
              </w:rPr>
              <w:t>两项必</w:t>
            </w:r>
            <w:r>
              <w:t>录一项</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ypmdwyhzh</w:t>
            </w:r>
          </w:p>
        </w:tc>
        <w:tc>
          <w:tcPr>
            <w:tcW w:w="2296" w:type="dxa"/>
          </w:tcPr>
          <w:p w:rsidR="005234D5" w:rsidRPr="00412C64" w:rsidRDefault="005234D5" w:rsidP="00B80918">
            <w:pPr>
              <w:rPr>
                <w:rFonts w:ascii="宋体" w:hAnsi="宋体"/>
              </w:rPr>
            </w:pPr>
            <w:r w:rsidRPr="005D6468">
              <w:rPr>
                <w:rFonts w:ascii="宋体" w:hAnsi="宋体" w:hint="eastAsia"/>
              </w:rPr>
              <w:t>经营、拍卖单位开户行、账号</w:t>
            </w:r>
          </w:p>
        </w:tc>
        <w:tc>
          <w:tcPr>
            <w:tcW w:w="721" w:type="dxa"/>
          </w:tcPr>
          <w:p w:rsidR="005234D5" w:rsidRPr="008E1477" w:rsidRDefault="005234D5" w:rsidP="00B80918">
            <w:pPr>
              <w:rPr>
                <w:rFonts w:ascii="宋体" w:hAnsi="宋体"/>
              </w:rPr>
            </w:pPr>
            <w:r>
              <w:rPr>
                <w:rFonts w:ascii="宋体" w:hAnsi="宋体" w:hint="eastAsia"/>
              </w:rPr>
              <w:t>120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ypmdwdh</w:t>
            </w:r>
          </w:p>
        </w:tc>
        <w:tc>
          <w:tcPr>
            <w:tcW w:w="2296" w:type="dxa"/>
          </w:tcPr>
          <w:p w:rsidR="005234D5" w:rsidRPr="00412C64" w:rsidRDefault="005234D5" w:rsidP="00B80918">
            <w:pPr>
              <w:rPr>
                <w:rFonts w:ascii="宋体" w:hAnsi="宋体"/>
              </w:rPr>
            </w:pPr>
            <w:r w:rsidRPr="005D6468">
              <w:rPr>
                <w:rFonts w:ascii="宋体" w:hAnsi="宋体" w:hint="eastAsia"/>
              </w:rPr>
              <w:t>经营、拍卖单位电话</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escscmc</w:t>
            </w:r>
          </w:p>
        </w:tc>
        <w:tc>
          <w:tcPr>
            <w:tcW w:w="2296" w:type="dxa"/>
          </w:tcPr>
          <w:p w:rsidR="005234D5" w:rsidRPr="00412C64" w:rsidRDefault="005234D5" w:rsidP="00B80918">
            <w:pPr>
              <w:rPr>
                <w:rFonts w:ascii="宋体" w:hAnsi="宋体"/>
              </w:rPr>
            </w:pPr>
            <w:r w:rsidRPr="005D6468">
              <w:rPr>
                <w:rFonts w:ascii="宋体" w:hAnsi="宋体" w:hint="eastAsia"/>
              </w:rPr>
              <w:t>二手车市场名称</w:t>
            </w:r>
          </w:p>
        </w:tc>
        <w:tc>
          <w:tcPr>
            <w:tcW w:w="721" w:type="dxa"/>
          </w:tcPr>
          <w:p w:rsidR="005234D5" w:rsidRPr="00412C64" w:rsidRDefault="005234D5" w:rsidP="00B80918">
            <w:pPr>
              <w:rPr>
                <w:rFonts w:ascii="宋体" w:hAnsi="宋体"/>
              </w:rPr>
            </w:pPr>
            <w:r>
              <w:rPr>
                <w:rFonts w:ascii="宋体" w:hAnsi="宋体" w:hint="eastAsia"/>
              </w:rPr>
              <w:t>80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Pr>
                <w:rFonts w:hint="eastAsia"/>
              </w:rPr>
              <w:t>与“</w:t>
            </w:r>
            <w:r w:rsidRPr="00F90592">
              <w:rPr>
                <w:rFonts w:hint="eastAsia"/>
              </w:rPr>
              <w:t>经营</w:t>
            </w:r>
            <w:r w:rsidRPr="00F90592">
              <w:t>、拍卖单位</w:t>
            </w:r>
            <w:r>
              <w:rPr>
                <w:rFonts w:hint="eastAsia"/>
              </w:rPr>
              <w:t>”</w:t>
            </w:r>
            <w:r>
              <w:t>两项必</w:t>
            </w:r>
            <w:r>
              <w:rPr>
                <w:rFonts w:hint="eastAsia"/>
              </w:rPr>
              <w:t>录</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escscsbh</w:t>
            </w:r>
          </w:p>
        </w:tc>
        <w:tc>
          <w:tcPr>
            <w:tcW w:w="2296" w:type="dxa"/>
          </w:tcPr>
          <w:p w:rsidR="005234D5" w:rsidRPr="00412C64" w:rsidRDefault="005234D5" w:rsidP="00B80918">
            <w:pPr>
              <w:rPr>
                <w:rFonts w:ascii="宋体" w:hAnsi="宋体"/>
              </w:rPr>
            </w:pPr>
            <w:r w:rsidRPr="005D6468">
              <w:rPr>
                <w:rFonts w:ascii="宋体" w:hAnsi="宋体" w:hint="eastAsia"/>
              </w:rPr>
              <w:t>二手车市场识别号</w:t>
            </w:r>
          </w:p>
        </w:tc>
        <w:tc>
          <w:tcPr>
            <w:tcW w:w="721" w:type="dxa"/>
          </w:tcPr>
          <w:p w:rsidR="005234D5" w:rsidRPr="00412C64" w:rsidRDefault="005234D5" w:rsidP="00B80918">
            <w:pPr>
              <w:rPr>
                <w:rFonts w:ascii="宋体" w:hAnsi="宋体"/>
              </w:rPr>
            </w:pPr>
            <w:r>
              <w:rPr>
                <w:rFonts w:ascii="宋体" w:hAnsi="宋体" w:hint="eastAsia"/>
              </w:rPr>
              <w:t>20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Pr>
                <w:rFonts w:hint="eastAsia"/>
              </w:rPr>
              <w:t>与“</w:t>
            </w:r>
            <w:r w:rsidRPr="00F90592">
              <w:rPr>
                <w:rFonts w:hint="eastAsia"/>
              </w:rPr>
              <w:t>经营</w:t>
            </w:r>
            <w:r w:rsidRPr="00F90592">
              <w:t>、拍卖单位</w:t>
            </w:r>
            <w:r w:rsidRPr="00F90592">
              <w:rPr>
                <w:rFonts w:hint="eastAsia"/>
              </w:rPr>
              <w:t>纳税人</w:t>
            </w:r>
            <w:r w:rsidRPr="00F90592">
              <w:t>识别号</w:t>
            </w:r>
            <w:r>
              <w:t>”</w:t>
            </w:r>
            <w:r>
              <w:rPr>
                <w:rFonts w:hint="eastAsia"/>
              </w:rPr>
              <w:t>两项必</w:t>
            </w:r>
            <w:r>
              <w:t>录一项</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escscdz</w:t>
            </w:r>
          </w:p>
        </w:tc>
        <w:tc>
          <w:tcPr>
            <w:tcW w:w="2296" w:type="dxa"/>
          </w:tcPr>
          <w:p w:rsidR="005234D5" w:rsidRPr="00412C64" w:rsidRDefault="005234D5" w:rsidP="00B80918">
            <w:pPr>
              <w:rPr>
                <w:rFonts w:ascii="宋体" w:hAnsi="宋体"/>
              </w:rPr>
            </w:pPr>
            <w:r w:rsidRPr="005D6468">
              <w:rPr>
                <w:rFonts w:ascii="宋体" w:hAnsi="宋体" w:hint="eastAsia"/>
              </w:rPr>
              <w:t>二手车市场地址</w:t>
            </w:r>
          </w:p>
        </w:tc>
        <w:tc>
          <w:tcPr>
            <w:tcW w:w="721" w:type="dxa"/>
          </w:tcPr>
          <w:p w:rsidR="005234D5" w:rsidRPr="00412C64" w:rsidRDefault="000B5320" w:rsidP="00B80918">
            <w:pPr>
              <w:rPr>
                <w:rFonts w:ascii="宋体" w:hAnsi="宋体"/>
              </w:rPr>
            </w:pPr>
            <w:r>
              <w:rPr>
                <w:rFonts w:ascii="宋体" w:hAnsi="宋体" w:hint="eastAsia"/>
              </w:rPr>
              <w:t>80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escscyhzh</w:t>
            </w:r>
          </w:p>
        </w:tc>
        <w:tc>
          <w:tcPr>
            <w:tcW w:w="2296" w:type="dxa"/>
          </w:tcPr>
          <w:p w:rsidR="005234D5" w:rsidRPr="00412C64" w:rsidRDefault="005234D5" w:rsidP="00B80918">
            <w:pPr>
              <w:rPr>
                <w:rFonts w:ascii="宋体" w:hAnsi="宋体"/>
              </w:rPr>
            </w:pPr>
            <w:r w:rsidRPr="005D6468">
              <w:rPr>
                <w:rFonts w:ascii="宋体" w:hAnsi="宋体" w:hint="eastAsia"/>
              </w:rPr>
              <w:t>二手车市场开户行、账号</w:t>
            </w:r>
          </w:p>
        </w:tc>
        <w:tc>
          <w:tcPr>
            <w:tcW w:w="721" w:type="dxa"/>
          </w:tcPr>
          <w:p w:rsidR="005234D5" w:rsidRPr="00412C64" w:rsidRDefault="000B5320" w:rsidP="00B80918">
            <w:pPr>
              <w:rPr>
                <w:rFonts w:ascii="宋体" w:hAnsi="宋体"/>
              </w:rPr>
            </w:pPr>
            <w:r>
              <w:rPr>
                <w:rFonts w:ascii="宋体" w:hAnsi="宋体" w:hint="eastAsia"/>
              </w:rPr>
              <w:t>120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escscdh</w:t>
            </w:r>
          </w:p>
        </w:tc>
        <w:tc>
          <w:tcPr>
            <w:tcW w:w="2296" w:type="dxa"/>
          </w:tcPr>
          <w:p w:rsidR="005234D5" w:rsidRPr="00412C64" w:rsidRDefault="005234D5" w:rsidP="00B80918">
            <w:pPr>
              <w:rPr>
                <w:rFonts w:ascii="宋体" w:hAnsi="宋体"/>
              </w:rPr>
            </w:pPr>
            <w:r w:rsidRPr="005D6468">
              <w:rPr>
                <w:rFonts w:ascii="宋体" w:hAnsi="宋体" w:hint="eastAsia"/>
              </w:rPr>
              <w:t>二手车市场电话</w:t>
            </w:r>
          </w:p>
        </w:tc>
        <w:tc>
          <w:tcPr>
            <w:tcW w:w="721" w:type="dxa"/>
          </w:tcPr>
          <w:p w:rsidR="005234D5" w:rsidRPr="00412C64" w:rsidRDefault="003217E2" w:rsidP="00B80918">
            <w:pPr>
              <w:rPr>
                <w:rFonts w:ascii="宋体" w:hAnsi="宋体"/>
              </w:rPr>
            </w:pPr>
            <w:r>
              <w:rPr>
                <w:rFonts w:ascii="宋体" w:hAnsi="宋体" w:hint="eastAsia"/>
              </w:rPr>
              <w:t>2</w:t>
            </w:r>
            <w:r w:rsidR="005234D5">
              <w:rPr>
                <w:rFonts w:ascii="宋体" w:hAnsi="宋体" w:hint="eastAsia"/>
              </w:rPr>
              <w:t>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cjhj</w:t>
            </w:r>
          </w:p>
        </w:tc>
        <w:tc>
          <w:tcPr>
            <w:tcW w:w="2296" w:type="dxa"/>
          </w:tcPr>
          <w:p w:rsidR="005234D5" w:rsidRPr="00412C64" w:rsidRDefault="005234D5" w:rsidP="00B80918">
            <w:pPr>
              <w:rPr>
                <w:rFonts w:ascii="宋体" w:hAnsi="宋体"/>
              </w:rPr>
            </w:pPr>
            <w:r w:rsidRPr="005D6468">
              <w:rPr>
                <w:rFonts w:ascii="宋体" w:hAnsi="宋体" w:hint="eastAsia"/>
              </w:rPr>
              <w:t>车价合计</w:t>
            </w:r>
          </w:p>
        </w:tc>
        <w:tc>
          <w:tcPr>
            <w:tcW w:w="721" w:type="dxa"/>
          </w:tcPr>
          <w:p w:rsidR="005234D5" w:rsidRPr="00412C64" w:rsidRDefault="005234D5" w:rsidP="00B80918">
            <w:pPr>
              <w:rPr>
                <w:rFonts w:ascii="宋体" w:hAnsi="宋体"/>
              </w:rPr>
            </w:pPr>
            <w:r>
              <w:rPr>
                <w:rFonts w:ascii="宋体" w:hAnsi="宋体" w:hint="eastAsia"/>
              </w:rPr>
              <w:t>12</w:t>
            </w:r>
          </w:p>
        </w:tc>
        <w:tc>
          <w:tcPr>
            <w:tcW w:w="695" w:type="dxa"/>
          </w:tcPr>
          <w:p w:rsidR="005234D5" w:rsidRPr="00412C64" w:rsidRDefault="005234D5" w:rsidP="00B80918">
            <w:pPr>
              <w:rPr>
                <w:rFonts w:ascii="宋体" w:hAnsi="宋体"/>
              </w:rPr>
            </w:pPr>
            <w:r>
              <w:rPr>
                <w:rFonts w:ascii="宋体" w:hAnsi="宋体" w:hint="eastAsia"/>
              </w:rPr>
              <w:t>是</w:t>
            </w:r>
          </w:p>
        </w:tc>
        <w:tc>
          <w:tcPr>
            <w:tcW w:w="2668" w:type="dxa"/>
          </w:tcPr>
          <w:p w:rsidR="005234D5" w:rsidRPr="00412C64" w:rsidRDefault="005234D5" w:rsidP="00B80918">
            <w:pPr>
              <w:rPr>
                <w:rFonts w:ascii="宋体" w:hAnsi="宋体"/>
              </w:rPr>
            </w:pPr>
            <w:r w:rsidRPr="00412C64">
              <w:rPr>
                <w:rFonts w:ascii="宋体" w:hAnsi="宋体" w:hint="eastAsia"/>
              </w:rPr>
              <w:t>单位：元</w:t>
            </w:r>
            <w:r>
              <w:rPr>
                <w:rFonts w:ascii="宋体" w:hAnsi="宋体" w:hint="eastAsia"/>
              </w:rPr>
              <w:t>（两位小数）</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hjse</w:t>
            </w:r>
          </w:p>
        </w:tc>
        <w:tc>
          <w:tcPr>
            <w:tcW w:w="2296" w:type="dxa"/>
          </w:tcPr>
          <w:p w:rsidR="005234D5" w:rsidRPr="00412C64" w:rsidRDefault="005234D5" w:rsidP="00B80918">
            <w:pPr>
              <w:rPr>
                <w:rFonts w:ascii="宋体" w:hAnsi="宋体"/>
              </w:rPr>
            </w:pPr>
            <w:r w:rsidRPr="005D6468">
              <w:rPr>
                <w:rFonts w:ascii="宋体" w:hAnsi="宋体" w:hint="eastAsia"/>
              </w:rPr>
              <w:t>合计税额</w:t>
            </w:r>
          </w:p>
        </w:tc>
        <w:tc>
          <w:tcPr>
            <w:tcW w:w="721" w:type="dxa"/>
          </w:tcPr>
          <w:p w:rsidR="005234D5" w:rsidRPr="00412C64" w:rsidRDefault="005234D5" w:rsidP="00B80918">
            <w:pPr>
              <w:rPr>
                <w:rFonts w:ascii="宋体" w:hAnsi="宋体"/>
              </w:rPr>
            </w:pPr>
            <w:r>
              <w:rPr>
                <w:rFonts w:ascii="宋体" w:hAnsi="宋体" w:hint="eastAsia"/>
              </w:rPr>
              <w:t>12</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Pr>
                <w:rFonts w:ascii="宋体" w:hAnsi="宋体" w:hint="eastAsia"/>
              </w:rPr>
              <w:t>固定为0</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Default="005234D5" w:rsidP="00B80918">
            <w:pPr>
              <w:rPr>
                <w:rFonts w:ascii="宋体" w:hAnsi="宋体"/>
                <w:szCs w:val="21"/>
              </w:rPr>
            </w:pPr>
            <w:r w:rsidRPr="005D6468">
              <w:rPr>
                <w:rFonts w:ascii="宋体" w:hAnsi="宋体"/>
                <w:szCs w:val="21"/>
              </w:rPr>
              <w:t>kpr</w:t>
            </w:r>
          </w:p>
        </w:tc>
        <w:tc>
          <w:tcPr>
            <w:tcW w:w="2296" w:type="dxa"/>
          </w:tcPr>
          <w:p w:rsidR="005234D5" w:rsidRPr="00412C64" w:rsidRDefault="005234D5" w:rsidP="00B80918">
            <w:pPr>
              <w:rPr>
                <w:rFonts w:ascii="宋体" w:hAnsi="宋体"/>
                <w:szCs w:val="21"/>
              </w:rPr>
            </w:pPr>
            <w:r w:rsidRPr="005D6468">
              <w:rPr>
                <w:rFonts w:ascii="宋体" w:hAnsi="宋体" w:hint="eastAsia"/>
                <w:szCs w:val="21"/>
              </w:rPr>
              <w:t>开票人</w:t>
            </w:r>
          </w:p>
        </w:tc>
        <w:tc>
          <w:tcPr>
            <w:tcW w:w="721" w:type="dxa"/>
          </w:tcPr>
          <w:p w:rsidR="005234D5" w:rsidRDefault="005234D5" w:rsidP="00B80918">
            <w:pPr>
              <w:rPr>
                <w:rFonts w:ascii="宋体" w:hAnsi="宋体"/>
              </w:rPr>
            </w:pPr>
            <w:r>
              <w:rPr>
                <w:rFonts w:ascii="宋体" w:hAnsi="宋体" w:hint="eastAsia"/>
              </w:rPr>
              <w:t>20</w:t>
            </w:r>
          </w:p>
        </w:tc>
        <w:tc>
          <w:tcPr>
            <w:tcW w:w="695" w:type="dxa"/>
          </w:tcPr>
          <w:p w:rsidR="005234D5" w:rsidRPr="00412C64" w:rsidRDefault="005234D5" w:rsidP="00B80918">
            <w:pPr>
              <w:rPr>
                <w:rFonts w:ascii="宋体" w:hAnsi="宋体"/>
              </w:rPr>
            </w:pPr>
            <w:r>
              <w:rPr>
                <w:rFonts w:ascii="宋体" w:hAnsi="宋体" w:hint="eastAsia"/>
              </w:rPr>
              <w:t>是</w:t>
            </w:r>
          </w:p>
        </w:tc>
        <w:tc>
          <w:tcPr>
            <w:tcW w:w="2668" w:type="dxa"/>
          </w:tcPr>
          <w:p w:rsidR="005234D5" w:rsidRPr="00412C64" w:rsidRDefault="005234D5" w:rsidP="00B80918">
            <w:pPr>
              <w:rPr>
                <w:rFonts w:ascii="宋体" w:hAnsi="宋体"/>
              </w:rPr>
            </w:pPr>
          </w:p>
        </w:tc>
      </w:tr>
      <w:tr w:rsidR="005234D5" w:rsidRPr="00412C64" w:rsidTr="00B80918">
        <w:tc>
          <w:tcPr>
            <w:tcW w:w="665" w:type="dxa"/>
          </w:tcPr>
          <w:p w:rsidR="005234D5" w:rsidRPr="00E7799D" w:rsidRDefault="005234D5" w:rsidP="00155A4C">
            <w:pPr>
              <w:pStyle w:val="af4"/>
              <w:numPr>
                <w:ilvl w:val="0"/>
                <w:numId w:val="45"/>
              </w:numPr>
              <w:ind w:firstLineChars="0"/>
              <w:jc w:val="center"/>
              <w:rPr>
                <w:rFonts w:ascii="宋体" w:hAnsi="宋体"/>
                <w:color w:val="0D0D0D" w:themeColor="text1" w:themeTint="F2"/>
              </w:rPr>
            </w:pPr>
          </w:p>
        </w:tc>
        <w:tc>
          <w:tcPr>
            <w:tcW w:w="1477" w:type="dxa"/>
          </w:tcPr>
          <w:p w:rsidR="005234D5" w:rsidRPr="00E7799D" w:rsidRDefault="005234D5" w:rsidP="00B80918">
            <w:pPr>
              <w:rPr>
                <w:rFonts w:ascii="宋体" w:hAnsi="宋体"/>
                <w:color w:val="0D0D0D" w:themeColor="text1" w:themeTint="F2"/>
                <w:szCs w:val="21"/>
              </w:rPr>
            </w:pPr>
            <w:r w:rsidRPr="00E7799D">
              <w:rPr>
                <w:rFonts w:ascii="宋体" w:hAnsi="宋体"/>
                <w:color w:val="0D0D0D" w:themeColor="text1" w:themeTint="F2"/>
                <w:szCs w:val="21"/>
              </w:rPr>
              <w:t>bz</w:t>
            </w:r>
          </w:p>
        </w:tc>
        <w:tc>
          <w:tcPr>
            <w:tcW w:w="2296" w:type="dxa"/>
          </w:tcPr>
          <w:p w:rsidR="005234D5" w:rsidRPr="00E7799D" w:rsidRDefault="005234D5" w:rsidP="00B80918">
            <w:pPr>
              <w:rPr>
                <w:rFonts w:ascii="宋体" w:hAnsi="宋体"/>
                <w:color w:val="0D0D0D" w:themeColor="text1" w:themeTint="F2"/>
                <w:szCs w:val="21"/>
              </w:rPr>
            </w:pPr>
            <w:r w:rsidRPr="00E7799D">
              <w:rPr>
                <w:rFonts w:ascii="宋体" w:hAnsi="宋体" w:hint="eastAsia"/>
                <w:color w:val="0D0D0D" w:themeColor="text1" w:themeTint="F2"/>
                <w:szCs w:val="21"/>
              </w:rPr>
              <w:t>备注</w:t>
            </w:r>
          </w:p>
        </w:tc>
        <w:tc>
          <w:tcPr>
            <w:tcW w:w="721" w:type="dxa"/>
          </w:tcPr>
          <w:p w:rsidR="005234D5" w:rsidRPr="00E7799D" w:rsidRDefault="00707D7C" w:rsidP="00B80918">
            <w:pPr>
              <w:rPr>
                <w:rFonts w:ascii="宋体" w:hAnsi="宋体"/>
                <w:color w:val="0D0D0D" w:themeColor="text1" w:themeTint="F2"/>
              </w:rPr>
            </w:pPr>
            <w:r>
              <w:rPr>
                <w:rFonts w:ascii="宋体" w:hAnsi="宋体" w:hint="eastAsia"/>
                <w:color w:val="0D0D0D" w:themeColor="text1" w:themeTint="F2"/>
              </w:rPr>
              <w:t>186</w:t>
            </w:r>
          </w:p>
        </w:tc>
        <w:tc>
          <w:tcPr>
            <w:tcW w:w="695" w:type="dxa"/>
          </w:tcPr>
          <w:p w:rsidR="005234D5" w:rsidRPr="00E7799D" w:rsidRDefault="005234D5" w:rsidP="00B80918">
            <w:pPr>
              <w:rPr>
                <w:rFonts w:ascii="宋体" w:hAnsi="宋体"/>
                <w:color w:val="0D0D0D" w:themeColor="text1" w:themeTint="F2"/>
              </w:rPr>
            </w:pPr>
          </w:p>
        </w:tc>
        <w:tc>
          <w:tcPr>
            <w:tcW w:w="2668" w:type="dxa"/>
          </w:tcPr>
          <w:p w:rsidR="005234D5" w:rsidRPr="00E7799D" w:rsidRDefault="005234D5" w:rsidP="00B80918">
            <w:pPr>
              <w:rPr>
                <w:rFonts w:ascii="宋体" w:hAnsi="宋体"/>
                <w:color w:val="0D0D0D" w:themeColor="text1" w:themeTint="F2"/>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1B63FD">
              <w:rPr>
                <w:rFonts w:ascii="宋体" w:hAnsi="宋体"/>
                <w:szCs w:val="21"/>
              </w:rPr>
              <w:t>cgswspzhm</w:t>
            </w:r>
          </w:p>
        </w:tc>
        <w:tc>
          <w:tcPr>
            <w:tcW w:w="2296" w:type="dxa"/>
          </w:tcPr>
          <w:p w:rsidR="005234D5" w:rsidRPr="00412C64" w:rsidRDefault="005234D5" w:rsidP="00B80918">
            <w:pPr>
              <w:rPr>
                <w:rFonts w:ascii="宋体" w:hAnsi="宋体"/>
              </w:rPr>
            </w:pPr>
            <w:proofErr w:type="gramStart"/>
            <w:r w:rsidRPr="00032862">
              <w:rPr>
                <w:rFonts w:ascii="宋体" w:hAnsi="宋体" w:hint="eastAsia"/>
              </w:rPr>
              <w:t>车购税完税</w:t>
            </w:r>
            <w:proofErr w:type="gramEnd"/>
            <w:r w:rsidRPr="00032862">
              <w:rPr>
                <w:rFonts w:ascii="宋体" w:hAnsi="宋体" w:hint="eastAsia"/>
              </w:rPr>
              <w:t>凭证号码</w:t>
            </w:r>
          </w:p>
        </w:tc>
        <w:tc>
          <w:tcPr>
            <w:tcW w:w="721" w:type="dxa"/>
          </w:tcPr>
          <w:p w:rsidR="005234D5" w:rsidRPr="00412C64" w:rsidRDefault="005234D5" w:rsidP="00B80918">
            <w:pPr>
              <w:rPr>
                <w:rFonts w:ascii="宋体" w:hAnsi="宋体"/>
              </w:rPr>
            </w:pPr>
            <w:r>
              <w:rPr>
                <w:rFonts w:ascii="宋体" w:hAnsi="宋体" w:hint="eastAsia"/>
              </w:rPr>
              <w:t>100</w:t>
            </w:r>
          </w:p>
        </w:tc>
        <w:tc>
          <w:tcPr>
            <w:tcW w:w="695" w:type="dxa"/>
          </w:tcPr>
          <w:p w:rsidR="005234D5" w:rsidRPr="00412C64" w:rsidRDefault="005234D5" w:rsidP="00B80918">
            <w:pPr>
              <w:rPr>
                <w:rFonts w:ascii="宋体" w:hAnsi="宋体"/>
              </w:rPr>
            </w:pPr>
            <w:r>
              <w:rPr>
                <w:rFonts w:ascii="宋体" w:hAnsi="宋体" w:hint="eastAsia"/>
              </w:rPr>
              <w:t>否</w:t>
            </w:r>
          </w:p>
        </w:tc>
        <w:tc>
          <w:tcPr>
            <w:tcW w:w="2668" w:type="dxa"/>
          </w:tcPr>
          <w:p w:rsidR="005234D5" w:rsidRPr="00412C64"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032862">
              <w:rPr>
                <w:rFonts w:ascii="宋体" w:hAnsi="宋体"/>
                <w:szCs w:val="21"/>
              </w:rPr>
              <w:t>kpbs</w:t>
            </w:r>
          </w:p>
        </w:tc>
        <w:tc>
          <w:tcPr>
            <w:tcW w:w="2296" w:type="dxa"/>
          </w:tcPr>
          <w:p w:rsidR="005234D5" w:rsidRPr="00412C64" w:rsidRDefault="005234D5" w:rsidP="00B80918">
            <w:pPr>
              <w:rPr>
                <w:rFonts w:ascii="宋体" w:hAnsi="宋体"/>
              </w:rPr>
            </w:pPr>
            <w:r w:rsidRPr="00032862">
              <w:rPr>
                <w:rFonts w:ascii="宋体" w:hAnsi="宋体" w:hint="eastAsia"/>
              </w:rPr>
              <w:t>开票标识</w:t>
            </w:r>
          </w:p>
        </w:tc>
        <w:tc>
          <w:tcPr>
            <w:tcW w:w="721" w:type="dxa"/>
          </w:tcPr>
          <w:p w:rsidR="005234D5" w:rsidRPr="00412C64" w:rsidRDefault="005234D5" w:rsidP="00B80918">
            <w:pPr>
              <w:rPr>
                <w:rFonts w:ascii="宋体" w:hAnsi="宋体"/>
              </w:rPr>
            </w:pPr>
            <w:r>
              <w:rPr>
                <w:rFonts w:ascii="宋体" w:hAnsi="宋体" w:hint="eastAsia"/>
              </w:rPr>
              <w:t>1</w:t>
            </w:r>
          </w:p>
        </w:tc>
        <w:tc>
          <w:tcPr>
            <w:tcW w:w="695" w:type="dxa"/>
          </w:tcPr>
          <w:p w:rsidR="005234D5" w:rsidRPr="00412C64" w:rsidRDefault="005234D5" w:rsidP="00B80918">
            <w:pPr>
              <w:rPr>
                <w:rFonts w:ascii="宋体" w:hAnsi="宋体"/>
              </w:rPr>
            </w:pPr>
            <w:r>
              <w:rPr>
                <w:rFonts w:ascii="宋体" w:hAnsi="宋体" w:hint="eastAsia"/>
              </w:rPr>
              <w:t xml:space="preserve">否 </w:t>
            </w:r>
          </w:p>
        </w:tc>
        <w:tc>
          <w:tcPr>
            <w:tcW w:w="2668" w:type="dxa"/>
          </w:tcPr>
          <w:p w:rsidR="005234D5" w:rsidRPr="00412C64" w:rsidRDefault="005234D5" w:rsidP="00B80918">
            <w:pPr>
              <w:rPr>
                <w:rFonts w:ascii="宋体" w:hAnsi="宋体"/>
              </w:rPr>
            </w:pPr>
            <w:r w:rsidRPr="00862F95">
              <w:rPr>
                <w:rFonts w:ascii="宋体" w:hAnsi="宋体" w:hint="eastAsia"/>
              </w:rPr>
              <w:t>0未开票、1已开票</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zzsbz</w:t>
            </w:r>
          </w:p>
        </w:tc>
        <w:tc>
          <w:tcPr>
            <w:tcW w:w="2296" w:type="dxa"/>
          </w:tcPr>
          <w:p w:rsidR="005234D5" w:rsidRPr="00412C64" w:rsidRDefault="005234D5" w:rsidP="00B80918">
            <w:pPr>
              <w:rPr>
                <w:rFonts w:ascii="宋体" w:hAnsi="宋体"/>
              </w:rPr>
            </w:pPr>
            <w:r w:rsidRPr="00862F95">
              <w:rPr>
                <w:rFonts w:ascii="宋体" w:hAnsi="宋体" w:hint="eastAsia"/>
              </w:rPr>
              <w:t>增值税标志</w:t>
            </w:r>
          </w:p>
        </w:tc>
        <w:tc>
          <w:tcPr>
            <w:tcW w:w="721" w:type="dxa"/>
          </w:tcPr>
          <w:p w:rsidR="005234D5" w:rsidRPr="00412C64" w:rsidRDefault="005234D5" w:rsidP="00B80918">
            <w:pPr>
              <w:rPr>
                <w:rFonts w:ascii="宋体" w:hAnsi="宋体"/>
              </w:rPr>
            </w:pPr>
            <w:r>
              <w:rPr>
                <w:rFonts w:ascii="宋体" w:hAnsi="宋体" w:hint="eastAsia"/>
              </w:rPr>
              <w:t>1</w:t>
            </w:r>
          </w:p>
        </w:tc>
        <w:tc>
          <w:tcPr>
            <w:tcW w:w="695" w:type="dxa"/>
          </w:tcPr>
          <w:p w:rsidR="005234D5" w:rsidRPr="00412C64" w:rsidRDefault="005234D5" w:rsidP="00B80918">
            <w:pPr>
              <w:rPr>
                <w:rFonts w:ascii="宋体" w:hAnsi="宋体"/>
              </w:rPr>
            </w:pPr>
            <w:r>
              <w:rPr>
                <w:rFonts w:ascii="宋体" w:hAnsi="宋体" w:hint="eastAsia"/>
              </w:rPr>
              <w:t>否</w:t>
            </w:r>
          </w:p>
        </w:tc>
        <w:tc>
          <w:tcPr>
            <w:tcW w:w="2668" w:type="dxa"/>
          </w:tcPr>
          <w:p w:rsidR="005234D5" w:rsidRPr="00412C64" w:rsidRDefault="005234D5" w:rsidP="00B80918">
            <w:pPr>
              <w:rPr>
                <w:rFonts w:ascii="宋体" w:hAnsi="宋体"/>
              </w:rPr>
            </w:pPr>
            <w:r w:rsidRPr="007429B0">
              <w:rPr>
                <w:rFonts w:ascii="宋体" w:hAnsi="宋体" w:hint="eastAsia"/>
              </w:rPr>
              <w:t>0免征增值税、1不征增值税</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ykfpdm</w:t>
            </w:r>
          </w:p>
        </w:tc>
        <w:tc>
          <w:tcPr>
            <w:tcW w:w="2296" w:type="dxa"/>
          </w:tcPr>
          <w:p w:rsidR="005234D5" w:rsidRPr="00412C64" w:rsidRDefault="005234D5" w:rsidP="00B80918">
            <w:pPr>
              <w:rPr>
                <w:rFonts w:ascii="宋体" w:hAnsi="宋体"/>
              </w:rPr>
            </w:pPr>
            <w:r w:rsidRPr="00862F95">
              <w:rPr>
                <w:rFonts w:ascii="宋体" w:hAnsi="宋体" w:hint="eastAsia"/>
              </w:rPr>
              <w:t>已开发票代码</w:t>
            </w:r>
          </w:p>
        </w:tc>
        <w:tc>
          <w:tcPr>
            <w:tcW w:w="721" w:type="dxa"/>
          </w:tcPr>
          <w:p w:rsidR="005234D5" w:rsidRPr="00412C64" w:rsidRDefault="005234D5" w:rsidP="00B80918">
            <w:pPr>
              <w:rPr>
                <w:rFonts w:ascii="宋体" w:hAnsi="宋体"/>
              </w:rPr>
            </w:pPr>
            <w:r>
              <w:rPr>
                <w:rFonts w:ascii="宋体" w:hAnsi="宋体" w:hint="eastAsia"/>
              </w:rPr>
              <w:t>12</w:t>
            </w:r>
          </w:p>
        </w:tc>
        <w:tc>
          <w:tcPr>
            <w:tcW w:w="695" w:type="dxa"/>
          </w:tcPr>
          <w:p w:rsidR="005234D5" w:rsidRPr="00412C64" w:rsidRDefault="005234D5" w:rsidP="00B80918">
            <w:pPr>
              <w:rPr>
                <w:rFonts w:ascii="宋体" w:hAnsi="宋体"/>
              </w:rPr>
            </w:pPr>
            <w:r>
              <w:rPr>
                <w:rFonts w:ascii="宋体" w:hAnsi="宋体" w:hint="eastAsia"/>
              </w:rPr>
              <w:t>否</w:t>
            </w:r>
          </w:p>
        </w:tc>
        <w:tc>
          <w:tcPr>
            <w:tcW w:w="2668" w:type="dxa"/>
          </w:tcPr>
          <w:p w:rsidR="005234D5" w:rsidRPr="00412C64" w:rsidRDefault="005234D5" w:rsidP="00B80918">
            <w:pPr>
              <w:rPr>
                <w:rFonts w:ascii="宋体" w:hAnsi="宋体"/>
              </w:rPr>
            </w:pPr>
            <w:r w:rsidRPr="007429B0">
              <w:rPr>
                <w:rFonts w:ascii="宋体" w:hAnsi="宋体" w:hint="eastAsia"/>
              </w:rPr>
              <w:t>原有增值税发票代码</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ykfphm</w:t>
            </w:r>
          </w:p>
        </w:tc>
        <w:tc>
          <w:tcPr>
            <w:tcW w:w="2296" w:type="dxa"/>
          </w:tcPr>
          <w:p w:rsidR="005234D5" w:rsidRPr="00412C64" w:rsidRDefault="005234D5" w:rsidP="00B80918">
            <w:pPr>
              <w:rPr>
                <w:rFonts w:ascii="宋体" w:hAnsi="宋体"/>
              </w:rPr>
            </w:pPr>
            <w:r w:rsidRPr="00862F95">
              <w:rPr>
                <w:rFonts w:ascii="宋体" w:hAnsi="宋体" w:hint="eastAsia"/>
              </w:rPr>
              <w:t>已开发票号码</w:t>
            </w:r>
          </w:p>
        </w:tc>
        <w:tc>
          <w:tcPr>
            <w:tcW w:w="721" w:type="dxa"/>
          </w:tcPr>
          <w:p w:rsidR="005234D5" w:rsidRPr="00412C64" w:rsidRDefault="005234D5" w:rsidP="00B80918">
            <w:pPr>
              <w:rPr>
                <w:rFonts w:ascii="宋体" w:hAnsi="宋体"/>
              </w:rPr>
            </w:pPr>
            <w:r>
              <w:rPr>
                <w:rFonts w:ascii="宋体" w:hAnsi="宋体" w:hint="eastAsia"/>
              </w:rPr>
              <w:t>8</w:t>
            </w:r>
          </w:p>
        </w:tc>
        <w:tc>
          <w:tcPr>
            <w:tcW w:w="695" w:type="dxa"/>
          </w:tcPr>
          <w:p w:rsidR="005234D5" w:rsidRPr="00412C64" w:rsidRDefault="005234D5" w:rsidP="00B80918">
            <w:pPr>
              <w:rPr>
                <w:rFonts w:ascii="宋体" w:hAnsi="宋体"/>
              </w:rPr>
            </w:pPr>
            <w:r>
              <w:rPr>
                <w:rFonts w:ascii="宋体" w:hAnsi="宋体" w:hint="eastAsia"/>
              </w:rPr>
              <w:t>否</w:t>
            </w:r>
          </w:p>
        </w:tc>
        <w:tc>
          <w:tcPr>
            <w:tcW w:w="2668" w:type="dxa"/>
          </w:tcPr>
          <w:p w:rsidR="005234D5" w:rsidRPr="00412C64" w:rsidRDefault="005234D5" w:rsidP="00B80918">
            <w:pPr>
              <w:rPr>
                <w:rFonts w:ascii="宋体" w:hAnsi="宋体"/>
              </w:rPr>
            </w:pPr>
            <w:r w:rsidRPr="007429B0">
              <w:rPr>
                <w:rFonts w:ascii="宋体" w:hAnsi="宋体" w:hint="eastAsia"/>
              </w:rPr>
              <w:t>原有增值税发票号码</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ykpxse</w:t>
            </w:r>
          </w:p>
        </w:tc>
        <w:tc>
          <w:tcPr>
            <w:tcW w:w="2296" w:type="dxa"/>
          </w:tcPr>
          <w:p w:rsidR="005234D5" w:rsidRPr="00412C64" w:rsidRDefault="005234D5" w:rsidP="00B80918">
            <w:pPr>
              <w:rPr>
                <w:rFonts w:ascii="宋体" w:hAnsi="宋体"/>
              </w:rPr>
            </w:pPr>
            <w:r w:rsidRPr="00862F95">
              <w:rPr>
                <w:rFonts w:ascii="宋体" w:hAnsi="宋体" w:hint="eastAsia"/>
              </w:rPr>
              <w:t>已开票销售额</w:t>
            </w:r>
          </w:p>
        </w:tc>
        <w:tc>
          <w:tcPr>
            <w:tcW w:w="721" w:type="dxa"/>
          </w:tcPr>
          <w:p w:rsidR="005234D5" w:rsidRPr="00412C64" w:rsidRDefault="005234D5" w:rsidP="00B80918">
            <w:pPr>
              <w:rPr>
                <w:rFonts w:ascii="宋体" w:hAnsi="宋体"/>
              </w:rPr>
            </w:pPr>
            <w:r>
              <w:rPr>
                <w:rFonts w:ascii="宋体" w:hAnsi="宋体" w:hint="eastAsia"/>
              </w:rPr>
              <w:t>20</w:t>
            </w:r>
          </w:p>
        </w:tc>
        <w:tc>
          <w:tcPr>
            <w:tcW w:w="695" w:type="dxa"/>
          </w:tcPr>
          <w:p w:rsidR="005234D5" w:rsidRPr="00412C64" w:rsidRDefault="005234D5" w:rsidP="00B80918">
            <w:pPr>
              <w:rPr>
                <w:rFonts w:ascii="宋体" w:hAnsi="宋体"/>
              </w:rPr>
            </w:pPr>
            <w:r>
              <w:rPr>
                <w:rFonts w:ascii="宋体" w:hAnsi="宋体" w:hint="eastAsia"/>
              </w:rPr>
              <w:t>否</w:t>
            </w:r>
          </w:p>
        </w:tc>
        <w:tc>
          <w:tcPr>
            <w:tcW w:w="2668" w:type="dxa"/>
          </w:tcPr>
          <w:p w:rsidR="005234D5" w:rsidRPr="00412C64"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ykpsl</w:t>
            </w:r>
          </w:p>
        </w:tc>
        <w:tc>
          <w:tcPr>
            <w:tcW w:w="2296" w:type="dxa"/>
          </w:tcPr>
          <w:p w:rsidR="005234D5" w:rsidRPr="00412C64" w:rsidRDefault="005234D5" w:rsidP="00B80918">
            <w:pPr>
              <w:rPr>
                <w:rFonts w:ascii="宋体" w:hAnsi="宋体"/>
              </w:rPr>
            </w:pPr>
            <w:r w:rsidRPr="00862F95">
              <w:rPr>
                <w:rFonts w:ascii="宋体" w:hAnsi="宋体" w:hint="eastAsia"/>
              </w:rPr>
              <w:t>已开票税率</w:t>
            </w:r>
          </w:p>
        </w:tc>
        <w:tc>
          <w:tcPr>
            <w:tcW w:w="721" w:type="dxa"/>
          </w:tcPr>
          <w:p w:rsidR="005234D5" w:rsidRPr="00412C64" w:rsidRDefault="005234D5" w:rsidP="00B80918">
            <w:pPr>
              <w:rPr>
                <w:rFonts w:ascii="宋体" w:hAnsi="宋体"/>
              </w:rPr>
            </w:pPr>
            <w:r>
              <w:rPr>
                <w:rFonts w:ascii="宋体" w:hAnsi="宋体" w:hint="eastAsia"/>
              </w:rPr>
              <w:t>20</w:t>
            </w:r>
          </w:p>
        </w:tc>
        <w:tc>
          <w:tcPr>
            <w:tcW w:w="695" w:type="dxa"/>
          </w:tcPr>
          <w:p w:rsidR="005234D5" w:rsidRPr="00412C64" w:rsidRDefault="005234D5" w:rsidP="00B80918">
            <w:pPr>
              <w:rPr>
                <w:rFonts w:ascii="宋体" w:hAnsi="宋体"/>
              </w:rPr>
            </w:pPr>
            <w:r>
              <w:rPr>
                <w:rFonts w:ascii="宋体" w:hAnsi="宋体" w:hint="eastAsia"/>
              </w:rPr>
              <w:t>否</w:t>
            </w:r>
          </w:p>
        </w:tc>
        <w:tc>
          <w:tcPr>
            <w:tcW w:w="2668" w:type="dxa"/>
          </w:tcPr>
          <w:p w:rsidR="005234D5" w:rsidRPr="00412C64"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ykpse</w:t>
            </w:r>
          </w:p>
        </w:tc>
        <w:tc>
          <w:tcPr>
            <w:tcW w:w="2296" w:type="dxa"/>
          </w:tcPr>
          <w:p w:rsidR="005234D5" w:rsidRPr="008E1477" w:rsidRDefault="005234D5" w:rsidP="00B80918">
            <w:pPr>
              <w:rPr>
                <w:rFonts w:ascii="宋体" w:hAnsi="宋体"/>
              </w:rPr>
            </w:pPr>
            <w:r w:rsidRPr="00862F95">
              <w:rPr>
                <w:rFonts w:ascii="宋体" w:hAnsi="宋体" w:hint="eastAsia"/>
              </w:rPr>
              <w:t>已开票税额</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r>
              <w:rPr>
                <w:rFonts w:ascii="宋体" w:hAnsi="宋体" w:hint="eastAsia"/>
              </w:rPr>
              <w:t>否</w:t>
            </w:r>
          </w:p>
        </w:tc>
        <w:tc>
          <w:tcPr>
            <w:tcW w:w="2668" w:type="dxa"/>
          </w:tcPr>
          <w:p w:rsidR="005234D5" w:rsidRPr="008E1477"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kjwspzbs</w:t>
            </w:r>
          </w:p>
        </w:tc>
        <w:tc>
          <w:tcPr>
            <w:tcW w:w="2296" w:type="dxa"/>
          </w:tcPr>
          <w:p w:rsidR="005234D5" w:rsidRPr="008E1477" w:rsidRDefault="005234D5" w:rsidP="00B80918">
            <w:pPr>
              <w:rPr>
                <w:rFonts w:ascii="宋体" w:hAnsi="宋体"/>
              </w:rPr>
            </w:pPr>
            <w:r w:rsidRPr="00862F95">
              <w:rPr>
                <w:rFonts w:ascii="宋体" w:hAnsi="宋体" w:hint="eastAsia"/>
              </w:rPr>
              <w:t>开具完税证明标识</w:t>
            </w:r>
          </w:p>
        </w:tc>
        <w:tc>
          <w:tcPr>
            <w:tcW w:w="721" w:type="dxa"/>
          </w:tcPr>
          <w:p w:rsidR="005234D5" w:rsidRPr="008E1477" w:rsidRDefault="005234D5" w:rsidP="00B80918">
            <w:pPr>
              <w:rPr>
                <w:rFonts w:ascii="宋体" w:hAnsi="宋体"/>
              </w:rPr>
            </w:pPr>
            <w:r>
              <w:rPr>
                <w:rFonts w:ascii="宋体" w:hAnsi="宋体" w:hint="eastAsia"/>
              </w:rPr>
              <w:t>1</w:t>
            </w:r>
          </w:p>
        </w:tc>
        <w:tc>
          <w:tcPr>
            <w:tcW w:w="695" w:type="dxa"/>
          </w:tcPr>
          <w:p w:rsidR="005234D5" w:rsidRPr="008E1477" w:rsidRDefault="005234D5" w:rsidP="00B80918">
            <w:pPr>
              <w:rPr>
                <w:rFonts w:ascii="宋体" w:hAnsi="宋体"/>
              </w:rPr>
            </w:pPr>
            <w:r>
              <w:rPr>
                <w:rFonts w:ascii="宋体" w:hAnsi="宋体" w:hint="eastAsia"/>
              </w:rPr>
              <w:t>否</w:t>
            </w:r>
          </w:p>
        </w:tc>
        <w:tc>
          <w:tcPr>
            <w:tcW w:w="2668" w:type="dxa"/>
          </w:tcPr>
          <w:p w:rsidR="005234D5" w:rsidRPr="008E1477" w:rsidRDefault="005234D5" w:rsidP="00B80918">
            <w:pPr>
              <w:rPr>
                <w:rFonts w:ascii="宋体" w:hAnsi="宋体"/>
              </w:rPr>
            </w:pPr>
            <w:r w:rsidRPr="00003E22">
              <w:rPr>
                <w:rFonts w:ascii="宋体" w:hAnsi="宋体" w:hint="eastAsia"/>
              </w:rPr>
              <w:t>0为未开、1为已开</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zzswspzhm</w:t>
            </w:r>
          </w:p>
        </w:tc>
        <w:tc>
          <w:tcPr>
            <w:tcW w:w="2296" w:type="dxa"/>
          </w:tcPr>
          <w:p w:rsidR="005234D5" w:rsidRPr="008E1477" w:rsidRDefault="005234D5" w:rsidP="00B80918">
            <w:pPr>
              <w:rPr>
                <w:rFonts w:ascii="宋体" w:hAnsi="宋体"/>
              </w:rPr>
            </w:pPr>
            <w:r w:rsidRPr="00862F95">
              <w:rPr>
                <w:rFonts w:ascii="宋体" w:hAnsi="宋体" w:hint="eastAsia"/>
              </w:rPr>
              <w:t>增值税完税凭证号</w:t>
            </w:r>
          </w:p>
        </w:tc>
        <w:tc>
          <w:tcPr>
            <w:tcW w:w="721" w:type="dxa"/>
          </w:tcPr>
          <w:p w:rsidR="005234D5" w:rsidRPr="008E1477" w:rsidRDefault="005234D5" w:rsidP="00B80918">
            <w:pPr>
              <w:rPr>
                <w:rFonts w:ascii="宋体" w:hAnsi="宋体"/>
              </w:rPr>
            </w:pPr>
            <w:r>
              <w:rPr>
                <w:rFonts w:ascii="宋体" w:hAnsi="宋体" w:hint="eastAsia"/>
              </w:rPr>
              <w:t>100</w:t>
            </w:r>
          </w:p>
        </w:tc>
        <w:tc>
          <w:tcPr>
            <w:tcW w:w="695" w:type="dxa"/>
          </w:tcPr>
          <w:p w:rsidR="005234D5" w:rsidRPr="008E1477" w:rsidRDefault="005234D5" w:rsidP="00B80918">
            <w:pPr>
              <w:rPr>
                <w:rFonts w:ascii="宋体" w:hAnsi="宋体"/>
              </w:rPr>
            </w:pPr>
            <w:r>
              <w:rPr>
                <w:rFonts w:ascii="宋体" w:hAnsi="宋体" w:hint="eastAsia"/>
              </w:rPr>
              <w:t>否</w:t>
            </w:r>
          </w:p>
        </w:tc>
        <w:tc>
          <w:tcPr>
            <w:tcW w:w="2668" w:type="dxa"/>
          </w:tcPr>
          <w:p w:rsidR="005234D5" w:rsidRPr="008E1477"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862F95" w:rsidRDefault="005234D5" w:rsidP="00B80918">
            <w:pPr>
              <w:rPr>
                <w:rFonts w:ascii="宋体" w:hAnsi="宋体"/>
                <w:szCs w:val="21"/>
              </w:rPr>
            </w:pPr>
            <w:r w:rsidRPr="00862F95">
              <w:rPr>
                <w:rFonts w:ascii="宋体" w:hAnsi="宋体"/>
                <w:szCs w:val="21"/>
              </w:rPr>
              <w:t>wspzxse</w:t>
            </w:r>
          </w:p>
        </w:tc>
        <w:tc>
          <w:tcPr>
            <w:tcW w:w="2296" w:type="dxa"/>
          </w:tcPr>
          <w:p w:rsidR="005234D5" w:rsidRPr="00862F95" w:rsidRDefault="005234D5" w:rsidP="00B80918">
            <w:pPr>
              <w:rPr>
                <w:rFonts w:ascii="宋体" w:hAnsi="宋体"/>
              </w:rPr>
            </w:pPr>
            <w:r w:rsidRPr="00862F95">
              <w:rPr>
                <w:rFonts w:ascii="宋体" w:hAnsi="宋体" w:hint="eastAsia"/>
              </w:rPr>
              <w:t>完税凭证销售额</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r>
              <w:rPr>
                <w:rFonts w:ascii="宋体" w:hAnsi="宋体" w:hint="eastAsia"/>
              </w:rPr>
              <w:t>否</w:t>
            </w:r>
          </w:p>
        </w:tc>
        <w:tc>
          <w:tcPr>
            <w:tcW w:w="2668" w:type="dxa"/>
          </w:tcPr>
          <w:p w:rsidR="005234D5" w:rsidRPr="008E1477"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862F95" w:rsidRDefault="005234D5" w:rsidP="00B80918">
            <w:pPr>
              <w:rPr>
                <w:rFonts w:ascii="宋体" w:hAnsi="宋体"/>
                <w:szCs w:val="21"/>
              </w:rPr>
            </w:pPr>
            <w:r w:rsidRPr="00862F95">
              <w:rPr>
                <w:rFonts w:ascii="宋体" w:hAnsi="宋体"/>
                <w:szCs w:val="21"/>
              </w:rPr>
              <w:t>wspzsl</w:t>
            </w:r>
          </w:p>
        </w:tc>
        <w:tc>
          <w:tcPr>
            <w:tcW w:w="2296" w:type="dxa"/>
          </w:tcPr>
          <w:p w:rsidR="005234D5" w:rsidRPr="00862F95" w:rsidRDefault="005234D5" w:rsidP="00B80918">
            <w:pPr>
              <w:rPr>
                <w:rFonts w:ascii="宋体" w:hAnsi="宋体"/>
              </w:rPr>
            </w:pPr>
            <w:r w:rsidRPr="00862F95">
              <w:rPr>
                <w:rFonts w:ascii="宋体" w:hAnsi="宋体" w:hint="eastAsia"/>
              </w:rPr>
              <w:t>完税凭证税率</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r>
              <w:rPr>
                <w:rFonts w:ascii="宋体" w:hAnsi="宋体" w:hint="eastAsia"/>
              </w:rPr>
              <w:t>否</w:t>
            </w:r>
          </w:p>
        </w:tc>
        <w:tc>
          <w:tcPr>
            <w:tcW w:w="2668" w:type="dxa"/>
          </w:tcPr>
          <w:p w:rsidR="005234D5" w:rsidRPr="008E1477"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862F95" w:rsidRDefault="005234D5" w:rsidP="00B80918">
            <w:pPr>
              <w:rPr>
                <w:rFonts w:ascii="宋体" w:hAnsi="宋体"/>
                <w:szCs w:val="21"/>
              </w:rPr>
            </w:pPr>
            <w:r w:rsidRPr="00862F95">
              <w:rPr>
                <w:rFonts w:ascii="宋体" w:hAnsi="宋体"/>
                <w:szCs w:val="21"/>
              </w:rPr>
              <w:t>wspzse</w:t>
            </w:r>
          </w:p>
        </w:tc>
        <w:tc>
          <w:tcPr>
            <w:tcW w:w="2296" w:type="dxa"/>
          </w:tcPr>
          <w:p w:rsidR="005234D5" w:rsidRPr="00862F95" w:rsidRDefault="005234D5" w:rsidP="00B80918">
            <w:pPr>
              <w:rPr>
                <w:rFonts w:ascii="宋体" w:hAnsi="宋体"/>
              </w:rPr>
            </w:pPr>
            <w:r w:rsidRPr="00862F95">
              <w:rPr>
                <w:rFonts w:ascii="宋体" w:hAnsi="宋体" w:hint="eastAsia"/>
              </w:rPr>
              <w:t>完税凭证税额</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r>
              <w:rPr>
                <w:rFonts w:ascii="宋体" w:hAnsi="宋体" w:hint="eastAsia"/>
              </w:rPr>
              <w:t>否</w:t>
            </w:r>
          </w:p>
        </w:tc>
        <w:tc>
          <w:tcPr>
            <w:tcW w:w="2668" w:type="dxa"/>
          </w:tcPr>
          <w:p w:rsidR="005234D5" w:rsidRPr="008E1477" w:rsidRDefault="005234D5" w:rsidP="00B80918">
            <w:pPr>
              <w:rPr>
                <w:rFonts w:ascii="宋体" w:hAnsi="宋体"/>
              </w:rPr>
            </w:pP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spbm</w:t>
            </w:r>
          </w:p>
        </w:tc>
        <w:tc>
          <w:tcPr>
            <w:tcW w:w="2296" w:type="dxa"/>
          </w:tcPr>
          <w:p w:rsidR="005234D5" w:rsidRPr="007B7C86" w:rsidRDefault="005234D5" w:rsidP="00B80918">
            <w:pPr>
              <w:rPr>
                <w:rFonts w:ascii="宋体" w:hAnsi="宋体"/>
                <w:szCs w:val="21"/>
              </w:rPr>
            </w:pPr>
            <w:r w:rsidRPr="007B7C86">
              <w:rPr>
                <w:rFonts w:ascii="宋体" w:hAnsi="宋体" w:hint="eastAsia"/>
              </w:rPr>
              <w:t>商品编码</w:t>
            </w:r>
          </w:p>
        </w:tc>
        <w:tc>
          <w:tcPr>
            <w:tcW w:w="721" w:type="dxa"/>
          </w:tcPr>
          <w:p w:rsidR="005234D5" w:rsidRPr="00B6635B" w:rsidRDefault="005234D5" w:rsidP="00B80918">
            <w:pPr>
              <w:rPr>
                <w:rFonts w:ascii="宋体" w:hAnsi="宋体"/>
                <w:sz w:val="24"/>
                <w:szCs w:val="24"/>
              </w:rPr>
            </w:pPr>
            <w:r w:rsidRPr="00B6635B">
              <w:rPr>
                <w:rFonts w:ascii="宋体" w:hAnsi="宋体" w:hint="eastAsia"/>
                <w:sz w:val="24"/>
                <w:szCs w:val="24"/>
              </w:rPr>
              <w:t>19</w:t>
            </w:r>
          </w:p>
        </w:tc>
        <w:tc>
          <w:tcPr>
            <w:tcW w:w="695" w:type="dxa"/>
          </w:tcPr>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否</w:t>
            </w:r>
          </w:p>
        </w:tc>
        <w:tc>
          <w:tcPr>
            <w:tcW w:w="2668" w:type="dxa"/>
          </w:tcPr>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总局固定编码，不能修改</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zxbm</w:t>
            </w:r>
          </w:p>
        </w:tc>
        <w:tc>
          <w:tcPr>
            <w:tcW w:w="2296" w:type="dxa"/>
          </w:tcPr>
          <w:p w:rsidR="005234D5" w:rsidRPr="007B7C86" w:rsidRDefault="005234D5" w:rsidP="00B80918">
            <w:pPr>
              <w:rPr>
                <w:rFonts w:ascii="宋体" w:hAnsi="宋体"/>
                <w:szCs w:val="21"/>
              </w:rPr>
            </w:pPr>
            <w:r w:rsidRPr="007B7C86">
              <w:rPr>
                <w:rFonts w:ascii="宋体" w:hAnsi="宋体" w:hint="eastAsia"/>
              </w:rPr>
              <w:t>纳税人自行编码</w:t>
            </w:r>
          </w:p>
        </w:tc>
        <w:tc>
          <w:tcPr>
            <w:tcW w:w="721" w:type="dxa"/>
          </w:tcPr>
          <w:p w:rsidR="005234D5" w:rsidRPr="00B6635B" w:rsidRDefault="005234D5" w:rsidP="00B80918">
            <w:pPr>
              <w:rPr>
                <w:rFonts w:ascii="宋体" w:hAnsi="宋体"/>
                <w:sz w:val="24"/>
                <w:szCs w:val="24"/>
              </w:rPr>
            </w:pPr>
            <w:r w:rsidRPr="00B6635B">
              <w:rPr>
                <w:rFonts w:ascii="宋体" w:hAnsi="宋体" w:hint="eastAsia"/>
                <w:sz w:val="24"/>
                <w:szCs w:val="24"/>
              </w:rPr>
              <w:t>20</w:t>
            </w:r>
          </w:p>
        </w:tc>
        <w:tc>
          <w:tcPr>
            <w:tcW w:w="695" w:type="dxa"/>
          </w:tcPr>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否</w:t>
            </w:r>
          </w:p>
        </w:tc>
        <w:tc>
          <w:tcPr>
            <w:tcW w:w="2668" w:type="dxa"/>
          </w:tcPr>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自定义编码以2位为一级，共10级，每级可用编码值为00-99 或AA-ZZ</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yhzcbs</w:t>
            </w:r>
          </w:p>
        </w:tc>
        <w:tc>
          <w:tcPr>
            <w:tcW w:w="2296" w:type="dxa"/>
          </w:tcPr>
          <w:p w:rsidR="005234D5" w:rsidRPr="007B7C86" w:rsidRDefault="005234D5" w:rsidP="00B80918">
            <w:pPr>
              <w:rPr>
                <w:rFonts w:ascii="宋体" w:hAnsi="宋体"/>
                <w:szCs w:val="21"/>
              </w:rPr>
            </w:pPr>
            <w:r w:rsidRPr="007B7C86">
              <w:rPr>
                <w:rFonts w:ascii="Verdana" w:hAnsi="Verdana" w:cs="宋体" w:hint="eastAsia"/>
                <w:kern w:val="0"/>
                <w:sz w:val="20"/>
              </w:rPr>
              <w:t>优惠政策标识</w:t>
            </w:r>
          </w:p>
        </w:tc>
        <w:tc>
          <w:tcPr>
            <w:tcW w:w="721" w:type="dxa"/>
          </w:tcPr>
          <w:p w:rsidR="005234D5" w:rsidRPr="00B6635B" w:rsidRDefault="005234D5" w:rsidP="00B80918">
            <w:pPr>
              <w:rPr>
                <w:rFonts w:ascii="宋体" w:hAnsi="宋体"/>
                <w:sz w:val="24"/>
                <w:szCs w:val="24"/>
              </w:rPr>
            </w:pPr>
            <w:r w:rsidRPr="00B6635B">
              <w:rPr>
                <w:rFonts w:ascii="宋体" w:hAnsi="宋体" w:hint="eastAsia"/>
                <w:sz w:val="24"/>
                <w:szCs w:val="24"/>
              </w:rPr>
              <w:t>1</w:t>
            </w:r>
          </w:p>
        </w:tc>
        <w:tc>
          <w:tcPr>
            <w:tcW w:w="695" w:type="dxa"/>
          </w:tcPr>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否</w:t>
            </w:r>
          </w:p>
        </w:tc>
        <w:tc>
          <w:tcPr>
            <w:tcW w:w="2668" w:type="dxa"/>
          </w:tcPr>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0未使用，1使用</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slbs</w:t>
            </w:r>
          </w:p>
        </w:tc>
        <w:tc>
          <w:tcPr>
            <w:tcW w:w="2296" w:type="dxa"/>
          </w:tcPr>
          <w:p w:rsidR="005234D5" w:rsidRPr="007B7C86" w:rsidRDefault="005234D5" w:rsidP="00B80918">
            <w:pPr>
              <w:rPr>
                <w:rFonts w:ascii="宋体" w:hAnsi="宋体"/>
                <w:szCs w:val="21"/>
              </w:rPr>
            </w:pPr>
            <w:r w:rsidRPr="007B7C86">
              <w:rPr>
                <w:rFonts w:ascii="Verdana" w:hAnsi="Verdana" w:cs="宋体" w:hint="eastAsia"/>
                <w:bCs/>
                <w:kern w:val="0"/>
                <w:sz w:val="20"/>
              </w:rPr>
              <w:t>0</w:t>
            </w:r>
            <w:r w:rsidRPr="007B7C86">
              <w:rPr>
                <w:rFonts w:ascii="Verdana" w:hAnsi="Verdana" w:cs="宋体" w:hint="eastAsia"/>
                <w:bCs/>
                <w:kern w:val="0"/>
                <w:sz w:val="20"/>
              </w:rPr>
              <w:t>税率标识</w:t>
            </w:r>
          </w:p>
        </w:tc>
        <w:tc>
          <w:tcPr>
            <w:tcW w:w="721" w:type="dxa"/>
          </w:tcPr>
          <w:p w:rsidR="005234D5" w:rsidRPr="00B6635B" w:rsidRDefault="005234D5" w:rsidP="00B80918">
            <w:pPr>
              <w:rPr>
                <w:rFonts w:ascii="宋体" w:hAnsi="宋体"/>
                <w:sz w:val="24"/>
                <w:szCs w:val="24"/>
              </w:rPr>
            </w:pPr>
            <w:r w:rsidRPr="00B6635B">
              <w:rPr>
                <w:rFonts w:ascii="宋体" w:hAnsi="宋体" w:hint="eastAsia"/>
                <w:sz w:val="24"/>
                <w:szCs w:val="24"/>
              </w:rPr>
              <w:t>1</w:t>
            </w:r>
          </w:p>
        </w:tc>
        <w:tc>
          <w:tcPr>
            <w:tcW w:w="695" w:type="dxa"/>
          </w:tcPr>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否</w:t>
            </w:r>
          </w:p>
        </w:tc>
        <w:tc>
          <w:tcPr>
            <w:tcW w:w="2668" w:type="dxa"/>
          </w:tcPr>
          <w:p w:rsidR="005234D5" w:rsidRPr="008F6514" w:rsidRDefault="005234D5" w:rsidP="00B80918">
            <w:pPr>
              <w:rPr>
                <w:rFonts w:ascii="宋体" w:hAnsi="宋体"/>
                <w:color w:val="0D0D0D" w:themeColor="text1" w:themeTint="F2"/>
                <w:sz w:val="24"/>
                <w:szCs w:val="24"/>
              </w:rPr>
            </w:pPr>
            <w:proofErr w:type="gramStart"/>
            <w:r w:rsidRPr="008F6514">
              <w:rPr>
                <w:rFonts w:ascii="宋体" w:hAnsi="宋体" w:hint="eastAsia"/>
                <w:color w:val="0D0D0D" w:themeColor="text1" w:themeTint="F2"/>
                <w:sz w:val="24"/>
                <w:szCs w:val="24"/>
              </w:rPr>
              <w:t>空代表</w:t>
            </w:r>
            <w:proofErr w:type="gramEnd"/>
            <w:r w:rsidRPr="008F6514">
              <w:rPr>
                <w:rFonts w:ascii="宋体" w:hAnsi="宋体" w:hint="eastAsia"/>
                <w:color w:val="0D0D0D" w:themeColor="text1" w:themeTint="F2"/>
                <w:sz w:val="24"/>
                <w:szCs w:val="24"/>
              </w:rPr>
              <w:t>无</w:t>
            </w:r>
          </w:p>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1 出口免税和其他免税优惠政策</w:t>
            </w:r>
          </w:p>
          <w:p w:rsidR="005234D5" w:rsidRPr="0043722B" w:rsidRDefault="005234D5" w:rsidP="00B80918">
            <w:pPr>
              <w:rPr>
                <w:rFonts w:ascii="宋体" w:hAnsi="宋体"/>
                <w:color w:val="FF0000"/>
                <w:sz w:val="24"/>
                <w:szCs w:val="24"/>
              </w:rPr>
            </w:pPr>
            <w:r w:rsidRPr="0043722B">
              <w:rPr>
                <w:rFonts w:ascii="宋体" w:hAnsi="宋体" w:hint="eastAsia"/>
                <w:color w:val="FF0000"/>
                <w:sz w:val="24"/>
                <w:szCs w:val="24"/>
              </w:rPr>
              <w:t>2 不征增值税</w:t>
            </w:r>
          </w:p>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3 普通零税率</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zzstsgl</w:t>
            </w:r>
          </w:p>
        </w:tc>
        <w:tc>
          <w:tcPr>
            <w:tcW w:w="2296" w:type="dxa"/>
          </w:tcPr>
          <w:p w:rsidR="005234D5" w:rsidRPr="007B7C86" w:rsidRDefault="005234D5" w:rsidP="00B80918">
            <w:pPr>
              <w:rPr>
                <w:rFonts w:ascii="宋体" w:hAnsi="宋体"/>
                <w:szCs w:val="21"/>
              </w:rPr>
            </w:pPr>
            <w:r w:rsidRPr="007B7C86">
              <w:rPr>
                <w:rFonts w:ascii="Verdana" w:hAnsi="Verdana" w:cs="宋体" w:hint="eastAsia"/>
                <w:bCs/>
                <w:kern w:val="0"/>
                <w:sz w:val="20"/>
              </w:rPr>
              <w:t>增值税特殊管理</w:t>
            </w:r>
          </w:p>
        </w:tc>
        <w:tc>
          <w:tcPr>
            <w:tcW w:w="721" w:type="dxa"/>
          </w:tcPr>
          <w:p w:rsidR="005234D5" w:rsidRPr="00B6635B" w:rsidRDefault="005234D5" w:rsidP="00B80918">
            <w:pPr>
              <w:rPr>
                <w:rFonts w:ascii="宋体" w:hAnsi="宋体"/>
                <w:sz w:val="24"/>
                <w:szCs w:val="24"/>
              </w:rPr>
            </w:pPr>
            <w:r w:rsidRPr="00B6635B">
              <w:rPr>
                <w:rFonts w:ascii="宋体" w:hAnsi="宋体" w:hint="eastAsia"/>
                <w:sz w:val="24"/>
                <w:szCs w:val="24"/>
              </w:rPr>
              <w:t>50</w:t>
            </w:r>
          </w:p>
        </w:tc>
        <w:tc>
          <w:tcPr>
            <w:tcW w:w="695" w:type="dxa"/>
          </w:tcPr>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否</w:t>
            </w:r>
          </w:p>
        </w:tc>
        <w:tc>
          <w:tcPr>
            <w:tcW w:w="2668" w:type="dxa"/>
          </w:tcPr>
          <w:p w:rsidR="005234D5" w:rsidRPr="008F6514" w:rsidRDefault="005234D5" w:rsidP="00B80918">
            <w:pPr>
              <w:rPr>
                <w:rFonts w:ascii="宋体" w:hAnsi="宋体"/>
                <w:color w:val="0D0D0D" w:themeColor="text1" w:themeTint="F2"/>
                <w:sz w:val="24"/>
                <w:szCs w:val="24"/>
              </w:rPr>
            </w:pPr>
            <w:r w:rsidRPr="008F6514">
              <w:rPr>
                <w:rFonts w:ascii="宋体" w:hAnsi="宋体" w:hint="eastAsia"/>
                <w:color w:val="0D0D0D" w:themeColor="text1" w:themeTint="F2"/>
                <w:sz w:val="24"/>
                <w:szCs w:val="24"/>
              </w:rPr>
              <w:t>如果yhzcbs为1时，此项必填，具体信息取《商品和服务税收分类与编码》.xls（见附录2）</w:t>
            </w:r>
            <w:r w:rsidRPr="008F6514">
              <w:rPr>
                <w:rFonts w:ascii="宋体" w:hAnsi="宋体" w:hint="eastAsia"/>
                <w:color w:val="0D0D0D" w:themeColor="text1" w:themeTint="F2"/>
                <w:sz w:val="24"/>
                <w:szCs w:val="24"/>
              </w:rPr>
              <w:lastRenderedPageBreak/>
              <w:t>中的增值税特殊管理列。</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412C64">
              <w:rPr>
                <w:rFonts w:ascii="宋体" w:hAnsi="宋体" w:hint="eastAsia"/>
                <w:szCs w:val="21"/>
              </w:rPr>
              <w:t>yfpdm</w:t>
            </w:r>
          </w:p>
        </w:tc>
        <w:tc>
          <w:tcPr>
            <w:tcW w:w="2296" w:type="dxa"/>
          </w:tcPr>
          <w:p w:rsidR="005234D5" w:rsidRPr="00412C64" w:rsidRDefault="005234D5" w:rsidP="00B80918">
            <w:pPr>
              <w:rPr>
                <w:rFonts w:ascii="宋体" w:hAnsi="宋体"/>
                <w:szCs w:val="21"/>
              </w:rPr>
            </w:pPr>
            <w:r w:rsidRPr="00412C64">
              <w:rPr>
                <w:rFonts w:ascii="宋体" w:hAnsi="宋体" w:hint="eastAsia"/>
                <w:szCs w:val="21"/>
              </w:rPr>
              <w:t>原发票代码</w:t>
            </w:r>
          </w:p>
        </w:tc>
        <w:tc>
          <w:tcPr>
            <w:tcW w:w="721" w:type="dxa"/>
          </w:tcPr>
          <w:p w:rsidR="005234D5" w:rsidRPr="00412C64" w:rsidRDefault="005234D5" w:rsidP="00B80918">
            <w:pPr>
              <w:rPr>
                <w:rFonts w:ascii="宋体" w:hAnsi="宋体"/>
              </w:rPr>
            </w:pPr>
            <w:r w:rsidRPr="00412C64">
              <w:rPr>
                <w:rFonts w:ascii="宋体" w:hAnsi="宋体" w:hint="eastAsia"/>
              </w:rPr>
              <w:t>12</w:t>
            </w:r>
          </w:p>
        </w:tc>
        <w:tc>
          <w:tcPr>
            <w:tcW w:w="695" w:type="dxa"/>
          </w:tcPr>
          <w:p w:rsidR="005234D5" w:rsidRPr="00412C64" w:rsidRDefault="005234D5" w:rsidP="00B80918">
            <w:pPr>
              <w:rPr>
                <w:rFonts w:ascii="宋体" w:hAnsi="宋体"/>
              </w:rPr>
            </w:pPr>
            <w:r w:rsidRPr="00412C64">
              <w:rPr>
                <w:rFonts w:ascii="宋体" w:hAnsi="宋体" w:hint="eastAsia"/>
              </w:rPr>
              <w:t>否</w:t>
            </w:r>
          </w:p>
        </w:tc>
        <w:tc>
          <w:tcPr>
            <w:tcW w:w="2668" w:type="dxa"/>
          </w:tcPr>
          <w:p w:rsidR="005234D5" w:rsidRPr="00412C64" w:rsidRDefault="005234D5" w:rsidP="00B80918">
            <w:pPr>
              <w:rPr>
                <w:rFonts w:ascii="宋体" w:hAnsi="宋体"/>
              </w:rPr>
            </w:pPr>
            <w:r w:rsidRPr="00412C64">
              <w:rPr>
                <w:rFonts w:ascii="宋体" w:hAnsi="宋体" w:hint="eastAsia"/>
              </w:rPr>
              <w:t>负数发票时有效，正数发票为空</w:t>
            </w:r>
          </w:p>
        </w:tc>
      </w:tr>
      <w:tr w:rsidR="005234D5" w:rsidRPr="00412C64" w:rsidTr="00B80918">
        <w:tc>
          <w:tcPr>
            <w:tcW w:w="665" w:type="dxa"/>
          </w:tcPr>
          <w:p w:rsidR="005234D5" w:rsidRPr="00BB6B74" w:rsidRDefault="005234D5" w:rsidP="00155A4C">
            <w:pPr>
              <w:pStyle w:val="af4"/>
              <w:numPr>
                <w:ilvl w:val="0"/>
                <w:numId w:val="45"/>
              </w:numPr>
              <w:ind w:firstLineChars="0"/>
              <w:jc w:val="center"/>
              <w:rPr>
                <w:rFonts w:ascii="宋体" w:hAnsi="宋体"/>
              </w:rPr>
            </w:pPr>
          </w:p>
        </w:tc>
        <w:tc>
          <w:tcPr>
            <w:tcW w:w="1477" w:type="dxa"/>
          </w:tcPr>
          <w:p w:rsidR="005234D5" w:rsidRPr="00412C64" w:rsidRDefault="005234D5" w:rsidP="00B80918">
            <w:pPr>
              <w:rPr>
                <w:rFonts w:ascii="宋体" w:hAnsi="宋体"/>
                <w:szCs w:val="21"/>
              </w:rPr>
            </w:pPr>
            <w:r w:rsidRPr="00412C64">
              <w:rPr>
                <w:rFonts w:ascii="宋体" w:hAnsi="宋体" w:hint="eastAsia"/>
                <w:szCs w:val="21"/>
              </w:rPr>
              <w:t>yfphm</w:t>
            </w:r>
          </w:p>
        </w:tc>
        <w:tc>
          <w:tcPr>
            <w:tcW w:w="2296" w:type="dxa"/>
          </w:tcPr>
          <w:p w:rsidR="005234D5" w:rsidRPr="00412C64" w:rsidRDefault="005234D5" w:rsidP="00B80918">
            <w:pPr>
              <w:rPr>
                <w:rFonts w:ascii="宋体" w:hAnsi="宋体"/>
                <w:szCs w:val="21"/>
              </w:rPr>
            </w:pPr>
            <w:r w:rsidRPr="00412C64">
              <w:rPr>
                <w:rFonts w:ascii="宋体" w:hAnsi="宋体" w:hint="eastAsia"/>
                <w:szCs w:val="21"/>
              </w:rPr>
              <w:t>原发票号码</w:t>
            </w:r>
          </w:p>
        </w:tc>
        <w:tc>
          <w:tcPr>
            <w:tcW w:w="721" w:type="dxa"/>
          </w:tcPr>
          <w:p w:rsidR="005234D5" w:rsidRPr="00412C64" w:rsidRDefault="005234D5" w:rsidP="00B80918">
            <w:pPr>
              <w:rPr>
                <w:rFonts w:ascii="宋体" w:hAnsi="宋体"/>
              </w:rPr>
            </w:pPr>
            <w:r w:rsidRPr="00412C64">
              <w:rPr>
                <w:rFonts w:ascii="宋体" w:hAnsi="宋体" w:hint="eastAsia"/>
              </w:rPr>
              <w:t>8</w:t>
            </w:r>
          </w:p>
        </w:tc>
        <w:tc>
          <w:tcPr>
            <w:tcW w:w="695" w:type="dxa"/>
          </w:tcPr>
          <w:p w:rsidR="005234D5" w:rsidRPr="00412C64" w:rsidRDefault="005234D5" w:rsidP="00B80918">
            <w:pPr>
              <w:rPr>
                <w:rFonts w:ascii="宋体" w:hAnsi="宋体"/>
              </w:rPr>
            </w:pPr>
            <w:r w:rsidRPr="00412C64">
              <w:rPr>
                <w:rFonts w:ascii="宋体" w:hAnsi="宋体" w:hint="eastAsia"/>
              </w:rPr>
              <w:t>否</w:t>
            </w:r>
          </w:p>
        </w:tc>
        <w:tc>
          <w:tcPr>
            <w:tcW w:w="2668" w:type="dxa"/>
          </w:tcPr>
          <w:p w:rsidR="005234D5" w:rsidRPr="00412C64" w:rsidRDefault="005234D5" w:rsidP="00B80918">
            <w:pPr>
              <w:rPr>
                <w:rFonts w:ascii="宋体" w:hAnsi="宋体"/>
              </w:rPr>
            </w:pPr>
            <w:r w:rsidRPr="00412C64">
              <w:rPr>
                <w:rFonts w:ascii="宋体" w:hAnsi="宋体" w:hint="eastAsia"/>
              </w:rPr>
              <w:t>负数发票时有效，正数发票为空</w:t>
            </w:r>
          </w:p>
        </w:tc>
      </w:tr>
    </w:tbl>
    <w:p w:rsidR="005234D5" w:rsidRPr="0057413B" w:rsidRDefault="005234D5" w:rsidP="005234D5"/>
    <w:p w:rsidR="005234D5" w:rsidRPr="005234D5" w:rsidRDefault="005234D5" w:rsidP="007844EA"/>
    <w:p w:rsidR="0031503D" w:rsidRDefault="0031503D" w:rsidP="0031503D">
      <w:pPr>
        <w:pStyle w:val="3"/>
        <w:ind w:left="0"/>
      </w:pPr>
      <w:r>
        <w:rPr>
          <w:rFonts w:hint="eastAsia"/>
        </w:rPr>
        <w:t>返回数据</w:t>
      </w:r>
      <w:bookmarkEnd w:id="62"/>
    </w:p>
    <w:p w:rsidR="0031503D" w:rsidRPr="00E877B9" w:rsidRDefault="0031503D" w:rsidP="0031503D">
      <w:pPr>
        <w:spacing w:line="360" w:lineRule="auto"/>
        <w:rPr>
          <w:b/>
          <w:sz w:val="24"/>
          <w:szCs w:val="24"/>
        </w:rPr>
      </w:pPr>
      <w:r w:rsidRPr="00E877B9">
        <w:rPr>
          <w:rFonts w:hint="eastAsia"/>
          <w:b/>
          <w:sz w:val="24"/>
          <w:szCs w:val="24"/>
        </w:rPr>
        <w:t>响应报文：</w:t>
      </w:r>
    </w:p>
    <w:p w:rsidR="001D654F" w:rsidRDefault="0031503D" w:rsidP="0031503D">
      <w:pPr>
        <w:pStyle w:val="ab"/>
        <w:spacing w:line="240" w:lineRule="auto"/>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w:t>
      </w:r>
    </w:p>
    <w:p w:rsidR="0031503D" w:rsidRDefault="0031503D" w:rsidP="0031503D">
      <w:pPr>
        <w:pStyle w:val="ab"/>
        <w:spacing w:line="240" w:lineRule="auto"/>
        <w:rPr>
          <w:rFonts w:ascii="Courier" w:hAnsi="Courier"/>
          <w:sz w:val="21"/>
          <w:szCs w:val="21"/>
        </w:rPr>
      </w:pPr>
      <w:proofErr w:type="gramStart"/>
      <w:r>
        <w:rPr>
          <w:rFonts w:ascii="Courier" w:hAnsi="Courier"/>
          <w:sz w:val="21"/>
          <w:szCs w:val="21"/>
        </w:rPr>
        <w:t>rsion</w:t>
      </w:r>
      <w:proofErr w:type="gramEnd"/>
      <w:r>
        <w:rPr>
          <w:rFonts w:ascii="Courier" w:hAnsi="Courier"/>
          <w:sz w:val="21"/>
          <w:szCs w:val="21"/>
        </w:rPr>
        <w:t>="1.0" encoding="gbk"?&gt;</w:t>
      </w:r>
    </w:p>
    <w:p w:rsidR="0031503D" w:rsidRDefault="0031503D" w:rsidP="0031503D">
      <w:pPr>
        <w:pStyle w:val="ab"/>
        <w:spacing w:line="240" w:lineRule="auto"/>
        <w:rPr>
          <w:rFonts w:ascii="Courier" w:hAnsi="Courier"/>
          <w:sz w:val="21"/>
          <w:szCs w:val="21"/>
        </w:rPr>
      </w:pPr>
      <w:r>
        <w:rPr>
          <w:rFonts w:ascii="Courier" w:hAnsi="Courier" w:hint="eastAsia"/>
          <w:sz w:val="21"/>
          <w:szCs w:val="21"/>
        </w:rPr>
        <w:t>&lt;business id="10008" comment="</w:t>
      </w:r>
      <w:r>
        <w:rPr>
          <w:rFonts w:ascii="Courier" w:hAnsi="Courier" w:hint="eastAsia"/>
          <w:sz w:val="21"/>
          <w:szCs w:val="21"/>
        </w:rPr>
        <w:t>发票开具</w:t>
      </w:r>
      <w:r>
        <w:rPr>
          <w:rFonts w:ascii="Courier" w:hAnsi="Courier" w:hint="eastAsia"/>
          <w:sz w:val="21"/>
          <w:szCs w:val="21"/>
        </w:rPr>
        <w:t>"&gt;</w:t>
      </w:r>
    </w:p>
    <w:p w:rsidR="0031503D" w:rsidRDefault="0031503D" w:rsidP="0031503D">
      <w:pPr>
        <w:pStyle w:val="ab"/>
        <w:spacing w:line="240" w:lineRule="auto"/>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31503D" w:rsidRDefault="0031503D" w:rsidP="0031503D">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31503D" w:rsidRDefault="0031503D" w:rsidP="0031503D">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31503D" w:rsidRDefault="0031503D" w:rsidP="0031503D">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31503D" w:rsidRDefault="0031503D" w:rsidP="0031503D">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hint="eastAsia"/>
          <w:sz w:val="21"/>
          <w:szCs w:val="21"/>
        </w:rPr>
        <w:t>&lt;fpdm&gt;</w:t>
      </w:r>
      <w:r>
        <w:rPr>
          <w:rFonts w:ascii="Courier" w:hAnsi="Courier" w:hint="eastAsia"/>
          <w:sz w:val="21"/>
          <w:szCs w:val="21"/>
        </w:rPr>
        <w:t>发票代码</w:t>
      </w:r>
      <w:r>
        <w:rPr>
          <w:rFonts w:ascii="Courier" w:hAnsi="Courier" w:hint="eastAsia"/>
          <w:sz w:val="21"/>
          <w:szCs w:val="21"/>
        </w:rPr>
        <w:t>&lt;/fpdm&gt;</w:t>
      </w:r>
    </w:p>
    <w:p w:rsidR="0031503D" w:rsidRDefault="0031503D" w:rsidP="0031503D">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hint="eastAsia"/>
          <w:sz w:val="21"/>
          <w:szCs w:val="21"/>
        </w:rPr>
        <w:t>&lt;fphm&gt;</w:t>
      </w:r>
      <w:r>
        <w:rPr>
          <w:rFonts w:ascii="Courier" w:hAnsi="Courier" w:hint="eastAsia"/>
          <w:sz w:val="21"/>
          <w:szCs w:val="21"/>
        </w:rPr>
        <w:t>发票号码</w:t>
      </w:r>
      <w:r>
        <w:rPr>
          <w:rFonts w:ascii="Courier" w:hAnsi="Courier" w:hint="eastAsia"/>
          <w:sz w:val="21"/>
          <w:szCs w:val="21"/>
        </w:rPr>
        <w:t>&lt;/fphm&gt;</w:t>
      </w:r>
    </w:p>
    <w:p w:rsidR="0031503D" w:rsidRDefault="0031503D" w:rsidP="0031503D">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hint="eastAsia"/>
          <w:sz w:val="21"/>
          <w:szCs w:val="21"/>
        </w:rPr>
        <w:t>&lt;kprq&gt;</w:t>
      </w:r>
      <w:r>
        <w:rPr>
          <w:rFonts w:ascii="Courier" w:hAnsi="Courier" w:hint="eastAsia"/>
          <w:sz w:val="21"/>
          <w:szCs w:val="21"/>
        </w:rPr>
        <w:t>开票日期</w:t>
      </w:r>
      <w:r>
        <w:rPr>
          <w:rFonts w:ascii="Courier" w:hAnsi="Courier" w:hint="eastAsia"/>
          <w:sz w:val="21"/>
          <w:szCs w:val="21"/>
        </w:rPr>
        <w:t>&lt;/kprq&gt;</w:t>
      </w:r>
    </w:p>
    <w:p w:rsidR="0031503D" w:rsidRDefault="0031503D" w:rsidP="0031503D">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sz w:val="21"/>
          <w:szCs w:val="21"/>
        </w:rPr>
        <w:t>&lt;</w:t>
      </w:r>
      <w:r>
        <w:rPr>
          <w:rFonts w:ascii="Courier" w:hAnsi="Courier" w:hint="eastAsia"/>
          <w:sz w:val="21"/>
          <w:szCs w:val="21"/>
        </w:rPr>
        <w:t>skm</w:t>
      </w:r>
      <w:r>
        <w:rPr>
          <w:rFonts w:ascii="Courier" w:hAnsi="Courier"/>
          <w:sz w:val="21"/>
          <w:szCs w:val="21"/>
        </w:rPr>
        <w:t>&gt;</w:t>
      </w:r>
      <w:r>
        <w:rPr>
          <w:rFonts w:ascii="Courier" w:hAnsi="Courier" w:hint="eastAsia"/>
          <w:sz w:val="21"/>
          <w:szCs w:val="21"/>
        </w:rPr>
        <w:t>税控码</w:t>
      </w:r>
      <w:r>
        <w:rPr>
          <w:rFonts w:ascii="Courier" w:hAnsi="Courier"/>
          <w:sz w:val="21"/>
          <w:szCs w:val="21"/>
        </w:rPr>
        <w:t>&lt;/</w:t>
      </w:r>
      <w:r>
        <w:rPr>
          <w:rFonts w:ascii="Courier" w:hAnsi="Courier" w:hint="eastAsia"/>
          <w:sz w:val="21"/>
          <w:szCs w:val="21"/>
        </w:rPr>
        <w:t>skm</w:t>
      </w:r>
      <w:r>
        <w:rPr>
          <w:rFonts w:ascii="Courier" w:hAnsi="Courier"/>
          <w:sz w:val="21"/>
          <w:szCs w:val="21"/>
        </w:rPr>
        <w:t>&gt;</w:t>
      </w:r>
    </w:p>
    <w:p w:rsidR="0031503D" w:rsidRDefault="0031503D" w:rsidP="0031503D">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hint="eastAsia"/>
          <w:sz w:val="21"/>
          <w:szCs w:val="21"/>
        </w:rPr>
        <w:t>&lt;jym&gt;</w:t>
      </w:r>
      <w:r>
        <w:rPr>
          <w:rFonts w:ascii="Courier" w:hAnsi="Courier" w:hint="eastAsia"/>
          <w:sz w:val="21"/>
          <w:szCs w:val="21"/>
        </w:rPr>
        <w:t>校验码</w:t>
      </w:r>
      <w:r>
        <w:rPr>
          <w:rFonts w:ascii="Courier" w:hAnsi="Courier" w:hint="eastAsia"/>
          <w:sz w:val="21"/>
          <w:szCs w:val="21"/>
        </w:rPr>
        <w:t>&lt;/jym&gt;</w:t>
      </w:r>
    </w:p>
    <w:p w:rsidR="0031503D" w:rsidRDefault="0031503D" w:rsidP="0031503D">
      <w:pPr>
        <w:pStyle w:val="ab"/>
        <w:pBdr>
          <w:top w:val="single" w:sz="4" w:space="0" w:color="E6E6E6"/>
        </w:pBdr>
        <w:spacing w:line="200" w:lineRule="atLeast"/>
        <w:ind w:leftChars="54" w:firstLineChars="500" w:firstLine="1050"/>
        <w:rPr>
          <w:rFonts w:ascii="Courier" w:hAnsi="Courier"/>
          <w:sz w:val="21"/>
          <w:szCs w:val="21"/>
        </w:rPr>
      </w:pPr>
      <w:r>
        <w:rPr>
          <w:rFonts w:ascii="Courier" w:hAnsi="Courier" w:hint="eastAsia"/>
          <w:sz w:val="21"/>
          <w:szCs w:val="21"/>
        </w:rPr>
        <w:t>&lt;ewm&gt;</w:t>
      </w:r>
      <w:proofErr w:type="gramStart"/>
      <w:r>
        <w:rPr>
          <w:rFonts w:ascii="Courier" w:hAnsi="Courier" w:hint="eastAsia"/>
          <w:sz w:val="21"/>
          <w:szCs w:val="21"/>
        </w:rPr>
        <w:t>二维码</w:t>
      </w:r>
      <w:proofErr w:type="gramEnd"/>
      <w:r>
        <w:rPr>
          <w:rFonts w:ascii="Courier" w:hAnsi="Courier" w:hint="eastAsia"/>
          <w:sz w:val="21"/>
          <w:szCs w:val="21"/>
        </w:rPr>
        <w:t>&lt;/ewm&gt;</w:t>
      </w:r>
    </w:p>
    <w:p w:rsidR="0031503D" w:rsidRDefault="0031503D" w:rsidP="0031503D">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&lt;/returndata&gt;</w:t>
      </w:r>
    </w:p>
    <w:p w:rsidR="0031503D" w:rsidRDefault="0031503D" w:rsidP="0031503D">
      <w:pPr>
        <w:pStyle w:val="ab"/>
        <w:spacing w:line="240" w:lineRule="auto"/>
        <w:rPr>
          <w:rFonts w:ascii="Courier" w:hAnsi="Courier"/>
          <w:sz w:val="21"/>
          <w:szCs w:val="21"/>
        </w:rPr>
      </w:pPr>
      <w:r>
        <w:rPr>
          <w:rFonts w:ascii="Courier" w:hAnsi="Courier"/>
          <w:sz w:val="21"/>
          <w:szCs w:val="21"/>
        </w:rPr>
        <w:t>&lt;/body&gt;</w:t>
      </w:r>
    </w:p>
    <w:p w:rsidR="0031503D" w:rsidRPr="00DE0ED8" w:rsidRDefault="0031503D" w:rsidP="0031503D">
      <w:pPr>
        <w:pStyle w:val="ab"/>
        <w:spacing w:line="240" w:lineRule="auto"/>
        <w:rPr>
          <w:rFonts w:ascii="Courier" w:hAnsi="Courier"/>
          <w:sz w:val="21"/>
          <w:szCs w:val="21"/>
        </w:rPr>
      </w:pPr>
      <w:r>
        <w:rPr>
          <w:rFonts w:ascii="Courier" w:hAnsi="Courier"/>
          <w:sz w:val="21"/>
          <w:szCs w:val="21"/>
        </w:rPr>
        <w:t>&lt;/business&gt;</w:t>
      </w:r>
    </w:p>
    <w:p w:rsidR="0031503D" w:rsidRPr="00E877B9" w:rsidRDefault="0031503D" w:rsidP="0031503D">
      <w:pPr>
        <w:spacing w:line="360" w:lineRule="auto"/>
        <w:jc w:val="left"/>
        <w:rPr>
          <w:rFonts w:ascii="宋体" w:hAnsi="宋体"/>
          <w:b/>
          <w:sz w:val="24"/>
          <w:szCs w:val="24"/>
        </w:rPr>
      </w:pPr>
      <w:r w:rsidRPr="00E877B9">
        <w:rPr>
          <w:rFonts w:ascii="宋体" w:hAnsi="宋体" w:hint="eastAsia"/>
          <w:b/>
          <w:sz w:val="24"/>
          <w:szCs w:val="24"/>
        </w:rPr>
        <w:t>参数说明：</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843"/>
        <w:gridCol w:w="1701"/>
        <w:gridCol w:w="709"/>
        <w:gridCol w:w="709"/>
        <w:gridCol w:w="3543"/>
      </w:tblGrid>
      <w:tr w:rsidR="0031503D" w:rsidRPr="00E877B9" w:rsidTr="00B15D46">
        <w:trPr>
          <w:trHeight w:val="454"/>
        </w:trPr>
        <w:tc>
          <w:tcPr>
            <w:tcW w:w="675" w:type="dxa"/>
            <w:shd w:val="clear" w:color="auto" w:fill="D9D9D9"/>
            <w:vAlign w:val="center"/>
          </w:tcPr>
          <w:p w:rsidR="0031503D" w:rsidRPr="00E877B9" w:rsidRDefault="0031503D" w:rsidP="00BE3334">
            <w:pPr>
              <w:jc w:val="center"/>
              <w:rPr>
                <w:rFonts w:ascii="宋体" w:hAnsi="宋体"/>
                <w:sz w:val="24"/>
                <w:szCs w:val="24"/>
              </w:rPr>
            </w:pPr>
            <w:r w:rsidRPr="00E877B9">
              <w:rPr>
                <w:rFonts w:ascii="宋体" w:hAnsi="宋体"/>
                <w:sz w:val="24"/>
                <w:szCs w:val="24"/>
              </w:rPr>
              <w:t>索引</w:t>
            </w:r>
          </w:p>
        </w:tc>
        <w:tc>
          <w:tcPr>
            <w:tcW w:w="1843" w:type="dxa"/>
            <w:shd w:val="clear" w:color="auto" w:fill="D9D9D9"/>
            <w:vAlign w:val="center"/>
          </w:tcPr>
          <w:p w:rsidR="0031503D" w:rsidRPr="00E877B9" w:rsidRDefault="0031503D" w:rsidP="00BE3334">
            <w:pPr>
              <w:rPr>
                <w:rFonts w:ascii="宋体" w:hAnsi="宋体"/>
                <w:sz w:val="24"/>
                <w:szCs w:val="24"/>
              </w:rPr>
            </w:pPr>
            <w:r w:rsidRPr="00E877B9">
              <w:rPr>
                <w:rFonts w:ascii="宋体" w:hAnsi="宋体"/>
                <w:sz w:val="24"/>
                <w:szCs w:val="24"/>
              </w:rPr>
              <w:t>ID</w:t>
            </w:r>
          </w:p>
        </w:tc>
        <w:tc>
          <w:tcPr>
            <w:tcW w:w="1701" w:type="dxa"/>
            <w:shd w:val="clear" w:color="auto" w:fill="D9D9D9"/>
            <w:vAlign w:val="center"/>
          </w:tcPr>
          <w:p w:rsidR="0031503D" w:rsidRPr="00E877B9" w:rsidRDefault="0031503D" w:rsidP="00BE3334">
            <w:pPr>
              <w:rPr>
                <w:rFonts w:ascii="宋体" w:hAnsi="宋体"/>
                <w:sz w:val="24"/>
                <w:szCs w:val="24"/>
              </w:rPr>
            </w:pPr>
            <w:r w:rsidRPr="00E877B9">
              <w:rPr>
                <w:rFonts w:ascii="宋体" w:hAnsi="宋体"/>
                <w:sz w:val="24"/>
                <w:szCs w:val="24"/>
              </w:rPr>
              <w:t>名称</w:t>
            </w:r>
          </w:p>
        </w:tc>
        <w:tc>
          <w:tcPr>
            <w:tcW w:w="709" w:type="dxa"/>
            <w:shd w:val="clear" w:color="auto" w:fill="D9D9D9"/>
            <w:vAlign w:val="center"/>
          </w:tcPr>
          <w:p w:rsidR="0031503D" w:rsidRPr="00E877B9" w:rsidRDefault="0031503D" w:rsidP="00BE3334">
            <w:pPr>
              <w:rPr>
                <w:rFonts w:ascii="宋体" w:hAnsi="宋体"/>
                <w:sz w:val="24"/>
                <w:szCs w:val="24"/>
              </w:rPr>
            </w:pPr>
            <w:r w:rsidRPr="00E877B9">
              <w:rPr>
                <w:rFonts w:ascii="宋体" w:hAnsi="宋体"/>
                <w:sz w:val="24"/>
                <w:szCs w:val="24"/>
              </w:rPr>
              <w:t>长度</w:t>
            </w:r>
          </w:p>
        </w:tc>
        <w:tc>
          <w:tcPr>
            <w:tcW w:w="709" w:type="dxa"/>
            <w:shd w:val="clear" w:color="auto" w:fill="D9D9D9"/>
            <w:vAlign w:val="center"/>
          </w:tcPr>
          <w:p w:rsidR="0031503D" w:rsidRPr="00E877B9" w:rsidRDefault="0031503D" w:rsidP="00BE3334">
            <w:pPr>
              <w:rPr>
                <w:rFonts w:ascii="宋体" w:hAnsi="宋体"/>
                <w:sz w:val="24"/>
                <w:szCs w:val="24"/>
              </w:rPr>
            </w:pPr>
            <w:r w:rsidRPr="00E877B9">
              <w:rPr>
                <w:rFonts w:ascii="宋体" w:hAnsi="宋体"/>
                <w:sz w:val="24"/>
                <w:szCs w:val="24"/>
              </w:rPr>
              <w:t>必须</w:t>
            </w:r>
          </w:p>
        </w:tc>
        <w:tc>
          <w:tcPr>
            <w:tcW w:w="3543" w:type="dxa"/>
            <w:shd w:val="clear" w:color="auto" w:fill="D9D9D9"/>
            <w:vAlign w:val="center"/>
          </w:tcPr>
          <w:p w:rsidR="0031503D" w:rsidRPr="00E877B9" w:rsidRDefault="0031503D" w:rsidP="00BE3334">
            <w:pPr>
              <w:rPr>
                <w:rFonts w:ascii="宋体" w:hAnsi="宋体"/>
                <w:sz w:val="24"/>
                <w:szCs w:val="24"/>
              </w:rPr>
            </w:pPr>
            <w:r w:rsidRPr="00E877B9">
              <w:rPr>
                <w:rFonts w:ascii="宋体" w:hAnsi="宋体"/>
                <w:sz w:val="24"/>
                <w:szCs w:val="24"/>
              </w:rPr>
              <w:t>说明</w:t>
            </w: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hint="eastAsia"/>
                <w:sz w:val="24"/>
                <w:szCs w:val="24"/>
              </w:rPr>
              <w:t>id</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交易编号</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5</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是</w:t>
            </w:r>
          </w:p>
        </w:tc>
        <w:tc>
          <w:tcPr>
            <w:tcW w:w="3543" w:type="dxa"/>
          </w:tcPr>
          <w:p w:rsidR="0031503D" w:rsidRPr="00E877B9" w:rsidRDefault="0031503D" w:rsidP="00BE3334">
            <w:pPr>
              <w:rPr>
                <w:rFonts w:ascii="宋体" w:hAnsi="宋体"/>
                <w:sz w:val="24"/>
                <w:szCs w:val="24"/>
              </w:rPr>
            </w:pPr>
            <w:r w:rsidRPr="00E877B9">
              <w:rPr>
                <w:rFonts w:ascii="宋体" w:hAnsi="宋体" w:hint="eastAsia"/>
                <w:sz w:val="24"/>
                <w:szCs w:val="24"/>
              </w:rPr>
              <w:t>10008</w:t>
            </w: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hint="eastAsia"/>
                <w:sz w:val="24"/>
                <w:szCs w:val="24"/>
              </w:rPr>
              <w:t>comment</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交易描述</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8</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是</w:t>
            </w:r>
          </w:p>
        </w:tc>
        <w:tc>
          <w:tcPr>
            <w:tcW w:w="3543" w:type="dxa"/>
          </w:tcPr>
          <w:p w:rsidR="0031503D" w:rsidRPr="00E877B9" w:rsidRDefault="0031503D" w:rsidP="00BE3334">
            <w:pPr>
              <w:rPr>
                <w:rFonts w:ascii="宋体" w:hAnsi="宋体"/>
                <w:sz w:val="24"/>
                <w:szCs w:val="24"/>
              </w:rPr>
            </w:pPr>
            <w:r w:rsidRPr="00E877B9">
              <w:rPr>
                <w:rFonts w:ascii="宋体" w:hAnsi="宋体" w:hint="eastAsia"/>
                <w:sz w:val="24"/>
                <w:szCs w:val="24"/>
              </w:rPr>
              <w:t>发票开具</w:t>
            </w: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hint="eastAsia"/>
                <w:sz w:val="24"/>
                <w:szCs w:val="24"/>
              </w:rPr>
              <w:t>yylxdm</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应用类型代码</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1</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是</w:t>
            </w:r>
          </w:p>
        </w:tc>
        <w:tc>
          <w:tcPr>
            <w:tcW w:w="3543" w:type="dxa"/>
          </w:tcPr>
          <w:p w:rsidR="0031503D" w:rsidRPr="00E877B9" w:rsidRDefault="0031503D" w:rsidP="00BE3334">
            <w:pPr>
              <w:rPr>
                <w:rFonts w:ascii="宋体" w:hAnsi="宋体"/>
                <w:sz w:val="24"/>
                <w:szCs w:val="24"/>
              </w:rPr>
            </w:pPr>
            <w:r w:rsidRPr="00E877B9">
              <w:rPr>
                <w:rFonts w:ascii="宋体" w:hAnsi="宋体" w:hint="eastAsia"/>
                <w:sz w:val="24"/>
                <w:szCs w:val="24"/>
              </w:rPr>
              <w:t>固定为“1”表示国税</w:t>
            </w: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sz w:val="24"/>
                <w:szCs w:val="24"/>
              </w:rPr>
              <w:t>returncode</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返回代码</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8</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是</w:t>
            </w:r>
          </w:p>
        </w:tc>
        <w:tc>
          <w:tcPr>
            <w:tcW w:w="3543" w:type="dxa"/>
          </w:tcPr>
          <w:p w:rsidR="0031503D" w:rsidRPr="00E877B9" w:rsidRDefault="0031503D" w:rsidP="00BE3334">
            <w:pPr>
              <w:rPr>
                <w:rFonts w:ascii="宋体" w:hAnsi="宋体"/>
                <w:sz w:val="24"/>
                <w:szCs w:val="24"/>
              </w:rPr>
            </w:pPr>
            <w:r w:rsidRPr="00E877B9">
              <w:rPr>
                <w:rFonts w:ascii="宋体" w:hAnsi="宋体" w:hint="eastAsia"/>
                <w:sz w:val="24"/>
                <w:szCs w:val="24"/>
              </w:rPr>
              <w:t>0成功，其它失败</w:t>
            </w: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hint="eastAsia"/>
                <w:sz w:val="24"/>
                <w:szCs w:val="24"/>
              </w:rPr>
              <w:t>returnmsg</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返回信息</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160</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是</w:t>
            </w:r>
          </w:p>
        </w:tc>
        <w:tc>
          <w:tcPr>
            <w:tcW w:w="3543" w:type="dxa"/>
          </w:tcPr>
          <w:p w:rsidR="0031503D" w:rsidRPr="00E877B9" w:rsidRDefault="0031503D" w:rsidP="00BE3334">
            <w:pPr>
              <w:rPr>
                <w:rFonts w:ascii="宋体" w:hAnsi="宋体"/>
                <w:sz w:val="24"/>
                <w:szCs w:val="24"/>
              </w:rPr>
            </w:pP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hint="eastAsia"/>
                <w:sz w:val="24"/>
                <w:szCs w:val="24"/>
              </w:rPr>
              <w:t>fpdm</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发票代码</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12</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否</w:t>
            </w:r>
          </w:p>
        </w:tc>
        <w:tc>
          <w:tcPr>
            <w:tcW w:w="3543" w:type="dxa"/>
          </w:tcPr>
          <w:p w:rsidR="0031503D" w:rsidRPr="00E877B9" w:rsidRDefault="0031503D" w:rsidP="00BE3334">
            <w:pPr>
              <w:rPr>
                <w:rFonts w:ascii="宋体" w:hAnsi="宋体"/>
                <w:sz w:val="24"/>
                <w:szCs w:val="24"/>
              </w:rPr>
            </w:pP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hint="eastAsia"/>
                <w:sz w:val="24"/>
                <w:szCs w:val="24"/>
              </w:rPr>
              <w:t>fphm</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发票号码</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8</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否</w:t>
            </w:r>
          </w:p>
        </w:tc>
        <w:tc>
          <w:tcPr>
            <w:tcW w:w="3543" w:type="dxa"/>
          </w:tcPr>
          <w:p w:rsidR="0031503D" w:rsidRPr="00E877B9" w:rsidRDefault="0031503D" w:rsidP="00BE3334">
            <w:pPr>
              <w:rPr>
                <w:rFonts w:ascii="宋体" w:hAnsi="宋体"/>
                <w:sz w:val="24"/>
                <w:szCs w:val="24"/>
              </w:rPr>
            </w:pP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hint="eastAsia"/>
                <w:sz w:val="24"/>
                <w:szCs w:val="24"/>
              </w:rPr>
              <w:t>kprq</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开票日期</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14</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否</w:t>
            </w:r>
          </w:p>
        </w:tc>
        <w:tc>
          <w:tcPr>
            <w:tcW w:w="3543" w:type="dxa"/>
          </w:tcPr>
          <w:p w:rsidR="0031503D" w:rsidRPr="00E877B9" w:rsidRDefault="0031503D" w:rsidP="00BE3334">
            <w:pPr>
              <w:rPr>
                <w:rFonts w:ascii="宋体" w:hAnsi="宋体"/>
                <w:sz w:val="24"/>
                <w:szCs w:val="24"/>
              </w:rPr>
            </w:pPr>
            <w:r w:rsidRPr="00E877B9">
              <w:rPr>
                <w:rFonts w:ascii="宋体" w:hAnsi="宋体" w:hint="eastAsia"/>
                <w:sz w:val="24"/>
                <w:szCs w:val="24"/>
              </w:rPr>
              <w:t>YYYYMMDDHHMMSS</w:t>
            </w: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hint="eastAsia"/>
                <w:sz w:val="24"/>
                <w:szCs w:val="24"/>
              </w:rPr>
              <w:t>skm</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税控码</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112</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否</w:t>
            </w:r>
          </w:p>
        </w:tc>
        <w:tc>
          <w:tcPr>
            <w:tcW w:w="3543" w:type="dxa"/>
          </w:tcPr>
          <w:p w:rsidR="0031503D" w:rsidRPr="00E877B9" w:rsidRDefault="0031503D" w:rsidP="00BE3334">
            <w:pPr>
              <w:rPr>
                <w:rFonts w:ascii="宋体" w:hAnsi="宋体"/>
                <w:sz w:val="24"/>
                <w:szCs w:val="24"/>
              </w:rPr>
            </w:pPr>
            <w:r>
              <w:rPr>
                <w:rFonts w:ascii="宋体" w:hAnsi="宋体" w:hint="eastAsia"/>
                <w:sz w:val="24"/>
                <w:szCs w:val="24"/>
              </w:rPr>
              <w:t>4行，每行28个字符</w:t>
            </w:r>
          </w:p>
        </w:tc>
      </w:tr>
      <w:tr w:rsidR="0031503D" w:rsidRPr="00E877B9" w:rsidTr="00B15D46">
        <w:tc>
          <w:tcPr>
            <w:tcW w:w="675" w:type="dxa"/>
          </w:tcPr>
          <w:p w:rsidR="0031503D" w:rsidRPr="00E877B9" w:rsidRDefault="0031503D" w:rsidP="0031503D">
            <w:pPr>
              <w:numPr>
                <w:ilvl w:val="0"/>
                <w:numId w:val="18"/>
              </w:numPr>
              <w:jc w:val="center"/>
              <w:rPr>
                <w:rFonts w:ascii="宋体" w:hAnsi="宋体"/>
                <w:sz w:val="24"/>
                <w:szCs w:val="24"/>
              </w:rPr>
            </w:pPr>
          </w:p>
        </w:tc>
        <w:tc>
          <w:tcPr>
            <w:tcW w:w="1843" w:type="dxa"/>
          </w:tcPr>
          <w:p w:rsidR="0031503D" w:rsidRPr="00E877B9" w:rsidRDefault="0031503D" w:rsidP="00BE3334">
            <w:pPr>
              <w:rPr>
                <w:rFonts w:ascii="宋体" w:hAnsi="宋体"/>
                <w:sz w:val="24"/>
                <w:szCs w:val="24"/>
              </w:rPr>
            </w:pPr>
            <w:r w:rsidRPr="00E877B9">
              <w:rPr>
                <w:rFonts w:ascii="宋体" w:hAnsi="宋体"/>
                <w:sz w:val="24"/>
                <w:szCs w:val="24"/>
              </w:rPr>
              <w:t>jym</w:t>
            </w:r>
          </w:p>
        </w:tc>
        <w:tc>
          <w:tcPr>
            <w:tcW w:w="1701" w:type="dxa"/>
          </w:tcPr>
          <w:p w:rsidR="0031503D" w:rsidRPr="00E877B9" w:rsidRDefault="0031503D" w:rsidP="00BE3334">
            <w:pPr>
              <w:rPr>
                <w:rFonts w:ascii="宋体" w:hAnsi="宋体"/>
                <w:sz w:val="24"/>
                <w:szCs w:val="24"/>
              </w:rPr>
            </w:pPr>
            <w:r w:rsidRPr="00E877B9">
              <w:rPr>
                <w:rFonts w:ascii="宋体" w:hAnsi="宋体" w:hint="eastAsia"/>
                <w:sz w:val="24"/>
                <w:szCs w:val="24"/>
              </w:rPr>
              <w:t>校验码</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22</w:t>
            </w:r>
          </w:p>
        </w:tc>
        <w:tc>
          <w:tcPr>
            <w:tcW w:w="709" w:type="dxa"/>
          </w:tcPr>
          <w:p w:rsidR="0031503D" w:rsidRPr="00E877B9" w:rsidRDefault="0031503D" w:rsidP="00BE3334">
            <w:pPr>
              <w:rPr>
                <w:rFonts w:ascii="宋体" w:hAnsi="宋体"/>
                <w:sz w:val="24"/>
                <w:szCs w:val="24"/>
              </w:rPr>
            </w:pPr>
            <w:r w:rsidRPr="00E877B9">
              <w:rPr>
                <w:rFonts w:ascii="宋体" w:hAnsi="宋体" w:hint="eastAsia"/>
                <w:sz w:val="24"/>
                <w:szCs w:val="24"/>
              </w:rPr>
              <w:t>否</w:t>
            </w:r>
          </w:p>
        </w:tc>
        <w:tc>
          <w:tcPr>
            <w:tcW w:w="3543" w:type="dxa"/>
          </w:tcPr>
          <w:p w:rsidR="0031503D" w:rsidRPr="00E877B9" w:rsidRDefault="0031503D" w:rsidP="00BE3334">
            <w:pPr>
              <w:rPr>
                <w:rFonts w:ascii="宋体" w:hAnsi="宋体"/>
                <w:sz w:val="24"/>
                <w:szCs w:val="24"/>
              </w:rPr>
            </w:pPr>
            <w:r>
              <w:rPr>
                <w:rFonts w:ascii="宋体" w:hAnsi="宋体" w:hint="eastAsia"/>
                <w:sz w:val="24"/>
                <w:szCs w:val="24"/>
              </w:rPr>
              <w:t>增值税普票有效，</w:t>
            </w:r>
            <w:r w:rsidRPr="00E877B9">
              <w:rPr>
                <w:rFonts w:ascii="宋体" w:hAnsi="宋体" w:hint="eastAsia"/>
                <w:sz w:val="24"/>
                <w:szCs w:val="24"/>
              </w:rPr>
              <w:t>增值税专</w:t>
            </w:r>
            <w:proofErr w:type="gramStart"/>
            <w:r w:rsidRPr="00E877B9">
              <w:rPr>
                <w:rFonts w:ascii="宋体" w:hAnsi="宋体" w:hint="eastAsia"/>
                <w:sz w:val="24"/>
                <w:szCs w:val="24"/>
              </w:rPr>
              <w:t>票固定</w:t>
            </w:r>
            <w:proofErr w:type="gramEnd"/>
            <w:r w:rsidRPr="00E877B9">
              <w:rPr>
                <w:rFonts w:ascii="宋体" w:hAnsi="宋体" w:hint="eastAsia"/>
                <w:sz w:val="24"/>
                <w:szCs w:val="24"/>
              </w:rPr>
              <w:t>为空</w:t>
            </w:r>
          </w:p>
        </w:tc>
      </w:tr>
      <w:tr w:rsidR="0031503D" w:rsidRPr="00E877B9" w:rsidTr="00B15D46">
        <w:tc>
          <w:tcPr>
            <w:tcW w:w="675" w:type="dxa"/>
          </w:tcPr>
          <w:p w:rsidR="0031503D" w:rsidRPr="00D4143C" w:rsidRDefault="0031503D" w:rsidP="00BE3334">
            <w:pPr>
              <w:rPr>
                <w:rFonts w:ascii="宋体" w:hAnsi="宋体"/>
                <w:sz w:val="24"/>
                <w:szCs w:val="24"/>
              </w:rPr>
            </w:pPr>
            <w:r w:rsidRPr="00D4143C">
              <w:rPr>
                <w:rFonts w:ascii="宋体" w:hAnsi="宋体" w:hint="eastAsia"/>
                <w:sz w:val="24"/>
                <w:szCs w:val="24"/>
              </w:rPr>
              <w:t>1</w:t>
            </w:r>
            <w:r w:rsidR="007937B2">
              <w:rPr>
                <w:rFonts w:ascii="宋体" w:hAnsi="宋体" w:hint="eastAsia"/>
                <w:sz w:val="24"/>
                <w:szCs w:val="24"/>
              </w:rPr>
              <w:t>1</w:t>
            </w:r>
          </w:p>
        </w:tc>
        <w:tc>
          <w:tcPr>
            <w:tcW w:w="1843" w:type="dxa"/>
          </w:tcPr>
          <w:p w:rsidR="0031503D" w:rsidRPr="00D4143C" w:rsidRDefault="0031503D" w:rsidP="00BE3334">
            <w:pPr>
              <w:rPr>
                <w:rFonts w:ascii="宋体" w:hAnsi="宋体"/>
                <w:sz w:val="24"/>
                <w:szCs w:val="24"/>
              </w:rPr>
            </w:pPr>
            <w:r w:rsidRPr="00D4143C">
              <w:rPr>
                <w:rFonts w:ascii="宋体" w:hAnsi="宋体" w:hint="eastAsia"/>
                <w:sz w:val="24"/>
                <w:szCs w:val="24"/>
              </w:rPr>
              <w:t>ewm</w:t>
            </w:r>
          </w:p>
        </w:tc>
        <w:tc>
          <w:tcPr>
            <w:tcW w:w="1701" w:type="dxa"/>
          </w:tcPr>
          <w:p w:rsidR="0031503D" w:rsidRPr="00D4143C" w:rsidRDefault="0031503D" w:rsidP="00BE3334">
            <w:pPr>
              <w:rPr>
                <w:rFonts w:ascii="宋体" w:hAnsi="宋体"/>
                <w:sz w:val="24"/>
                <w:szCs w:val="24"/>
              </w:rPr>
            </w:pPr>
            <w:proofErr w:type="gramStart"/>
            <w:r w:rsidRPr="00D4143C">
              <w:rPr>
                <w:rFonts w:ascii="宋体" w:hAnsi="宋体" w:hint="eastAsia"/>
                <w:sz w:val="24"/>
                <w:szCs w:val="24"/>
              </w:rPr>
              <w:t>二维码</w:t>
            </w:r>
            <w:proofErr w:type="gramEnd"/>
          </w:p>
        </w:tc>
        <w:tc>
          <w:tcPr>
            <w:tcW w:w="709" w:type="dxa"/>
          </w:tcPr>
          <w:p w:rsidR="0031503D" w:rsidRPr="00D4143C" w:rsidRDefault="0031503D" w:rsidP="00BE3334">
            <w:pPr>
              <w:rPr>
                <w:rFonts w:ascii="宋体" w:hAnsi="宋体"/>
                <w:sz w:val="24"/>
                <w:szCs w:val="24"/>
              </w:rPr>
            </w:pPr>
            <w:r w:rsidRPr="00D4143C">
              <w:rPr>
                <w:rFonts w:ascii="宋体" w:hAnsi="宋体" w:hint="eastAsia"/>
                <w:sz w:val="24"/>
                <w:szCs w:val="24"/>
              </w:rPr>
              <w:t>8192</w:t>
            </w:r>
          </w:p>
        </w:tc>
        <w:tc>
          <w:tcPr>
            <w:tcW w:w="709" w:type="dxa"/>
          </w:tcPr>
          <w:p w:rsidR="0031503D" w:rsidRPr="00D4143C" w:rsidRDefault="0031503D" w:rsidP="00BE3334">
            <w:pPr>
              <w:rPr>
                <w:rFonts w:ascii="宋体" w:hAnsi="宋体"/>
                <w:sz w:val="24"/>
                <w:szCs w:val="24"/>
              </w:rPr>
            </w:pPr>
            <w:r w:rsidRPr="00D4143C">
              <w:rPr>
                <w:rFonts w:ascii="宋体" w:hAnsi="宋体" w:hint="eastAsia"/>
                <w:sz w:val="24"/>
                <w:szCs w:val="24"/>
              </w:rPr>
              <w:t>否</w:t>
            </w:r>
          </w:p>
        </w:tc>
        <w:tc>
          <w:tcPr>
            <w:tcW w:w="3543" w:type="dxa"/>
          </w:tcPr>
          <w:p w:rsidR="0031503D" w:rsidRPr="00D4143C" w:rsidRDefault="0031503D" w:rsidP="00BE3334">
            <w:pPr>
              <w:rPr>
                <w:rFonts w:ascii="宋体" w:hAnsi="宋体"/>
                <w:sz w:val="24"/>
                <w:szCs w:val="24"/>
              </w:rPr>
            </w:pPr>
            <w:r>
              <w:rPr>
                <w:rFonts w:ascii="宋体" w:hAnsi="宋体" w:hint="eastAsia"/>
                <w:sz w:val="24"/>
                <w:szCs w:val="24"/>
              </w:rPr>
              <w:t>需要在程序中</w:t>
            </w:r>
            <w:r w:rsidRPr="00AF69EB">
              <w:rPr>
                <w:rFonts w:ascii="宋体" w:hAnsi="宋体"/>
                <w:sz w:val="24"/>
                <w:szCs w:val="24"/>
              </w:rPr>
              <w:t>sys.properties</w:t>
            </w:r>
            <w:r>
              <w:rPr>
                <w:rFonts w:ascii="宋体" w:hAnsi="宋体" w:hint="eastAsia"/>
                <w:sz w:val="24"/>
                <w:szCs w:val="24"/>
              </w:rPr>
              <w:t xml:space="preserve"> 中进行配置，否则不返回此节</w:t>
            </w:r>
            <w:r>
              <w:rPr>
                <w:rFonts w:ascii="宋体" w:hAnsi="宋体" w:hint="eastAsia"/>
                <w:sz w:val="24"/>
                <w:szCs w:val="24"/>
              </w:rPr>
              <w:lastRenderedPageBreak/>
              <w:t>点。</w:t>
            </w:r>
          </w:p>
        </w:tc>
      </w:tr>
    </w:tbl>
    <w:p w:rsidR="0031503D" w:rsidRDefault="0060210B" w:rsidP="0031503D">
      <w:pPr>
        <w:pStyle w:val="3"/>
        <w:ind w:left="0"/>
      </w:pPr>
      <w:r>
        <w:rPr>
          <w:rFonts w:hint="eastAsia"/>
        </w:rPr>
        <w:lastRenderedPageBreak/>
        <w:t>返回全票面数据</w:t>
      </w:r>
    </w:p>
    <w:p w:rsidR="005F1CB8" w:rsidRPr="005F1CB8" w:rsidRDefault="005F1CB8" w:rsidP="005F1CB8">
      <w:pPr>
        <w:pStyle w:val="ab"/>
        <w:spacing w:line="240" w:lineRule="auto"/>
        <w:rPr>
          <w:rFonts w:ascii="Courier" w:hAnsi="Courier"/>
          <w:sz w:val="21"/>
          <w:szCs w:val="21"/>
        </w:rPr>
      </w:pPr>
      <w:proofErr w:type="gramStart"/>
      <w:r w:rsidRPr="005F1CB8">
        <w:rPr>
          <w:rFonts w:ascii="Courier" w:hAnsi="Courier"/>
          <w:szCs w:val="21"/>
        </w:rPr>
        <w:t>&lt;</w:t>
      </w:r>
      <w:r w:rsidRPr="005F1CB8">
        <w:rPr>
          <w:rFonts w:ascii="Courier" w:hAnsi="Courier"/>
          <w:sz w:val="21"/>
          <w:szCs w:val="21"/>
        </w:rPr>
        <w:t>?xml</w:t>
      </w:r>
      <w:proofErr w:type="gramEnd"/>
      <w:r w:rsidRPr="005F1CB8">
        <w:rPr>
          <w:rFonts w:ascii="Courier" w:hAnsi="Courier"/>
          <w:sz w:val="21"/>
          <w:szCs w:val="21"/>
        </w:rPr>
        <w:t xml:space="preserve"> version="1.0" encoding="gbk"?&gt;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&lt;business id="10008" comment="</w:t>
      </w:r>
      <w:r w:rsidRPr="005F1CB8">
        <w:rPr>
          <w:rFonts w:ascii="Courier" w:hAnsi="Courier" w:hint="eastAsia"/>
          <w:sz w:val="21"/>
          <w:szCs w:val="21"/>
        </w:rPr>
        <w:t>发票开具</w:t>
      </w:r>
      <w:r w:rsidRPr="005F1CB8">
        <w:rPr>
          <w:rFonts w:ascii="Courier" w:hAnsi="Courier" w:hint="eastAsia"/>
          <w:sz w:val="21"/>
          <w:szCs w:val="21"/>
        </w:rPr>
        <w:t>"&gt;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&lt;body yylxdm="1"&gt;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 xml:space="preserve">   &lt;</w:t>
      </w:r>
      <w:proofErr w:type="gramStart"/>
      <w:r w:rsidRPr="005F1CB8">
        <w:rPr>
          <w:rFonts w:ascii="Courier" w:hAnsi="Courier"/>
          <w:sz w:val="21"/>
          <w:szCs w:val="21"/>
        </w:rPr>
        <w:t>returncode&gt;</w:t>
      </w:r>
      <w:proofErr w:type="gramEnd"/>
      <w:r w:rsidRPr="005F1CB8">
        <w:rPr>
          <w:rFonts w:ascii="Courier" w:hAnsi="Courier"/>
          <w:sz w:val="21"/>
          <w:szCs w:val="21"/>
        </w:rPr>
        <w:t>0&lt;/returncode&gt;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&lt;returnmsg&gt;</w:t>
      </w:r>
      <w:r w:rsidRPr="005F1CB8">
        <w:rPr>
          <w:rFonts w:ascii="Courier" w:hAnsi="Courier" w:hint="eastAsia"/>
          <w:sz w:val="21"/>
          <w:szCs w:val="21"/>
        </w:rPr>
        <w:t>成功</w:t>
      </w:r>
      <w:r w:rsidRPr="005F1CB8">
        <w:rPr>
          <w:rFonts w:ascii="Courier" w:hAnsi="Courier" w:hint="eastAsia"/>
          <w:sz w:val="21"/>
          <w:szCs w:val="21"/>
        </w:rPr>
        <w:t>&lt;/returnmsg&gt;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 xml:space="preserve">   &lt;</w:t>
      </w:r>
      <w:proofErr w:type="gramStart"/>
      <w:r w:rsidRPr="005F1CB8">
        <w:rPr>
          <w:rFonts w:ascii="Courier" w:hAnsi="Courier"/>
          <w:sz w:val="21"/>
          <w:szCs w:val="21"/>
        </w:rPr>
        <w:t>returndata</w:t>
      </w:r>
      <w:proofErr w:type="gramEnd"/>
      <w:r w:rsidRPr="005F1CB8">
        <w:rPr>
          <w:rFonts w:ascii="Courier" w:hAnsi="Courier"/>
          <w:sz w:val="21"/>
          <w:szCs w:val="21"/>
        </w:rPr>
        <w:t>&gt;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&lt;fpdm&gt;</w:t>
      </w:r>
      <w:r w:rsidRPr="005F1CB8">
        <w:rPr>
          <w:rFonts w:ascii="Courier" w:hAnsi="Courier" w:hint="eastAsia"/>
          <w:sz w:val="21"/>
          <w:szCs w:val="21"/>
        </w:rPr>
        <w:t>发票代码</w:t>
      </w:r>
      <w:r w:rsidRPr="005F1CB8">
        <w:rPr>
          <w:rFonts w:ascii="Courier" w:hAnsi="Courier" w:hint="eastAsia"/>
          <w:sz w:val="21"/>
          <w:szCs w:val="21"/>
        </w:rPr>
        <w:t>&lt;/fpdm&gt;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&lt;fphm&gt;</w:t>
      </w:r>
      <w:r w:rsidRPr="005F1CB8">
        <w:rPr>
          <w:rFonts w:ascii="Courier" w:hAnsi="Courier" w:hint="eastAsia"/>
          <w:sz w:val="21"/>
          <w:szCs w:val="21"/>
        </w:rPr>
        <w:t>发票号码</w:t>
      </w:r>
      <w:r w:rsidRPr="005F1CB8">
        <w:rPr>
          <w:rFonts w:ascii="Courier" w:hAnsi="Courier" w:hint="eastAsia"/>
          <w:sz w:val="21"/>
          <w:szCs w:val="21"/>
        </w:rPr>
        <w:t>&lt;/fphm&gt;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&lt;kprq&gt;</w:t>
      </w:r>
      <w:r w:rsidRPr="005F1CB8">
        <w:rPr>
          <w:rFonts w:ascii="Courier" w:hAnsi="Courier" w:hint="eastAsia"/>
          <w:sz w:val="21"/>
          <w:szCs w:val="21"/>
        </w:rPr>
        <w:t>开票日期</w:t>
      </w:r>
      <w:r w:rsidRPr="005F1CB8">
        <w:rPr>
          <w:rFonts w:ascii="Courier" w:hAnsi="Courier" w:hint="eastAsia"/>
          <w:sz w:val="21"/>
          <w:szCs w:val="21"/>
        </w:rPr>
        <w:t>&lt;/kprq&gt;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&lt;fwqdz&gt;</w:t>
      </w:r>
      <w:r w:rsidRPr="005F1CB8">
        <w:rPr>
          <w:rFonts w:ascii="Courier" w:hAnsi="Courier" w:hint="eastAsia"/>
          <w:sz w:val="21"/>
          <w:szCs w:val="21"/>
        </w:rPr>
        <w:t>服务器地址</w:t>
      </w:r>
      <w:r w:rsidRPr="005F1CB8">
        <w:rPr>
          <w:rFonts w:ascii="Courier" w:hAnsi="Courier" w:hint="eastAsia"/>
          <w:sz w:val="21"/>
          <w:szCs w:val="21"/>
        </w:rPr>
        <w:t>&lt;/fwqdz&gt;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&lt;fwqdkh&gt;</w:t>
      </w:r>
      <w:r w:rsidRPr="005F1CB8">
        <w:rPr>
          <w:rFonts w:ascii="Courier" w:hAnsi="Courier" w:hint="eastAsia"/>
          <w:sz w:val="21"/>
          <w:szCs w:val="21"/>
        </w:rPr>
        <w:t>服务器端口号</w:t>
      </w:r>
      <w:r w:rsidRPr="005F1CB8">
        <w:rPr>
          <w:rFonts w:ascii="Courier" w:hAnsi="Courier" w:hint="eastAsia"/>
          <w:sz w:val="21"/>
          <w:szCs w:val="21"/>
        </w:rPr>
        <w:t>&lt;/fwqdkh&gt;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&lt;jqbh&gt;</w:t>
      </w:r>
      <w:r w:rsidRPr="005F1CB8">
        <w:rPr>
          <w:rFonts w:ascii="Courier" w:hAnsi="Courier" w:hint="eastAsia"/>
          <w:sz w:val="21"/>
          <w:szCs w:val="21"/>
        </w:rPr>
        <w:t>机器编号</w:t>
      </w:r>
      <w:r w:rsidRPr="005F1CB8">
        <w:rPr>
          <w:rFonts w:ascii="Courier" w:hAnsi="Courier" w:hint="eastAsia"/>
          <w:sz w:val="21"/>
          <w:szCs w:val="21"/>
        </w:rPr>
        <w:t>&lt;/jqbh&gt;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&lt;fplxdm&gt;</w:t>
      </w:r>
      <w:r w:rsidRPr="005F1CB8">
        <w:rPr>
          <w:rFonts w:ascii="Courier" w:hAnsi="Courier" w:hint="eastAsia"/>
          <w:sz w:val="21"/>
          <w:szCs w:val="21"/>
        </w:rPr>
        <w:t>发票类型编码</w:t>
      </w:r>
      <w:r w:rsidRPr="005F1CB8">
        <w:rPr>
          <w:rFonts w:ascii="Courier" w:hAnsi="Courier" w:hint="eastAsia"/>
          <w:sz w:val="21"/>
          <w:szCs w:val="21"/>
        </w:rPr>
        <w:t>&lt;/fplxdm&gt;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&lt;fpcbh&gt;</w:t>
      </w:r>
      <w:r w:rsidRPr="005F1CB8">
        <w:rPr>
          <w:rFonts w:ascii="Courier" w:hAnsi="Courier" w:hint="eastAsia"/>
          <w:sz w:val="21"/>
          <w:szCs w:val="21"/>
        </w:rPr>
        <w:t>发票池</w:t>
      </w:r>
      <w:r w:rsidRPr="005F1CB8">
        <w:rPr>
          <w:rFonts w:ascii="Courier" w:hAnsi="Courier" w:hint="eastAsia"/>
          <w:sz w:val="21"/>
          <w:szCs w:val="21"/>
        </w:rPr>
        <w:t>&lt;/fpcbh&gt;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&lt;kplx&gt;</w:t>
      </w:r>
      <w:r w:rsidRPr="005F1CB8">
        <w:rPr>
          <w:rFonts w:ascii="Courier" w:hAnsi="Courier" w:hint="eastAsia"/>
          <w:sz w:val="21"/>
          <w:szCs w:val="21"/>
        </w:rPr>
        <w:t>开票终端</w:t>
      </w:r>
      <w:r w:rsidRPr="005F1CB8">
        <w:rPr>
          <w:rFonts w:ascii="Courier" w:hAnsi="Courier" w:hint="eastAsia"/>
          <w:sz w:val="21"/>
          <w:szCs w:val="21"/>
        </w:rPr>
        <w:t>&lt;/kplx&gt;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&lt;bbh&gt;</w:t>
      </w:r>
      <w:r w:rsidRPr="005F1CB8">
        <w:rPr>
          <w:rFonts w:ascii="Courier" w:hAnsi="Courier" w:hint="eastAsia"/>
          <w:sz w:val="21"/>
          <w:szCs w:val="21"/>
        </w:rPr>
        <w:t>版本号</w:t>
      </w:r>
      <w:r w:rsidRPr="005F1CB8">
        <w:rPr>
          <w:rFonts w:ascii="Courier" w:hAnsi="Courier" w:hint="eastAsia"/>
          <w:sz w:val="21"/>
          <w:szCs w:val="21"/>
        </w:rPr>
        <w:t>&lt;/bbh&gt;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&lt;tspz&gt;</w:t>
      </w:r>
      <w:r w:rsidRPr="005F1CB8">
        <w:rPr>
          <w:rFonts w:ascii="Courier" w:hAnsi="Courier" w:hint="eastAsia"/>
          <w:sz w:val="21"/>
          <w:szCs w:val="21"/>
        </w:rPr>
        <w:t>特殊票种</w:t>
      </w:r>
      <w:r w:rsidRPr="005F1CB8">
        <w:rPr>
          <w:rFonts w:ascii="Courier" w:hAnsi="Courier" w:hint="eastAsia"/>
          <w:sz w:val="21"/>
          <w:szCs w:val="21"/>
        </w:rPr>
        <w:t>&lt;/tspz&gt;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&lt;xhdwsbh&gt;</w:t>
      </w:r>
      <w:r w:rsidRPr="005F1CB8">
        <w:rPr>
          <w:rFonts w:ascii="Courier" w:hAnsi="Courier" w:hint="eastAsia"/>
          <w:sz w:val="21"/>
          <w:szCs w:val="21"/>
        </w:rPr>
        <w:t>销货单位识别号</w:t>
      </w:r>
      <w:r w:rsidRPr="005F1CB8">
        <w:rPr>
          <w:rFonts w:ascii="Courier" w:hAnsi="Courier" w:hint="eastAsia"/>
          <w:sz w:val="21"/>
          <w:szCs w:val="21"/>
        </w:rPr>
        <w:t>&lt;/xhdwsbh&gt;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&lt;xhdwmc&gt;</w:t>
      </w:r>
      <w:r w:rsidRPr="005F1CB8">
        <w:rPr>
          <w:rFonts w:ascii="Courier" w:hAnsi="Courier" w:hint="eastAsia"/>
          <w:sz w:val="21"/>
          <w:szCs w:val="21"/>
        </w:rPr>
        <w:t>销货单位名称</w:t>
      </w:r>
      <w:r w:rsidRPr="005F1CB8">
        <w:rPr>
          <w:rFonts w:ascii="Courier" w:hAnsi="Courier" w:hint="eastAsia"/>
          <w:sz w:val="21"/>
          <w:szCs w:val="21"/>
        </w:rPr>
        <w:t>&lt;/xhdwmc&gt;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&lt;xhdwdzdh&gt;</w:t>
      </w:r>
      <w:r w:rsidRPr="005F1CB8">
        <w:rPr>
          <w:rFonts w:ascii="Courier" w:hAnsi="Courier" w:hint="eastAsia"/>
          <w:sz w:val="21"/>
          <w:szCs w:val="21"/>
        </w:rPr>
        <w:t>销货单位地址电话</w:t>
      </w:r>
      <w:r w:rsidRPr="005F1CB8">
        <w:rPr>
          <w:rFonts w:ascii="Courier" w:hAnsi="Courier" w:hint="eastAsia"/>
          <w:sz w:val="21"/>
          <w:szCs w:val="21"/>
        </w:rPr>
        <w:t>&lt;/xhdwdzdh&gt;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&lt;xhdwyhzh&gt;</w:t>
      </w:r>
      <w:r w:rsidRPr="005F1CB8">
        <w:rPr>
          <w:rFonts w:ascii="Courier" w:hAnsi="Courier" w:hint="eastAsia"/>
          <w:sz w:val="21"/>
          <w:szCs w:val="21"/>
        </w:rPr>
        <w:t>销货单位银行帐号</w:t>
      </w:r>
      <w:r w:rsidRPr="005F1CB8">
        <w:rPr>
          <w:rFonts w:ascii="Courier" w:hAnsi="Courier" w:hint="eastAsia"/>
          <w:sz w:val="21"/>
          <w:szCs w:val="21"/>
        </w:rPr>
        <w:t>&lt;/xhdwyhzh&gt;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&lt;ghdwsbh&gt;</w:t>
      </w:r>
      <w:r w:rsidRPr="005F1CB8">
        <w:rPr>
          <w:rFonts w:ascii="Courier" w:hAnsi="Courier" w:hint="eastAsia"/>
          <w:sz w:val="21"/>
          <w:szCs w:val="21"/>
        </w:rPr>
        <w:t>购货单位识别号</w:t>
      </w:r>
      <w:r w:rsidRPr="005F1CB8">
        <w:rPr>
          <w:rFonts w:ascii="Courier" w:hAnsi="Courier" w:hint="eastAsia"/>
          <w:sz w:val="21"/>
          <w:szCs w:val="21"/>
        </w:rPr>
        <w:t>&lt;/ghdwsbh&gt;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&lt;ghdwmc&gt;</w:t>
      </w:r>
      <w:r w:rsidRPr="005F1CB8">
        <w:rPr>
          <w:rFonts w:ascii="Courier" w:hAnsi="Courier" w:hint="eastAsia"/>
          <w:sz w:val="21"/>
          <w:szCs w:val="21"/>
        </w:rPr>
        <w:t>购货单位名称</w:t>
      </w:r>
      <w:r w:rsidRPr="005F1CB8">
        <w:rPr>
          <w:rFonts w:ascii="Courier" w:hAnsi="Courier" w:hint="eastAsia"/>
          <w:sz w:val="21"/>
          <w:szCs w:val="21"/>
        </w:rPr>
        <w:t>&lt;/ghdwmc&gt;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&lt;ghdwdzdh&gt;</w:t>
      </w:r>
      <w:r w:rsidRPr="005F1CB8">
        <w:rPr>
          <w:rFonts w:ascii="Courier" w:hAnsi="Courier" w:hint="eastAsia"/>
          <w:sz w:val="21"/>
          <w:szCs w:val="21"/>
        </w:rPr>
        <w:t>购货单位地址电话</w:t>
      </w:r>
      <w:r w:rsidRPr="005F1CB8">
        <w:rPr>
          <w:rFonts w:ascii="Courier" w:hAnsi="Courier" w:hint="eastAsia"/>
          <w:sz w:val="21"/>
          <w:szCs w:val="21"/>
        </w:rPr>
        <w:t>&lt;/ghdwdzdh&gt;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&lt;ghdwyhzh&gt;</w:t>
      </w:r>
      <w:r w:rsidRPr="005F1CB8">
        <w:rPr>
          <w:rFonts w:ascii="Courier" w:hAnsi="Courier" w:hint="eastAsia"/>
          <w:sz w:val="21"/>
          <w:szCs w:val="21"/>
        </w:rPr>
        <w:t>购货单位银行帐号</w:t>
      </w:r>
      <w:r w:rsidRPr="005F1CB8">
        <w:rPr>
          <w:rFonts w:ascii="Courier" w:hAnsi="Courier" w:hint="eastAsia"/>
          <w:sz w:val="21"/>
          <w:szCs w:val="21"/>
        </w:rPr>
        <w:t>&lt;/ghdwyhzh&gt;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&lt;bmbbbh&gt;</w:t>
      </w:r>
      <w:r w:rsidRPr="005F1CB8">
        <w:rPr>
          <w:rFonts w:ascii="Courier" w:hAnsi="Courier" w:hint="eastAsia"/>
          <w:sz w:val="21"/>
          <w:szCs w:val="21"/>
        </w:rPr>
        <w:t>编码表版本号</w:t>
      </w:r>
      <w:r w:rsidRPr="005F1CB8">
        <w:rPr>
          <w:rFonts w:ascii="Courier" w:hAnsi="Courier" w:hint="eastAsia"/>
          <w:sz w:val="21"/>
          <w:szCs w:val="21"/>
        </w:rPr>
        <w:t>&lt;/bmbbbh&gt;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&lt;zsfs&gt;</w:t>
      </w:r>
      <w:r w:rsidRPr="005F1CB8">
        <w:rPr>
          <w:rFonts w:ascii="Courier" w:hAnsi="Courier" w:hint="eastAsia"/>
          <w:sz w:val="21"/>
          <w:szCs w:val="21"/>
        </w:rPr>
        <w:t>征税方式</w:t>
      </w:r>
      <w:r w:rsidRPr="005F1CB8">
        <w:rPr>
          <w:rFonts w:ascii="Courier" w:hAnsi="Courier" w:hint="eastAsia"/>
          <w:sz w:val="21"/>
          <w:szCs w:val="21"/>
        </w:rPr>
        <w:t>&lt;/zsfs&gt;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 xml:space="preserve">     &lt;fyxm count="1"&gt;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 xml:space="preserve">       &lt;group xh="1"&gt;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&lt;fphxz&gt;</w:t>
      </w:r>
      <w:r w:rsidRPr="005F1CB8">
        <w:rPr>
          <w:rFonts w:ascii="Courier" w:hAnsi="Courier" w:hint="eastAsia"/>
          <w:sz w:val="21"/>
          <w:szCs w:val="21"/>
        </w:rPr>
        <w:t>发票</w:t>
      </w:r>
      <w:proofErr w:type="gramStart"/>
      <w:r w:rsidRPr="005F1CB8">
        <w:rPr>
          <w:rFonts w:ascii="Courier" w:hAnsi="Courier" w:hint="eastAsia"/>
          <w:sz w:val="21"/>
          <w:szCs w:val="21"/>
        </w:rPr>
        <w:t>行性质</w:t>
      </w:r>
      <w:proofErr w:type="gramEnd"/>
      <w:r w:rsidRPr="005F1CB8">
        <w:rPr>
          <w:rFonts w:ascii="Courier" w:hAnsi="Courier" w:hint="eastAsia"/>
          <w:sz w:val="21"/>
          <w:szCs w:val="21"/>
        </w:rPr>
        <w:t>&lt;/fphxz&gt;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&lt;spmc&gt;</w:t>
      </w:r>
      <w:r w:rsidRPr="005F1CB8">
        <w:rPr>
          <w:rFonts w:ascii="Courier" w:hAnsi="Courier" w:hint="eastAsia"/>
          <w:sz w:val="21"/>
          <w:szCs w:val="21"/>
        </w:rPr>
        <w:t>商品名称</w:t>
      </w:r>
      <w:r w:rsidRPr="005F1CB8">
        <w:rPr>
          <w:rFonts w:ascii="Courier" w:hAnsi="Courier" w:hint="eastAsia"/>
          <w:sz w:val="21"/>
          <w:szCs w:val="21"/>
        </w:rPr>
        <w:t>&lt;/spmc&gt;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&lt;spsm&gt;</w:t>
      </w:r>
      <w:r w:rsidRPr="005F1CB8">
        <w:rPr>
          <w:rFonts w:ascii="Courier" w:hAnsi="Courier" w:hint="eastAsia"/>
          <w:sz w:val="21"/>
          <w:szCs w:val="21"/>
        </w:rPr>
        <w:t>商品税目</w:t>
      </w:r>
      <w:r w:rsidRPr="005F1CB8">
        <w:rPr>
          <w:rFonts w:ascii="Courier" w:hAnsi="Courier" w:hint="eastAsia"/>
          <w:sz w:val="21"/>
          <w:szCs w:val="21"/>
        </w:rPr>
        <w:t>&lt;/spsm&gt;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&lt;ggxh&gt;</w:t>
      </w:r>
      <w:r w:rsidRPr="005F1CB8">
        <w:rPr>
          <w:rFonts w:ascii="Courier" w:hAnsi="Courier" w:hint="eastAsia"/>
          <w:sz w:val="21"/>
          <w:szCs w:val="21"/>
        </w:rPr>
        <w:t>规格型号</w:t>
      </w:r>
      <w:r w:rsidRPr="005F1CB8">
        <w:rPr>
          <w:rFonts w:ascii="Courier" w:hAnsi="Courier" w:hint="eastAsia"/>
          <w:sz w:val="21"/>
          <w:szCs w:val="21"/>
        </w:rPr>
        <w:t>&lt;/ggxh&gt;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&lt;dw&gt;</w:t>
      </w:r>
      <w:r w:rsidRPr="005F1CB8">
        <w:rPr>
          <w:rFonts w:ascii="Courier" w:hAnsi="Courier" w:hint="eastAsia"/>
          <w:sz w:val="21"/>
          <w:szCs w:val="21"/>
        </w:rPr>
        <w:t>单位</w:t>
      </w:r>
      <w:r w:rsidRPr="005F1CB8">
        <w:rPr>
          <w:rFonts w:ascii="Courier" w:hAnsi="Courier" w:hint="eastAsia"/>
          <w:sz w:val="21"/>
          <w:szCs w:val="21"/>
        </w:rPr>
        <w:t>&lt;/dw&gt;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&lt;spsl&gt;</w:t>
      </w:r>
      <w:r w:rsidRPr="005F1CB8">
        <w:rPr>
          <w:rFonts w:ascii="Courier" w:hAnsi="Courier" w:hint="eastAsia"/>
          <w:sz w:val="21"/>
          <w:szCs w:val="21"/>
        </w:rPr>
        <w:t>商品数量</w:t>
      </w:r>
      <w:r w:rsidRPr="005F1CB8">
        <w:rPr>
          <w:rFonts w:ascii="Courier" w:hAnsi="Courier" w:hint="eastAsia"/>
          <w:sz w:val="21"/>
          <w:szCs w:val="21"/>
        </w:rPr>
        <w:t>&lt;/spsl&gt;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&lt;dj&gt;</w:t>
      </w:r>
      <w:r w:rsidRPr="005F1CB8">
        <w:rPr>
          <w:rFonts w:ascii="Courier" w:hAnsi="Courier" w:hint="eastAsia"/>
          <w:sz w:val="21"/>
          <w:szCs w:val="21"/>
        </w:rPr>
        <w:t>单价</w:t>
      </w:r>
      <w:r w:rsidRPr="005F1CB8">
        <w:rPr>
          <w:rFonts w:ascii="Courier" w:hAnsi="Courier" w:hint="eastAsia"/>
          <w:sz w:val="21"/>
          <w:szCs w:val="21"/>
        </w:rPr>
        <w:t>&lt;/dj&gt;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&lt;je&gt;</w:t>
      </w:r>
      <w:r w:rsidRPr="005F1CB8">
        <w:rPr>
          <w:rFonts w:ascii="Courier" w:hAnsi="Courier" w:hint="eastAsia"/>
          <w:sz w:val="21"/>
          <w:szCs w:val="21"/>
        </w:rPr>
        <w:t>金额</w:t>
      </w:r>
      <w:r w:rsidRPr="005F1CB8">
        <w:rPr>
          <w:rFonts w:ascii="Courier" w:hAnsi="Courier" w:hint="eastAsia"/>
          <w:sz w:val="21"/>
          <w:szCs w:val="21"/>
        </w:rPr>
        <w:t>&lt;/je&gt;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&lt;sl&gt;</w:t>
      </w:r>
      <w:r w:rsidRPr="005F1CB8">
        <w:rPr>
          <w:rFonts w:ascii="Courier" w:hAnsi="Courier" w:hint="eastAsia"/>
          <w:sz w:val="21"/>
          <w:szCs w:val="21"/>
        </w:rPr>
        <w:t>税率</w:t>
      </w:r>
      <w:r w:rsidRPr="005F1CB8">
        <w:rPr>
          <w:rFonts w:ascii="Courier" w:hAnsi="Courier" w:hint="eastAsia"/>
          <w:sz w:val="21"/>
          <w:szCs w:val="21"/>
        </w:rPr>
        <w:t>&lt;/sl&gt;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&lt;se&gt;</w:t>
      </w:r>
      <w:r w:rsidRPr="005F1CB8">
        <w:rPr>
          <w:rFonts w:ascii="Courier" w:hAnsi="Courier" w:hint="eastAsia"/>
          <w:sz w:val="21"/>
          <w:szCs w:val="21"/>
        </w:rPr>
        <w:t>税额</w:t>
      </w:r>
      <w:r w:rsidRPr="005F1CB8">
        <w:rPr>
          <w:rFonts w:ascii="Courier" w:hAnsi="Courier" w:hint="eastAsia"/>
          <w:sz w:val="21"/>
          <w:szCs w:val="21"/>
        </w:rPr>
        <w:t>&lt;/se&gt;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&lt;hsbz&gt;</w:t>
      </w:r>
      <w:r w:rsidRPr="005F1CB8">
        <w:rPr>
          <w:rFonts w:ascii="Courier" w:hAnsi="Courier" w:hint="eastAsia"/>
          <w:sz w:val="21"/>
          <w:szCs w:val="21"/>
        </w:rPr>
        <w:t>含税标志</w:t>
      </w:r>
      <w:r w:rsidRPr="005F1CB8">
        <w:rPr>
          <w:rFonts w:ascii="Courier" w:hAnsi="Courier" w:hint="eastAsia"/>
          <w:sz w:val="21"/>
          <w:szCs w:val="21"/>
        </w:rPr>
        <w:t>&lt;/hsbz&gt;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&lt;spbm&gt;</w:t>
      </w:r>
      <w:r w:rsidRPr="005F1CB8">
        <w:rPr>
          <w:rFonts w:ascii="Courier" w:hAnsi="Courier" w:hint="eastAsia"/>
          <w:sz w:val="21"/>
          <w:szCs w:val="21"/>
        </w:rPr>
        <w:t>商品编码</w:t>
      </w:r>
      <w:r w:rsidRPr="005F1CB8">
        <w:rPr>
          <w:rFonts w:ascii="Courier" w:hAnsi="Courier" w:hint="eastAsia"/>
          <w:sz w:val="21"/>
          <w:szCs w:val="21"/>
        </w:rPr>
        <w:t>&lt;/spbm&gt;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&lt;zxbm&gt;</w:t>
      </w:r>
      <w:r w:rsidRPr="005F1CB8">
        <w:rPr>
          <w:rFonts w:ascii="Courier" w:hAnsi="Courier" w:hint="eastAsia"/>
          <w:sz w:val="21"/>
          <w:szCs w:val="21"/>
        </w:rPr>
        <w:t>纳税人自行编码</w:t>
      </w:r>
      <w:r w:rsidRPr="005F1CB8">
        <w:rPr>
          <w:rFonts w:ascii="Courier" w:hAnsi="Courier" w:hint="eastAsia"/>
          <w:sz w:val="21"/>
          <w:szCs w:val="21"/>
        </w:rPr>
        <w:t>&lt;/zxbm&gt;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&lt;yhzcbs&gt;</w:t>
      </w:r>
      <w:r w:rsidRPr="005F1CB8">
        <w:rPr>
          <w:rFonts w:ascii="Courier" w:hAnsi="Courier" w:hint="eastAsia"/>
          <w:sz w:val="21"/>
          <w:szCs w:val="21"/>
        </w:rPr>
        <w:t>优惠政策标识</w:t>
      </w:r>
      <w:r w:rsidRPr="005F1CB8">
        <w:rPr>
          <w:rFonts w:ascii="Courier" w:hAnsi="Courier" w:hint="eastAsia"/>
          <w:sz w:val="21"/>
          <w:szCs w:val="21"/>
        </w:rPr>
        <w:t>&lt;/yhzcbs&gt;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&lt;lslbs&gt;</w:t>
      </w:r>
      <w:r w:rsidRPr="005F1CB8">
        <w:rPr>
          <w:rFonts w:ascii="Courier" w:hAnsi="Courier" w:hint="eastAsia"/>
          <w:sz w:val="21"/>
          <w:szCs w:val="21"/>
        </w:rPr>
        <w:t>零税率标识</w:t>
      </w:r>
      <w:r w:rsidRPr="005F1CB8">
        <w:rPr>
          <w:rFonts w:ascii="Courier" w:hAnsi="Courier" w:hint="eastAsia"/>
          <w:sz w:val="21"/>
          <w:szCs w:val="21"/>
        </w:rPr>
        <w:t>&lt;/lslbs&gt;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&lt;zzstsgl&gt;</w:t>
      </w:r>
      <w:r w:rsidRPr="005F1CB8">
        <w:rPr>
          <w:rFonts w:ascii="Courier" w:hAnsi="Courier" w:hint="eastAsia"/>
          <w:sz w:val="21"/>
          <w:szCs w:val="21"/>
        </w:rPr>
        <w:t>增值税特殊管理</w:t>
      </w:r>
      <w:r w:rsidRPr="005F1CB8">
        <w:rPr>
          <w:rFonts w:ascii="Courier" w:hAnsi="Courier" w:hint="eastAsia"/>
          <w:sz w:val="21"/>
          <w:szCs w:val="21"/>
        </w:rPr>
        <w:t>&lt;/zzstsgl&gt;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 xml:space="preserve">       &lt;/group&gt;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lastRenderedPageBreak/>
        <w:t xml:space="preserve">     &lt;/fyxm&gt;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&lt;zhsl&gt;</w:t>
      </w:r>
      <w:r w:rsidRPr="005F1CB8">
        <w:rPr>
          <w:rFonts w:ascii="Courier" w:hAnsi="Courier" w:hint="eastAsia"/>
          <w:sz w:val="21"/>
          <w:szCs w:val="21"/>
        </w:rPr>
        <w:t>综合税率</w:t>
      </w:r>
      <w:r w:rsidRPr="005F1CB8">
        <w:rPr>
          <w:rFonts w:ascii="Courier" w:hAnsi="Courier" w:hint="eastAsia"/>
          <w:sz w:val="21"/>
          <w:szCs w:val="21"/>
        </w:rPr>
        <w:t>&lt;/zhsl&gt;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&lt;hjje&gt;</w:t>
      </w:r>
      <w:r w:rsidRPr="005F1CB8">
        <w:rPr>
          <w:rFonts w:ascii="Courier" w:hAnsi="Courier" w:hint="eastAsia"/>
          <w:sz w:val="21"/>
          <w:szCs w:val="21"/>
        </w:rPr>
        <w:t>合计金额</w:t>
      </w:r>
      <w:r w:rsidRPr="005F1CB8">
        <w:rPr>
          <w:rFonts w:ascii="Courier" w:hAnsi="Courier" w:hint="eastAsia"/>
          <w:sz w:val="21"/>
          <w:szCs w:val="21"/>
        </w:rPr>
        <w:t>&lt;/hjje&gt;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&lt;hjse&gt;</w:t>
      </w:r>
      <w:r w:rsidRPr="005F1CB8">
        <w:rPr>
          <w:rFonts w:ascii="Courier" w:hAnsi="Courier" w:hint="eastAsia"/>
          <w:sz w:val="21"/>
          <w:szCs w:val="21"/>
        </w:rPr>
        <w:t>合计税额</w:t>
      </w:r>
      <w:r w:rsidRPr="005F1CB8">
        <w:rPr>
          <w:rFonts w:ascii="Courier" w:hAnsi="Courier" w:hint="eastAsia"/>
          <w:sz w:val="21"/>
          <w:szCs w:val="21"/>
        </w:rPr>
        <w:t>&lt;/hjse&gt;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&lt;jshj&gt;</w:t>
      </w:r>
      <w:r w:rsidRPr="005F1CB8">
        <w:rPr>
          <w:rFonts w:ascii="Courier" w:hAnsi="Courier" w:hint="eastAsia"/>
          <w:sz w:val="21"/>
          <w:szCs w:val="21"/>
        </w:rPr>
        <w:t>价税合计</w:t>
      </w:r>
      <w:r w:rsidRPr="005F1CB8">
        <w:rPr>
          <w:rFonts w:ascii="Courier" w:hAnsi="Courier" w:hint="eastAsia"/>
          <w:sz w:val="21"/>
          <w:szCs w:val="21"/>
        </w:rPr>
        <w:t>&lt;/jshj&gt;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&lt;bz&gt;</w:t>
      </w:r>
      <w:r w:rsidRPr="005F1CB8">
        <w:rPr>
          <w:rFonts w:ascii="Courier" w:hAnsi="Courier" w:hint="eastAsia"/>
          <w:sz w:val="21"/>
          <w:szCs w:val="21"/>
        </w:rPr>
        <w:t>备注</w:t>
      </w:r>
      <w:r w:rsidRPr="005F1CB8">
        <w:rPr>
          <w:rFonts w:ascii="Courier" w:hAnsi="Courier" w:hint="eastAsia"/>
          <w:sz w:val="21"/>
          <w:szCs w:val="21"/>
        </w:rPr>
        <w:t>&lt;/bz&gt;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&lt;skr&gt;</w:t>
      </w:r>
      <w:r w:rsidRPr="005F1CB8">
        <w:rPr>
          <w:rFonts w:ascii="Courier" w:hAnsi="Courier" w:hint="eastAsia"/>
          <w:sz w:val="21"/>
          <w:szCs w:val="21"/>
        </w:rPr>
        <w:t>收款人</w:t>
      </w:r>
      <w:r w:rsidRPr="005F1CB8">
        <w:rPr>
          <w:rFonts w:ascii="Courier" w:hAnsi="Courier" w:hint="eastAsia"/>
          <w:sz w:val="21"/>
          <w:szCs w:val="21"/>
        </w:rPr>
        <w:t>&lt;/skr&gt;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&lt;fhr&gt;</w:t>
      </w:r>
      <w:r w:rsidRPr="005F1CB8">
        <w:rPr>
          <w:rFonts w:ascii="Courier" w:hAnsi="Courier" w:hint="eastAsia"/>
          <w:sz w:val="21"/>
          <w:szCs w:val="21"/>
        </w:rPr>
        <w:t>复核人</w:t>
      </w:r>
      <w:r w:rsidRPr="005F1CB8">
        <w:rPr>
          <w:rFonts w:ascii="Courier" w:hAnsi="Courier" w:hint="eastAsia"/>
          <w:sz w:val="21"/>
          <w:szCs w:val="21"/>
        </w:rPr>
        <w:t>&lt;/fhr&gt;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&lt;kpr&gt;</w:t>
      </w:r>
      <w:r w:rsidRPr="005F1CB8">
        <w:rPr>
          <w:rFonts w:ascii="Courier" w:hAnsi="Courier" w:hint="eastAsia"/>
          <w:sz w:val="21"/>
          <w:szCs w:val="21"/>
        </w:rPr>
        <w:t>开票人</w:t>
      </w:r>
      <w:r w:rsidRPr="005F1CB8">
        <w:rPr>
          <w:rFonts w:ascii="Courier" w:hAnsi="Courier" w:hint="eastAsia"/>
          <w:sz w:val="21"/>
          <w:szCs w:val="21"/>
        </w:rPr>
        <w:t>&lt;/kpr&gt;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&lt;jmbbh&gt;</w:t>
      </w:r>
      <w:r w:rsidRPr="005F1CB8">
        <w:rPr>
          <w:rFonts w:ascii="Courier" w:hAnsi="Courier" w:hint="eastAsia"/>
          <w:sz w:val="21"/>
          <w:szCs w:val="21"/>
        </w:rPr>
        <w:t>加密版本号</w:t>
      </w:r>
      <w:r w:rsidRPr="005F1CB8">
        <w:rPr>
          <w:rFonts w:ascii="Courier" w:hAnsi="Courier" w:hint="eastAsia"/>
          <w:sz w:val="21"/>
          <w:szCs w:val="21"/>
        </w:rPr>
        <w:t>&lt;/jmbbh&gt;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&lt;zyspmc&gt;</w:t>
      </w:r>
      <w:r w:rsidRPr="005F1CB8">
        <w:rPr>
          <w:rFonts w:ascii="Courier" w:hAnsi="Courier" w:hint="eastAsia"/>
          <w:sz w:val="21"/>
          <w:szCs w:val="21"/>
        </w:rPr>
        <w:t>主要商品名称</w:t>
      </w:r>
      <w:r w:rsidRPr="005F1CB8">
        <w:rPr>
          <w:rFonts w:ascii="Courier" w:hAnsi="Courier" w:hint="eastAsia"/>
          <w:sz w:val="21"/>
          <w:szCs w:val="21"/>
        </w:rPr>
        <w:t>&lt;/zyspmc&gt;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&lt;spsm&gt;</w:t>
      </w:r>
      <w:r w:rsidRPr="005F1CB8">
        <w:rPr>
          <w:rFonts w:ascii="Courier" w:hAnsi="Courier" w:hint="eastAsia"/>
          <w:sz w:val="21"/>
          <w:szCs w:val="21"/>
        </w:rPr>
        <w:t>商品税目</w:t>
      </w:r>
      <w:r w:rsidRPr="005F1CB8">
        <w:rPr>
          <w:rFonts w:ascii="Courier" w:hAnsi="Courier" w:hint="eastAsia"/>
          <w:sz w:val="21"/>
          <w:szCs w:val="21"/>
        </w:rPr>
        <w:t>&lt;/spsm&gt;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&lt;qdbz&gt;</w:t>
      </w:r>
      <w:r w:rsidRPr="005F1CB8">
        <w:rPr>
          <w:rFonts w:ascii="Courier" w:hAnsi="Courier" w:hint="eastAsia"/>
          <w:sz w:val="21"/>
          <w:szCs w:val="21"/>
        </w:rPr>
        <w:t>清单标志</w:t>
      </w:r>
      <w:r w:rsidRPr="005F1CB8">
        <w:rPr>
          <w:rFonts w:ascii="Courier" w:hAnsi="Courier" w:hint="eastAsia"/>
          <w:sz w:val="21"/>
          <w:szCs w:val="21"/>
        </w:rPr>
        <w:t>&lt;/qdbz&gt;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 xml:space="preserve">     &lt;</w:t>
      </w:r>
      <w:proofErr w:type="gramStart"/>
      <w:r w:rsidRPr="005F1CB8">
        <w:rPr>
          <w:rFonts w:ascii="Courier" w:hAnsi="Courier"/>
          <w:sz w:val="21"/>
          <w:szCs w:val="21"/>
        </w:rPr>
        <w:t>ssyf</w:t>
      </w:r>
      <w:proofErr w:type="gramEnd"/>
      <w:r w:rsidRPr="005F1CB8">
        <w:rPr>
          <w:rFonts w:ascii="Courier" w:hAnsi="Courier"/>
          <w:sz w:val="21"/>
          <w:szCs w:val="21"/>
        </w:rPr>
        <w:t>&gt;&lt;/ssyf&gt;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&lt;kpjh&gt;</w:t>
      </w:r>
      <w:r w:rsidRPr="005F1CB8">
        <w:rPr>
          <w:rFonts w:ascii="Courier" w:hAnsi="Courier" w:hint="eastAsia"/>
          <w:sz w:val="21"/>
          <w:szCs w:val="21"/>
        </w:rPr>
        <w:t>开票机号</w:t>
      </w:r>
      <w:r w:rsidRPr="005F1CB8">
        <w:rPr>
          <w:rFonts w:ascii="Courier" w:hAnsi="Courier" w:hint="eastAsia"/>
          <w:sz w:val="21"/>
          <w:szCs w:val="21"/>
        </w:rPr>
        <w:t>&lt;/kpjh&gt;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&lt;tzdbh&gt;</w:t>
      </w:r>
      <w:r w:rsidRPr="005F1CB8">
        <w:rPr>
          <w:rFonts w:ascii="Courier" w:hAnsi="Courier" w:hint="eastAsia"/>
          <w:sz w:val="21"/>
          <w:szCs w:val="21"/>
        </w:rPr>
        <w:t>红字通知单编号</w:t>
      </w:r>
      <w:r w:rsidRPr="005F1CB8">
        <w:rPr>
          <w:rFonts w:ascii="Courier" w:hAnsi="Courier" w:hint="eastAsia"/>
          <w:sz w:val="21"/>
          <w:szCs w:val="21"/>
        </w:rPr>
        <w:t>&lt;/tzdbh&gt;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&lt;yfpdm&gt;</w:t>
      </w:r>
      <w:r w:rsidRPr="005F1CB8">
        <w:rPr>
          <w:rFonts w:ascii="Courier" w:hAnsi="Courier" w:hint="eastAsia"/>
          <w:sz w:val="21"/>
          <w:szCs w:val="21"/>
        </w:rPr>
        <w:t>原发票代码</w:t>
      </w:r>
      <w:r w:rsidRPr="005F1CB8">
        <w:rPr>
          <w:rFonts w:ascii="Courier" w:hAnsi="Courier" w:hint="eastAsia"/>
          <w:sz w:val="21"/>
          <w:szCs w:val="21"/>
        </w:rPr>
        <w:t>&lt;/yfpdm&gt;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&lt;yfphm&gt;</w:t>
      </w:r>
      <w:r w:rsidRPr="005F1CB8">
        <w:rPr>
          <w:rFonts w:ascii="Courier" w:hAnsi="Courier" w:hint="eastAsia"/>
          <w:sz w:val="21"/>
          <w:szCs w:val="21"/>
        </w:rPr>
        <w:t>原发票号码</w:t>
      </w:r>
      <w:r w:rsidRPr="005F1CB8">
        <w:rPr>
          <w:rFonts w:ascii="Courier" w:hAnsi="Courier" w:hint="eastAsia"/>
          <w:sz w:val="21"/>
          <w:szCs w:val="21"/>
        </w:rPr>
        <w:t>&lt;/yfphm&gt;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&lt;qmcs&gt;</w:t>
      </w:r>
      <w:r w:rsidRPr="005F1CB8">
        <w:rPr>
          <w:rFonts w:ascii="Courier" w:hAnsi="Courier" w:hint="eastAsia"/>
          <w:sz w:val="21"/>
          <w:szCs w:val="21"/>
        </w:rPr>
        <w:t>签名参数</w:t>
      </w:r>
      <w:r w:rsidRPr="005F1CB8">
        <w:rPr>
          <w:rFonts w:ascii="Courier" w:hAnsi="Courier" w:hint="eastAsia"/>
          <w:sz w:val="21"/>
          <w:szCs w:val="21"/>
        </w:rPr>
        <w:t>&lt;/qmcs&gt;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&lt;verify&gt;</w:t>
      </w:r>
      <w:r w:rsidRPr="005F1CB8">
        <w:rPr>
          <w:rFonts w:ascii="Courier" w:hAnsi="Courier" w:hint="eastAsia"/>
          <w:sz w:val="21"/>
          <w:szCs w:val="21"/>
        </w:rPr>
        <w:t>数据校验</w:t>
      </w:r>
      <w:r w:rsidRPr="005F1CB8">
        <w:rPr>
          <w:rFonts w:ascii="Courier" w:hAnsi="Courier" w:hint="eastAsia"/>
          <w:sz w:val="21"/>
          <w:szCs w:val="21"/>
        </w:rPr>
        <w:t>&lt;/verify&gt;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&lt;skm&gt;</w:t>
      </w:r>
      <w:r w:rsidRPr="005F1CB8">
        <w:rPr>
          <w:rFonts w:ascii="Courier" w:hAnsi="Courier" w:hint="eastAsia"/>
          <w:sz w:val="21"/>
          <w:szCs w:val="21"/>
        </w:rPr>
        <w:t>税控码</w:t>
      </w:r>
      <w:r w:rsidRPr="005F1CB8">
        <w:rPr>
          <w:rFonts w:ascii="Courier" w:hAnsi="Courier" w:hint="eastAsia"/>
          <w:sz w:val="21"/>
          <w:szCs w:val="21"/>
        </w:rPr>
        <w:t>&lt;/skm&gt;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&lt;jym&gt;</w:t>
      </w:r>
      <w:r w:rsidRPr="005F1CB8">
        <w:rPr>
          <w:rFonts w:ascii="Courier" w:hAnsi="Courier" w:hint="eastAsia"/>
          <w:sz w:val="21"/>
          <w:szCs w:val="21"/>
        </w:rPr>
        <w:t>校验码</w:t>
      </w:r>
      <w:r w:rsidRPr="005F1CB8">
        <w:rPr>
          <w:rFonts w:ascii="Courier" w:hAnsi="Courier" w:hint="eastAsia"/>
          <w:sz w:val="21"/>
          <w:szCs w:val="21"/>
        </w:rPr>
        <w:t>&lt;/jym&gt;</w:t>
      </w:r>
    </w:p>
    <w:p w:rsidR="005F1CB8" w:rsidRPr="005F1CB8" w:rsidRDefault="005F1CB8" w:rsidP="005F1CB8">
      <w:pPr>
        <w:pStyle w:val="ab"/>
        <w:spacing w:line="240" w:lineRule="auto"/>
        <w:rPr>
          <w:rFonts w:ascii="Courier" w:hAnsi="Courier"/>
          <w:sz w:val="21"/>
          <w:szCs w:val="21"/>
        </w:rPr>
      </w:pPr>
      <w:r w:rsidRPr="005F1CB8">
        <w:rPr>
          <w:rFonts w:ascii="Courier" w:hAnsi="Courier" w:hint="eastAsia"/>
          <w:sz w:val="21"/>
          <w:szCs w:val="21"/>
        </w:rPr>
        <w:t xml:space="preserve">     &lt;ewm&gt;</w:t>
      </w:r>
      <w:proofErr w:type="gramStart"/>
      <w:r w:rsidRPr="005F1CB8">
        <w:rPr>
          <w:rFonts w:ascii="Courier" w:hAnsi="Courier" w:hint="eastAsia"/>
          <w:sz w:val="21"/>
          <w:szCs w:val="21"/>
        </w:rPr>
        <w:t>二维码</w:t>
      </w:r>
      <w:proofErr w:type="gramEnd"/>
      <w:r w:rsidRPr="005F1CB8">
        <w:rPr>
          <w:rFonts w:ascii="Courier" w:hAnsi="Courier" w:hint="eastAsia"/>
          <w:sz w:val="21"/>
          <w:szCs w:val="21"/>
        </w:rPr>
        <w:t>&lt;/ewm&gt;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 xml:space="preserve">   &lt;/returndata&gt;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&lt;/body&gt;</w:t>
      </w:r>
    </w:p>
    <w:p w:rsidR="005F1CB8" w:rsidRPr="005F1CB8" w:rsidRDefault="005F1CB8" w:rsidP="005F1CB8">
      <w:pPr>
        <w:pStyle w:val="ab"/>
        <w:spacing w:line="240" w:lineRule="auto"/>
        <w:rPr>
          <w:rFonts w:ascii="Courier" w:hAnsi="Courier"/>
          <w:sz w:val="21"/>
          <w:szCs w:val="21"/>
        </w:rPr>
      </w:pPr>
      <w:r w:rsidRPr="005F1CB8">
        <w:rPr>
          <w:rFonts w:ascii="Courier" w:hAnsi="Courier"/>
          <w:sz w:val="21"/>
          <w:szCs w:val="21"/>
        </w:rPr>
        <w:t>&lt;/business&gt;</w:t>
      </w:r>
    </w:p>
    <w:p w:rsidR="0031503D" w:rsidRPr="007762B0" w:rsidRDefault="0031503D" w:rsidP="005F1CB8">
      <w:pPr>
        <w:rPr>
          <w:b/>
          <w:color w:val="000000" w:themeColor="text1"/>
        </w:rPr>
      </w:pPr>
      <w:r w:rsidRPr="007762B0">
        <w:rPr>
          <w:rFonts w:hint="eastAsia"/>
          <w:b/>
          <w:color w:val="000000" w:themeColor="text1"/>
        </w:rPr>
        <w:t>注：如果</w:t>
      </w:r>
      <w:r w:rsidRPr="007762B0">
        <w:rPr>
          <w:rFonts w:ascii="Courier" w:hAnsi="Courier" w:hint="eastAsia"/>
          <w:b/>
          <w:color w:val="000000" w:themeColor="text1"/>
          <w:szCs w:val="21"/>
        </w:rPr>
        <w:t>合计金额</w:t>
      </w:r>
      <w:r w:rsidRPr="007762B0">
        <w:rPr>
          <w:rFonts w:hint="eastAsia"/>
          <w:b/>
          <w:color w:val="000000" w:themeColor="text1"/>
        </w:rPr>
        <w:t>为</w:t>
      </w:r>
      <w:r w:rsidRPr="007762B0">
        <w:rPr>
          <w:rFonts w:hint="eastAsia"/>
          <w:b/>
          <w:color w:val="000000" w:themeColor="text1"/>
        </w:rPr>
        <w:t>0</w:t>
      </w:r>
      <w:r w:rsidRPr="007762B0">
        <w:rPr>
          <w:rFonts w:hint="eastAsia"/>
          <w:b/>
          <w:color w:val="000000" w:themeColor="text1"/>
        </w:rPr>
        <w:t>，系统默认为将合计金额、价税合计转化为</w:t>
      </w:r>
      <w:r w:rsidRPr="007762B0">
        <w:rPr>
          <w:rFonts w:hint="eastAsia"/>
          <w:b/>
          <w:color w:val="000000" w:themeColor="text1"/>
        </w:rPr>
        <w:t>0.01</w:t>
      </w:r>
      <w:r w:rsidRPr="007762B0">
        <w:rPr>
          <w:rFonts w:hint="eastAsia"/>
          <w:b/>
          <w:color w:val="000000" w:themeColor="text1"/>
        </w:rPr>
        <w:t>。</w:t>
      </w:r>
    </w:p>
    <w:p w:rsidR="0031503D" w:rsidRPr="007762B0" w:rsidRDefault="0031503D" w:rsidP="0031503D">
      <w:pPr>
        <w:rPr>
          <w:b/>
          <w:color w:val="000000" w:themeColor="text1"/>
        </w:rPr>
      </w:pPr>
      <w:r w:rsidRPr="007762B0">
        <w:rPr>
          <w:rFonts w:hint="eastAsia"/>
          <w:b/>
          <w:color w:val="000000" w:themeColor="text1"/>
        </w:rPr>
        <w:t>1</w:t>
      </w:r>
      <w:r w:rsidRPr="007762B0">
        <w:rPr>
          <w:rFonts w:hint="eastAsia"/>
          <w:b/>
          <w:color w:val="000000" w:themeColor="text1"/>
        </w:rPr>
        <w:t>、发票明细行中的金额（不含税）与税率的乘积与税额的误差在正负</w:t>
      </w:r>
      <w:r w:rsidRPr="007762B0">
        <w:rPr>
          <w:rFonts w:hint="eastAsia"/>
          <w:b/>
          <w:color w:val="000000" w:themeColor="text1"/>
        </w:rPr>
        <w:t>6</w:t>
      </w:r>
      <w:r w:rsidRPr="007762B0">
        <w:rPr>
          <w:rFonts w:hint="eastAsia"/>
          <w:b/>
          <w:color w:val="000000" w:themeColor="text1"/>
        </w:rPr>
        <w:t>分钱；</w:t>
      </w:r>
    </w:p>
    <w:p w:rsidR="0031503D" w:rsidRPr="007762B0" w:rsidRDefault="0031503D" w:rsidP="0031503D">
      <w:pPr>
        <w:rPr>
          <w:b/>
          <w:color w:val="000000" w:themeColor="text1"/>
        </w:rPr>
      </w:pPr>
      <w:r w:rsidRPr="007762B0">
        <w:rPr>
          <w:rFonts w:hint="eastAsia"/>
          <w:b/>
          <w:color w:val="000000" w:themeColor="text1"/>
        </w:rPr>
        <w:t>2</w:t>
      </w:r>
      <w:r w:rsidRPr="007762B0">
        <w:rPr>
          <w:rFonts w:hint="eastAsia"/>
          <w:b/>
          <w:color w:val="000000" w:themeColor="text1"/>
        </w:rPr>
        <w:t>、发票明细行中的金额（不含税）、税额累加分别于给定合计金额、合计税额相等；</w:t>
      </w:r>
    </w:p>
    <w:p w:rsidR="008702AB" w:rsidRPr="009434DE" w:rsidRDefault="0031503D" w:rsidP="008702AB">
      <w:pPr>
        <w:rPr>
          <w:b/>
          <w:color w:val="000000" w:themeColor="text1"/>
        </w:rPr>
      </w:pPr>
      <w:r w:rsidRPr="007762B0">
        <w:rPr>
          <w:rFonts w:hint="eastAsia"/>
          <w:b/>
          <w:color w:val="000000" w:themeColor="text1"/>
        </w:rPr>
        <w:t>3</w:t>
      </w:r>
      <w:r w:rsidRPr="007762B0">
        <w:rPr>
          <w:rFonts w:hint="eastAsia"/>
          <w:b/>
          <w:color w:val="000000" w:themeColor="text1"/>
        </w:rPr>
        <w:t>、发票合计金额加上合计税额与价税合计相等；</w:t>
      </w:r>
    </w:p>
    <w:p w:rsidR="0031503D" w:rsidRDefault="009434DE" w:rsidP="005C4E7E">
      <w:pPr>
        <w:ind w:left="316" w:hangingChars="150" w:hanging="316"/>
        <w:rPr>
          <w:b/>
          <w:color w:val="FF0000"/>
        </w:rPr>
      </w:pPr>
      <w:r w:rsidRPr="00A81201">
        <w:rPr>
          <w:rFonts w:hint="eastAsia"/>
          <w:b/>
          <w:color w:val="000000" w:themeColor="text1"/>
        </w:rPr>
        <w:t>4</w:t>
      </w:r>
      <w:r w:rsidR="007762B0" w:rsidRPr="00A81201">
        <w:rPr>
          <w:rFonts w:hint="eastAsia"/>
          <w:b/>
          <w:color w:val="000000" w:themeColor="text1"/>
        </w:rPr>
        <w:t>、</w:t>
      </w:r>
      <w:r w:rsidR="000D15F6" w:rsidRPr="00A81201">
        <w:rPr>
          <w:rFonts w:hint="eastAsia"/>
          <w:b/>
          <w:color w:val="000000" w:themeColor="text1"/>
        </w:rPr>
        <w:t>发票开具接口报文中可以不包含</w:t>
      </w:r>
      <w:r w:rsidR="000D15F6" w:rsidRPr="00A81201">
        <w:rPr>
          <w:rFonts w:hint="eastAsia"/>
          <w:b/>
          <w:color w:val="000000" w:themeColor="text1"/>
        </w:rPr>
        <w:t>spbm</w:t>
      </w:r>
      <w:r w:rsidR="000D15F6" w:rsidRPr="00A81201">
        <w:rPr>
          <w:rFonts w:hint="eastAsia"/>
          <w:b/>
          <w:color w:val="000000" w:themeColor="text1"/>
        </w:rPr>
        <w:t>、</w:t>
      </w:r>
      <w:r w:rsidR="000D15F6" w:rsidRPr="00A81201">
        <w:rPr>
          <w:rFonts w:hint="eastAsia"/>
          <w:b/>
          <w:color w:val="000000" w:themeColor="text1"/>
        </w:rPr>
        <w:t>zxbm</w:t>
      </w:r>
      <w:r w:rsidR="000D15F6" w:rsidRPr="00A81201">
        <w:rPr>
          <w:rFonts w:hint="eastAsia"/>
          <w:b/>
          <w:color w:val="000000" w:themeColor="text1"/>
        </w:rPr>
        <w:t>、</w:t>
      </w:r>
      <w:r w:rsidR="000D15F6" w:rsidRPr="00A81201">
        <w:rPr>
          <w:rFonts w:hint="eastAsia"/>
          <w:b/>
          <w:color w:val="000000" w:themeColor="text1"/>
        </w:rPr>
        <w:t>yhzcbs</w:t>
      </w:r>
      <w:r w:rsidR="000D15F6" w:rsidRPr="00A81201">
        <w:rPr>
          <w:rFonts w:hint="eastAsia"/>
          <w:b/>
          <w:color w:val="000000" w:themeColor="text1"/>
        </w:rPr>
        <w:t>、</w:t>
      </w:r>
      <w:r w:rsidR="000D15F6" w:rsidRPr="00A81201">
        <w:rPr>
          <w:rFonts w:hint="eastAsia"/>
          <w:b/>
          <w:color w:val="000000" w:themeColor="text1"/>
        </w:rPr>
        <w:t>lslbs</w:t>
      </w:r>
      <w:r w:rsidR="000D15F6" w:rsidRPr="00A81201">
        <w:rPr>
          <w:rFonts w:hint="eastAsia"/>
          <w:b/>
          <w:color w:val="000000" w:themeColor="text1"/>
        </w:rPr>
        <w:t>、</w:t>
      </w:r>
      <w:r w:rsidR="000D15F6" w:rsidRPr="00A81201">
        <w:rPr>
          <w:rFonts w:hint="eastAsia"/>
          <w:b/>
          <w:color w:val="000000" w:themeColor="text1"/>
        </w:rPr>
        <w:t>zzstsgl</w:t>
      </w:r>
      <w:r w:rsidR="000D15F6" w:rsidRPr="00A81201">
        <w:rPr>
          <w:rFonts w:hint="eastAsia"/>
          <w:b/>
          <w:color w:val="000000" w:themeColor="text1"/>
        </w:rPr>
        <w:t>节点，程序默认根据商品名称去提取商品编码等节点自动补全，</w:t>
      </w:r>
      <w:r w:rsidR="000D15F6" w:rsidRPr="00A81201">
        <w:rPr>
          <w:rFonts w:hint="eastAsia"/>
          <w:b/>
          <w:color w:val="000000" w:themeColor="text1"/>
        </w:rPr>
        <w:t>zsfs</w:t>
      </w:r>
      <w:r w:rsidR="000D15F6" w:rsidRPr="00A81201">
        <w:rPr>
          <w:rFonts w:hint="eastAsia"/>
          <w:b/>
          <w:color w:val="000000" w:themeColor="text1"/>
        </w:rPr>
        <w:t>不存在默认为普通征税。</w:t>
      </w:r>
      <w:r w:rsidR="0031503D">
        <w:rPr>
          <w:rFonts w:hint="eastAsia"/>
          <w:b/>
          <w:noProof/>
          <w:color w:val="FF0000"/>
        </w:rPr>
        <w:drawing>
          <wp:inline distT="0" distB="0" distL="0" distR="0">
            <wp:extent cx="4237344" cy="2654234"/>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241278" cy="2656698"/>
                    </a:xfrm>
                    <a:prstGeom prst="rect">
                      <a:avLst/>
                    </a:prstGeom>
                    <a:noFill/>
                    <a:ln w="9525">
                      <a:noFill/>
                      <a:miter lim="800000"/>
                      <a:headEnd/>
                      <a:tailEnd/>
                    </a:ln>
                  </pic:spPr>
                </pic:pic>
              </a:graphicData>
            </a:graphic>
          </wp:inline>
        </w:drawing>
      </w:r>
    </w:p>
    <w:p w:rsidR="00A81201" w:rsidRPr="003A1981" w:rsidRDefault="003974E5" w:rsidP="000C0F03">
      <w:pPr>
        <w:ind w:left="316" w:hangingChars="150" w:hanging="316"/>
        <w:rPr>
          <w:b/>
          <w:color w:val="FF0000"/>
        </w:rPr>
      </w:pPr>
      <w:r w:rsidRPr="003A1981">
        <w:rPr>
          <w:rFonts w:hint="eastAsia"/>
          <w:b/>
          <w:color w:val="FF0000"/>
        </w:rPr>
        <w:t>6</w:t>
      </w:r>
      <w:r w:rsidRPr="003A1981">
        <w:rPr>
          <w:rFonts w:hint="eastAsia"/>
          <w:b/>
          <w:color w:val="FF0000"/>
        </w:rPr>
        <w:t>、</w:t>
      </w:r>
      <w:r w:rsidR="00A81201" w:rsidRPr="003A1981">
        <w:rPr>
          <w:rFonts w:hint="eastAsia"/>
          <w:b/>
          <w:color w:val="FF0000"/>
        </w:rPr>
        <w:t>关于支持税局商品简称业务要求的描述：</w:t>
      </w:r>
      <w:r w:rsidR="00A81201" w:rsidRPr="003A1981">
        <w:rPr>
          <w:b/>
          <w:color w:val="FF0000"/>
        </w:rPr>
        <w:t>1</w:t>
      </w:r>
      <w:r w:rsidR="00A81201" w:rsidRPr="003A1981">
        <w:rPr>
          <w:rFonts w:hint="eastAsia"/>
          <w:b/>
          <w:color w:val="FF0000"/>
        </w:rPr>
        <w:t>、支持传入（商品名称）形式，此时由税控系统进行商品编码及简称的拼装；</w:t>
      </w:r>
      <w:r w:rsidR="00A81201" w:rsidRPr="003A1981">
        <w:rPr>
          <w:b/>
          <w:color w:val="FF0000"/>
        </w:rPr>
        <w:t>2</w:t>
      </w:r>
      <w:r w:rsidR="00A81201" w:rsidRPr="003A1981">
        <w:rPr>
          <w:rFonts w:hint="eastAsia"/>
          <w:b/>
          <w:color w:val="FF0000"/>
        </w:rPr>
        <w:t>、支持传入（商品名称</w:t>
      </w:r>
      <w:r w:rsidR="00A81201" w:rsidRPr="003A1981">
        <w:rPr>
          <w:b/>
          <w:color w:val="FF0000"/>
        </w:rPr>
        <w:t>+</w:t>
      </w:r>
      <w:r w:rsidR="00A81201" w:rsidRPr="003A1981">
        <w:rPr>
          <w:rFonts w:hint="eastAsia"/>
          <w:b/>
          <w:color w:val="FF0000"/>
        </w:rPr>
        <w:t>商品编码）形式，此时由税</w:t>
      </w:r>
      <w:r w:rsidR="00A81201" w:rsidRPr="003A1981">
        <w:rPr>
          <w:rFonts w:hint="eastAsia"/>
          <w:b/>
          <w:color w:val="FF0000"/>
        </w:rPr>
        <w:lastRenderedPageBreak/>
        <w:t>控进行商品简称的拼装；</w:t>
      </w:r>
      <w:r w:rsidR="00A81201" w:rsidRPr="003A1981">
        <w:rPr>
          <w:b/>
          <w:color w:val="FF0000"/>
        </w:rPr>
        <w:t>3</w:t>
      </w:r>
      <w:r w:rsidR="00A81201" w:rsidRPr="003A1981">
        <w:rPr>
          <w:rFonts w:hint="eastAsia"/>
          <w:b/>
          <w:color w:val="FF0000"/>
        </w:rPr>
        <w:t>、支持传入（商品名称</w:t>
      </w:r>
      <w:r w:rsidR="00A81201" w:rsidRPr="003A1981">
        <w:rPr>
          <w:b/>
          <w:color w:val="FF0000"/>
        </w:rPr>
        <w:t>+</w:t>
      </w:r>
      <w:r w:rsidR="00A81201" w:rsidRPr="003A1981">
        <w:rPr>
          <w:rFonts w:hint="eastAsia"/>
          <w:b/>
          <w:color w:val="FF0000"/>
        </w:rPr>
        <w:t>商品编码</w:t>
      </w:r>
      <w:r w:rsidR="00A81201" w:rsidRPr="003A1981">
        <w:rPr>
          <w:b/>
          <w:color w:val="FF0000"/>
        </w:rPr>
        <w:t>+</w:t>
      </w:r>
      <w:r w:rsidR="00A81201" w:rsidRPr="003A1981">
        <w:rPr>
          <w:rFonts w:hint="eastAsia"/>
          <w:b/>
          <w:color w:val="FF0000"/>
        </w:rPr>
        <w:t>商品简称）形式，此时税控进行商品简称的校验（此种方式需通过配置参数进行设置）；商品简称会与商品名称共同组成新的商品名称；例如：传入商品名称为</w:t>
      </w:r>
      <w:r w:rsidR="00A81201" w:rsidRPr="003A1981">
        <w:rPr>
          <w:b/>
          <w:color w:val="FF0000"/>
        </w:rPr>
        <w:t>“</w:t>
      </w:r>
      <w:r w:rsidR="00A81201" w:rsidRPr="003A1981">
        <w:rPr>
          <w:rFonts w:hint="eastAsia"/>
          <w:b/>
          <w:color w:val="FF0000"/>
        </w:rPr>
        <w:t>大米</w:t>
      </w:r>
      <w:r w:rsidR="00A81201" w:rsidRPr="003A1981">
        <w:rPr>
          <w:b/>
          <w:color w:val="FF0000"/>
        </w:rPr>
        <w:t>”</w:t>
      </w:r>
      <w:r w:rsidR="00A81201" w:rsidRPr="003A1981">
        <w:rPr>
          <w:rFonts w:hint="eastAsia"/>
          <w:b/>
          <w:color w:val="FF0000"/>
        </w:rPr>
        <w:t>，最终发票信息中的商品名称为（</w:t>
      </w:r>
      <w:r w:rsidR="00A81201" w:rsidRPr="003A1981">
        <w:rPr>
          <w:b/>
          <w:color w:val="FF0000"/>
        </w:rPr>
        <w:t>*</w:t>
      </w:r>
      <w:r w:rsidR="00A81201" w:rsidRPr="003A1981">
        <w:rPr>
          <w:rFonts w:hint="eastAsia"/>
          <w:b/>
          <w:color w:val="FF0000"/>
        </w:rPr>
        <w:t>谷物加工品</w:t>
      </w:r>
      <w:r w:rsidR="00A81201" w:rsidRPr="003A1981">
        <w:rPr>
          <w:b/>
          <w:color w:val="FF0000"/>
        </w:rPr>
        <w:t>*</w:t>
      </w:r>
      <w:r w:rsidR="00A81201" w:rsidRPr="003A1981">
        <w:rPr>
          <w:rFonts w:hint="eastAsia"/>
          <w:b/>
          <w:color w:val="FF0000"/>
        </w:rPr>
        <w:t>大米）；此外，可通过配置参数调整，实现返回报文是否返回全票面信息方式。</w:t>
      </w:r>
    </w:p>
    <w:p w:rsidR="0093104C" w:rsidRPr="002652A6" w:rsidRDefault="0093104C" w:rsidP="00AE6034">
      <w:pPr>
        <w:pStyle w:val="2"/>
        <w:rPr>
          <w:sz w:val="28"/>
        </w:rPr>
      </w:pPr>
      <w:bookmarkStart w:id="64" w:name="_Toc15310131"/>
      <w:r w:rsidRPr="00AE6034">
        <w:rPr>
          <w:rFonts w:hint="eastAsia"/>
        </w:rPr>
        <w:t>发票</w:t>
      </w:r>
      <w:r w:rsidRPr="002652A6">
        <w:rPr>
          <w:rFonts w:hint="eastAsia"/>
          <w:sz w:val="28"/>
        </w:rPr>
        <w:t>作废</w:t>
      </w:r>
      <w:bookmarkEnd w:id="56"/>
      <w:bookmarkEnd w:id="64"/>
      <w:r w:rsidR="006C62C9">
        <w:rPr>
          <w:rFonts w:hint="eastAsia"/>
          <w:sz w:val="28"/>
        </w:rPr>
        <w:t xml:space="preserve"> </w:t>
      </w:r>
    </w:p>
    <w:p w:rsidR="002652A6" w:rsidRPr="002652A6" w:rsidRDefault="002652A6" w:rsidP="008F6B2D">
      <w:pPr>
        <w:pStyle w:val="af4"/>
        <w:keepNext/>
        <w:keepLines/>
        <w:numPr>
          <w:ilvl w:val="2"/>
          <w:numId w:val="2"/>
        </w:numPr>
        <w:spacing w:before="280" w:after="290" w:line="376" w:lineRule="auto"/>
        <w:ind w:firstLineChars="0"/>
        <w:outlineLvl w:val="3"/>
        <w:rPr>
          <w:rFonts w:ascii="Arial" w:eastAsia="黑体" w:hAnsi="Arial"/>
          <w:b/>
          <w:bCs/>
          <w:vanish/>
          <w:sz w:val="28"/>
          <w:szCs w:val="28"/>
        </w:rPr>
      </w:pPr>
      <w:bookmarkStart w:id="65" w:name="_Toc421870250"/>
    </w:p>
    <w:p w:rsidR="0093104C" w:rsidRPr="002652A6" w:rsidRDefault="0093104C" w:rsidP="009738F5">
      <w:pPr>
        <w:pStyle w:val="3"/>
        <w:ind w:left="0"/>
      </w:pPr>
      <w:r w:rsidRPr="002652A6">
        <w:rPr>
          <w:rFonts w:hint="eastAsia"/>
        </w:rPr>
        <w:t>接口说明</w:t>
      </w:r>
      <w:bookmarkEnd w:id="65"/>
    </w:p>
    <w:p w:rsidR="0093104C" w:rsidRPr="004D1D61" w:rsidRDefault="0093104C" w:rsidP="004D1D61">
      <w:pPr>
        <w:spacing w:line="360" w:lineRule="auto"/>
        <w:ind w:firstLineChars="202" w:firstLine="485"/>
        <w:rPr>
          <w:sz w:val="24"/>
          <w:szCs w:val="21"/>
        </w:rPr>
      </w:pPr>
      <w:r w:rsidRPr="004D1D61">
        <w:rPr>
          <w:rFonts w:hint="eastAsia"/>
          <w:sz w:val="24"/>
          <w:szCs w:val="21"/>
        </w:rPr>
        <w:t>通过发票作废接口</w:t>
      </w:r>
      <w:r w:rsidR="005633A5">
        <w:rPr>
          <w:rFonts w:hint="eastAsia"/>
          <w:sz w:val="24"/>
          <w:szCs w:val="21"/>
        </w:rPr>
        <w:t>对</w:t>
      </w:r>
      <w:r w:rsidRPr="004D1D61">
        <w:rPr>
          <w:rFonts w:hint="eastAsia"/>
          <w:sz w:val="24"/>
          <w:szCs w:val="21"/>
        </w:rPr>
        <w:t>已开具的问题发票和未开具的空白发票进行作废处理。</w:t>
      </w:r>
      <w:r w:rsidR="005633A5">
        <w:rPr>
          <w:rFonts w:hint="eastAsia"/>
          <w:sz w:val="24"/>
          <w:szCs w:val="21"/>
        </w:rPr>
        <w:t>已开发票作废要求发票当月开具且未抄报</w:t>
      </w:r>
      <w:r w:rsidR="00CB38C0">
        <w:rPr>
          <w:rFonts w:hint="eastAsia"/>
          <w:sz w:val="24"/>
          <w:szCs w:val="21"/>
        </w:rPr>
        <w:t>，空白发票作废要求从当前第一张未开具发票开始逐张顺序作废</w:t>
      </w:r>
      <w:r w:rsidR="005633A5">
        <w:rPr>
          <w:rFonts w:hint="eastAsia"/>
          <w:sz w:val="24"/>
          <w:szCs w:val="21"/>
        </w:rPr>
        <w:t>。</w:t>
      </w:r>
    </w:p>
    <w:p w:rsidR="0093104C" w:rsidRPr="002652A6" w:rsidRDefault="0093104C" w:rsidP="009738F5">
      <w:pPr>
        <w:pStyle w:val="3"/>
        <w:ind w:left="0"/>
      </w:pPr>
      <w:bookmarkStart w:id="66" w:name="_Toc421870251"/>
      <w:r w:rsidRPr="002652A6">
        <w:rPr>
          <w:rFonts w:hint="eastAsia"/>
        </w:rPr>
        <w:t>请求数据</w:t>
      </w:r>
      <w:bookmarkEnd w:id="66"/>
    </w:p>
    <w:p w:rsidR="0093104C" w:rsidRPr="004D1D61" w:rsidRDefault="0093104C">
      <w:pPr>
        <w:spacing w:line="360" w:lineRule="auto"/>
        <w:rPr>
          <w:b/>
          <w:sz w:val="24"/>
          <w:szCs w:val="21"/>
        </w:rPr>
      </w:pPr>
      <w:r w:rsidRPr="004D1D61">
        <w:rPr>
          <w:rFonts w:hint="eastAsia"/>
          <w:b/>
          <w:sz w:val="24"/>
          <w:szCs w:val="21"/>
        </w:rPr>
        <w:t>请求报文</w:t>
      </w:r>
      <w:r w:rsidR="00171C51">
        <w:rPr>
          <w:rFonts w:hint="eastAsia"/>
          <w:b/>
          <w:sz w:val="24"/>
          <w:szCs w:val="21"/>
        </w:rPr>
        <w:t>：</w:t>
      </w:r>
    </w:p>
    <w:p w:rsidR="0093104C" w:rsidRDefault="0093104C" w:rsidP="00171C51">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93104C" w:rsidRDefault="0093104C" w:rsidP="00171C51">
      <w:pPr>
        <w:pStyle w:val="ab"/>
        <w:spacing w:line="240" w:lineRule="auto"/>
        <w:ind w:firstLineChars="150" w:firstLine="315"/>
        <w:rPr>
          <w:rFonts w:ascii="Courier" w:hAnsi="Courier"/>
          <w:sz w:val="21"/>
          <w:szCs w:val="21"/>
        </w:rPr>
      </w:pPr>
      <w:r>
        <w:rPr>
          <w:rFonts w:ascii="Courier" w:hAnsi="Courier" w:hint="eastAsia"/>
          <w:sz w:val="21"/>
          <w:szCs w:val="21"/>
        </w:rPr>
        <w:t>&lt;business id="10009" comment="</w:t>
      </w:r>
      <w:r>
        <w:rPr>
          <w:rFonts w:ascii="Courier" w:hAnsi="Courier" w:hint="eastAsia"/>
          <w:sz w:val="21"/>
          <w:szCs w:val="21"/>
        </w:rPr>
        <w:t>发票作废</w:t>
      </w:r>
      <w:r>
        <w:rPr>
          <w:rFonts w:ascii="Courier" w:hAnsi="Courier" w:hint="eastAsia"/>
          <w:sz w:val="21"/>
          <w:szCs w:val="21"/>
        </w:rPr>
        <w:t>"&gt;</w:t>
      </w:r>
    </w:p>
    <w:p w:rsidR="0093104C" w:rsidRDefault="0093104C" w:rsidP="00171C51">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&lt;zflx&gt;</w:t>
      </w:r>
      <w:r>
        <w:rPr>
          <w:rFonts w:ascii="Courier" w:hAnsi="Courier" w:hint="eastAsia"/>
          <w:sz w:val="21"/>
          <w:szCs w:val="21"/>
        </w:rPr>
        <w:t>作废类型</w:t>
      </w:r>
      <w:r>
        <w:rPr>
          <w:rFonts w:ascii="Courier" w:hAnsi="Courier" w:hint="eastAsia"/>
          <w:sz w:val="21"/>
          <w:szCs w:val="21"/>
        </w:rPr>
        <w:t>&lt;/zflx&gt;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w:t>
      </w:r>
      <w:bookmarkStart w:id="67" w:name="OLE_LINK47"/>
      <w:bookmarkStart w:id="68" w:name="OLE_LINK48"/>
      <w:r>
        <w:rPr>
          <w:rFonts w:ascii="Courier" w:hAnsi="Courier" w:hint="eastAsia"/>
          <w:sz w:val="21"/>
          <w:szCs w:val="21"/>
        </w:rPr>
        <w:t>fpdm</w:t>
      </w:r>
      <w:bookmarkEnd w:id="67"/>
      <w:bookmarkEnd w:id="68"/>
      <w:r>
        <w:rPr>
          <w:rFonts w:ascii="Courier" w:hAnsi="Courier" w:hint="eastAsia"/>
          <w:sz w:val="21"/>
          <w:szCs w:val="21"/>
        </w:rPr>
        <w:t>&gt;</w:t>
      </w:r>
      <w:r>
        <w:rPr>
          <w:rFonts w:ascii="Courier" w:hAnsi="Courier" w:hint="eastAsia"/>
          <w:sz w:val="21"/>
          <w:szCs w:val="21"/>
        </w:rPr>
        <w:t>发票代码</w:t>
      </w:r>
      <w:r>
        <w:rPr>
          <w:rFonts w:ascii="Courier" w:hAnsi="Courier" w:hint="eastAsia"/>
          <w:sz w:val="21"/>
          <w:szCs w:val="21"/>
        </w:rPr>
        <w:t>&lt;/fpdm&gt;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w:t>
      </w:r>
      <w:bookmarkStart w:id="69" w:name="OLE_LINK49"/>
      <w:bookmarkStart w:id="70" w:name="OLE_LINK50"/>
      <w:r>
        <w:rPr>
          <w:rFonts w:ascii="Courier" w:hAnsi="Courier" w:hint="eastAsia"/>
          <w:sz w:val="21"/>
          <w:szCs w:val="21"/>
        </w:rPr>
        <w:t>fphm</w:t>
      </w:r>
      <w:bookmarkEnd w:id="69"/>
      <w:bookmarkEnd w:id="70"/>
      <w:r>
        <w:rPr>
          <w:rFonts w:ascii="Courier" w:hAnsi="Courier" w:hint="eastAsia"/>
          <w:sz w:val="21"/>
          <w:szCs w:val="21"/>
        </w:rPr>
        <w:t>&gt;</w:t>
      </w:r>
      <w:r>
        <w:rPr>
          <w:rFonts w:ascii="Courier" w:hAnsi="Courier" w:hint="eastAsia"/>
          <w:sz w:val="21"/>
          <w:szCs w:val="21"/>
        </w:rPr>
        <w:t>发票号码</w:t>
      </w:r>
      <w:r>
        <w:rPr>
          <w:rFonts w:ascii="Courier" w:hAnsi="Courier" w:hint="eastAsia"/>
          <w:sz w:val="21"/>
          <w:szCs w:val="21"/>
        </w:rPr>
        <w:t>&lt;/fphm&gt;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&lt;hjje&gt;</w:t>
      </w:r>
      <w:r>
        <w:rPr>
          <w:rFonts w:ascii="Courier" w:hAnsi="Courier" w:hint="eastAsia"/>
          <w:sz w:val="21"/>
          <w:szCs w:val="21"/>
        </w:rPr>
        <w:t>合计金额</w:t>
      </w:r>
      <w:r>
        <w:rPr>
          <w:rFonts w:ascii="Courier" w:hAnsi="Courier" w:hint="eastAsia"/>
          <w:sz w:val="21"/>
          <w:szCs w:val="21"/>
        </w:rPr>
        <w:t>&lt;/hjje&gt;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&lt;zfr&gt;</w:t>
      </w:r>
      <w:r>
        <w:rPr>
          <w:rFonts w:ascii="Courier" w:hAnsi="Courier" w:hint="eastAsia"/>
          <w:sz w:val="21"/>
          <w:szCs w:val="21"/>
        </w:rPr>
        <w:t>作废人</w:t>
      </w:r>
      <w:r>
        <w:rPr>
          <w:rFonts w:ascii="Courier" w:hAnsi="Courier" w:hint="eastAsia"/>
          <w:sz w:val="21"/>
          <w:szCs w:val="21"/>
        </w:rPr>
        <w:t>&lt;/zfr&gt;</w:t>
      </w:r>
    </w:p>
    <w:p w:rsidR="0093104C" w:rsidRDefault="0093104C" w:rsidP="00171C51">
      <w:pPr>
        <w:pStyle w:val="ab"/>
        <w:spacing w:line="240" w:lineRule="auto"/>
        <w:ind w:firstLineChars="150" w:firstLine="315"/>
        <w:rPr>
          <w:rFonts w:ascii="Courier" w:hAnsi="Courier"/>
          <w:sz w:val="21"/>
          <w:szCs w:val="21"/>
        </w:rPr>
      </w:pPr>
      <w:r>
        <w:rPr>
          <w:rFonts w:ascii="Courier" w:hAnsi="Courier"/>
          <w:sz w:val="21"/>
          <w:szCs w:val="21"/>
        </w:rPr>
        <w:t>&lt;/body&gt;</w:t>
      </w:r>
    </w:p>
    <w:p w:rsidR="0093104C" w:rsidRDefault="0093104C" w:rsidP="00171C51">
      <w:pPr>
        <w:pStyle w:val="ab"/>
        <w:spacing w:line="240" w:lineRule="auto"/>
        <w:ind w:firstLineChars="150" w:firstLine="315"/>
        <w:rPr>
          <w:rFonts w:ascii="Courier" w:hAnsi="Courier"/>
          <w:sz w:val="21"/>
          <w:szCs w:val="21"/>
        </w:rPr>
      </w:pPr>
      <w:r>
        <w:rPr>
          <w:rFonts w:ascii="Courier" w:hAnsi="Courier"/>
          <w:sz w:val="21"/>
          <w:szCs w:val="21"/>
        </w:rPr>
        <w:t>&lt;/business&gt;</w:t>
      </w:r>
    </w:p>
    <w:p w:rsidR="0093104C" w:rsidRDefault="0093104C">
      <w:pPr>
        <w:spacing w:line="360" w:lineRule="auto"/>
        <w:rPr>
          <w:b/>
          <w:sz w:val="24"/>
          <w:szCs w:val="21"/>
        </w:rPr>
      </w:pPr>
      <w:r w:rsidRPr="004D1D61">
        <w:rPr>
          <w:rFonts w:hint="eastAsia"/>
          <w:b/>
          <w:sz w:val="24"/>
          <w:szCs w:val="21"/>
        </w:rPr>
        <w:t>参数说明</w:t>
      </w:r>
      <w:r w:rsidR="00171C51">
        <w:rPr>
          <w:rFonts w:hint="eastAsia"/>
          <w:b/>
          <w:sz w:val="24"/>
          <w:szCs w:val="21"/>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3118"/>
      </w:tblGrid>
      <w:tr w:rsidR="00171C51" w:rsidRPr="00E1451A" w:rsidTr="00220D52">
        <w:trPr>
          <w:trHeight w:val="454"/>
        </w:trPr>
        <w:tc>
          <w:tcPr>
            <w:tcW w:w="675" w:type="dxa"/>
            <w:shd w:val="clear" w:color="auto" w:fill="D9D9D9"/>
            <w:vAlign w:val="center"/>
          </w:tcPr>
          <w:p w:rsidR="00171C51" w:rsidRPr="00E1451A" w:rsidRDefault="00171C51" w:rsidP="00F66D88">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必须</w:t>
            </w:r>
          </w:p>
        </w:tc>
        <w:tc>
          <w:tcPr>
            <w:tcW w:w="3118"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说明</w:t>
            </w:r>
          </w:p>
        </w:tc>
      </w:tr>
      <w:tr w:rsidR="00171C51" w:rsidRPr="00E1451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id</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交易编号</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5</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3118" w:type="dxa"/>
          </w:tcPr>
          <w:p w:rsidR="00171C51" w:rsidRPr="004D1D61" w:rsidRDefault="00171C51" w:rsidP="00F66D88">
            <w:pPr>
              <w:rPr>
                <w:rFonts w:ascii="宋体" w:hAnsi="宋体"/>
                <w:sz w:val="24"/>
                <w:szCs w:val="21"/>
              </w:rPr>
            </w:pPr>
            <w:r w:rsidRPr="004D1D61">
              <w:rPr>
                <w:rFonts w:ascii="宋体" w:hAnsi="宋体" w:hint="eastAsia"/>
                <w:sz w:val="24"/>
                <w:szCs w:val="21"/>
              </w:rPr>
              <w:t>10009</w:t>
            </w:r>
          </w:p>
        </w:tc>
      </w:tr>
      <w:tr w:rsidR="00171C51" w:rsidRPr="00E1451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comment</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交易描述</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8</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3118" w:type="dxa"/>
          </w:tcPr>
          <w:p w:rsidR="00171C51" w:rsidRPr="004D1D61" w:rsidRDefault="00171C51" w:rsidP="00F66D88">
            <w:pPr>
              <w:rPr>
                <w:rFonts w:ascii="宋体" w:hAnsi="宋体"/>
                <w:sz w:val="24"/>
                <w:szCs w:val="21"/>
              </w:rPr>
            </w:pPr>
            <w:r w:rsidRPr="004D1D61">
              <w:rPr>
                <w:rFonts w:ascii="Courier" w:hAnsi="Courier" w:hint="eastAsia"/>
                <w:sz w:val="24"/>
                <w:szCs w:val="21"/>
              </w:rPr>
              <w:t>发票作废</w:t>
            </w:r>
          </w:p>
        </w:tc>
      </w:tr>
      <w:tr w:rsidR="00171C51" w:rsidRPr="00E1451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yylxdm</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应用类型代码</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1</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3118" w:type="dxa"/>
          </w:tcPr>
          <w:p w:rsidR="00171C51" w:rsidRPr="00E877B9" w:rsidRDefault="00171C51" w:rsidP="00F66D88">
            <w:pPr>
              <w:rPr>
                <w:rFonts w:ascii="宋体" w:hAnsi="宋体"/>
                <w:sz w:val="24"/>
                <w:szCs w:val="24"/>
              </w:rPr>
            </w:pPr>
            <w:r w:rsidRPr="00E877B9">
              <w:rPr>
                <w:rFonts w:ascii="宋体" w:hAnsi="宋体" w:hint="eastAsia"/>
                <w:sz w:val="24"/>
                <w:szCs w:val="24"/>
              </w:rPr>
              <w:t>固定为“1”表示国税</w:t>
            </w:r>
          </w:p>
        </w:tc>
      </w:tr>
      <w:tr w:rsidR="00171C51" w:rsidRPr="00E1451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kpzdbs</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开票终端标识</w:t>
            </w:r>
          </w:p>
        </w:tc>
        <w:tc>
          <w:tcPr>
            <w:tcW w:w="709" w:type="dxa"/>
          </w:tcPr>
          <w:p w:rsidR="00171C51" w:rsidRPr="004D1D61" w:rsidRDefault="008E579A" w:rsidP="00F66D88">
            <w:pPr>
              <w:rPr>
                <w:rFonts w:ascii="宋体" w:hAnsi="宋体"/>
                <w:sz w:val="24"/>
                <w:szCs w:val="21"/>
              </w:rPr>
            </w:pPr>
            <w:r>
              <w:rPr>
                <w:rFonts w:ascii="宋体" w:hAnsi="宋体" w:hint="eastAsia"/>
                <w:sz w:val="24"/>
                <w:szCs w:val="21"/>
              </w:rPr>
              <w:t>30</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3118" w:type="dxa"/>
          </w:tcPr>
          <w:p w:rsidR="00171C51" w:rsidRPr="004D1D61" w:rsidRDefault="00171C51" w:rsidP="00F66D88">
            <w:pPr>
              <w:rPr>
                <w:rFonts w:ascii="宋体" w:hAnsi="宋体"/>
                <w:sz w:val="24"/>
                <w:szCs w:val="21"/>
              </w:rPr>
            </w:pPr>
            <w:r w:rsidRPr="004D1D61">
              <w:rPr>
                <w:rFonts w:ascii="宋体" w:hAnsi="宋体" w:hint="eastAsia"/>
                <w:sz w:val="24"/>
                <w:szCs w:val="21"/>
              </w:rPr>
              <w:t>开票终端唯一性标识</w:t>
            </w:r>
          </w:p>
        </w:tc>
      </w:tr>
      <w:tr w:rsidR="00171C51" w:rsidRPr="00E1451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fplxdm</w:t>
            </w:r>
          </w:p>
        </w:tc>
        <w:tc>
          <w:tcPr>
            <w:tcW w:w="1984" w:type="dxa"/>
          </w:tcPr>
          <w:p w:rsidR="00171C51" w:rsidRPr="004D1D61" w:rsidRDefault="00171C51" w:rsidP="00F66D88">
            <w:pPr>
              <w:rPr>
                <w:rFonts w:ascii="宋体" w:hAnsi="宋体"/>
                <w:sz w:val="24"/>
              </w:rPr>
            </w:pPr>
            <w:r w:rsidRPr="004D1D61">
              <w:rPr>
                <w:rFonts w:ascii="宋体" w:hAnsi="宋体" w:hint="eastAsia"/>
                <w:sz w:val="24"/>
              </w:rPr>
              <w:t>发票类型代码</w:t>
            </w:r>
          </w:p>
        </w:tc>
        <w:tc>
          <w:tcPr>
            <w:tcW w:w="709" w:type="dxa"/>
          </w:tcPr>
          <w:p w:rsidR="00171C51" w:rsidRPr="004D1D61" w:rsidRDefault="00171C51" w:rsidP="00F66D88">
            <w:pPr>
              <w:rPr>
                <w:rFonts w:ascii="宋体" w:hAnsi="宋体"/>
                <w:sz w:val="24"/>
              </w:rPr>
            </w:pPr>
            <w:r w:rsidRPr="004D1D61">
              <w:rPr>
                <w:rFonts w:ascii="宋体" w:hAnsi="宋体" w:hint="eastAsia"/>
                <w:sz w:val="24"/>
              </w:rPr>
              <w:t>3</w:t>
            </w:r>
          </w:p>
        </w:tc>
        <w:tc>
          <w:tcPr>
            <w:tcW w:w="709" w:type="dxa"/>
          </w:tcPr>
          <w:p w:rsidR="00171C51" w:rsidRPr="004D1D61" w:rsidRDefault="00171C51" w:rsidP="00F66D88">
            <w:pPr>
              <w:rPr>
                <w:rFonts w:ascii="宋体" w:hAnsi="宋体"/>
                <w:sz w:val="24"/>
              </w:rPr>
            </w:pPr>
            <w:r w:rsidRPr="004D1D61">
              <w:rPr>
                <w:rFonts w:ascii="宋体" w:hAnsi="宋体" w:hint="eastAsia"/>
                <w:sz w:val="24"/>
              </w:rPr>
              <w:t>是</w:t>
            </w:r>
          </w:p>
        </w:tc>
        <w:tc>
          <w:tcPr>
            <w:tcW w:w="3118" w:type="dxa"/>
          </w:tcPr>
          <w:p w:rsidR="007130C4" w:rsidRPr="000B29A6" w:rsidRDefault="007130C4" w:rsidP="007130C4">
            <w:pPr>
              <w:rPr>
                <w:rFonts w:ascii="宋体" w:hAnsi="宋体"/>
                <w:sz w:val="24"/>
                <w:szCs w:val="24"/>
              </w:rPr>
            </w:pPr>
            <w:r w:rsidRPr="000B29A6">
              <w:rPr>
                <w:rFonts w:ascii="宋体" w:hAnsi="宋体" w:hint="eastAsia"/>
                <w:sz w:val="24"/>
                <w:szCs w:val="24"/>
              </w:rPr>
              <w:t>“004”增值税专用发票</w:t>
            </w:r>
          </w:p>
          <w:p w:rsidR="007130C4" w:rsidRDefault="007130C4" w:rsidP="007130C4">
            <w:pPr>
              <w:rPr>
                <w:rFonts w:ascii="宋体" w:hAnsi="宋体"/>
                <w:sz w:val="24"/>
                <w:szCs w:val="24"/>
              </w:rPr>
            </w:pPr>
            <w:r w:rsidRPr="000B29A6">
              <w:rPr>
                <w:rFonts w:ascii="宋体" w:hAnsi="宋体" w:hint="eastAsia"/>
                <w:sz w:val="24"/>
                <w:szCs w:val="24"/>
              </w:rPr>
              <w:t>“007”增值税普通发票</w:t>
            </w:r>
          </w:p>
          <w:p w:rsidR="007130C4" w:rsidRPr="00B23F62" w:rsidRDefault="007130C4" w:rsidP="007130C4">
            <w:pPr>
              <w:rPr>
                <w:rFonts w:ascii="宋体" w:hAnsi="宋体"/>
                <w:sz w:val="24"/>
                <w:szCs w:val="24"/>
              </w:rPr>
            </w:pPr>
            <w:r>
              <w:rPr>
                <w:rFonts w:ascii="宋体" w:hAnsi="宋体"/>
                <w:sz w:val="24"/>
                <w:szCs w:val="24"/>
              </w:rPr>
              <w:t>“</w:t>
            </w:r>
            <w:r>
              <w:rPr>
                <w:rFonts w:ascii="宋体" w:hAnsi="宋体" w:hint="eastAsia"/>
                <w:sz w:val="24"/>
                <w:szCs w:val="24"/>
              </w:rPr>
              <w:t>025</w:t>
            </w:r>
            <w:r>
              <w:rPr>
                <w:rFonts w:ascii="宋体" w:hAnsi="宋体"/>
                <w:sz w:val="24"/>
                <w:szCs w:val="24"/>
              </w:rPr>
              <w:t>”</w:t>
            </w:r>
            <w:r w:rsidRPr="00B23F62">
              <w:rPr>
                <w:rFonts w:ascii="宋体" w:hAnsi="宋体" w:hint="eastAsia"/>
                <w:sz w:val="24"/>
                <w:szCs w:val="24"/>
              </w:rPr>
              <w:t>卷式发票</w:t>
            </w:r>
          </w:p>
          <w:p w:rsidR="007130C4" w:rsidRDefault="007130C4" w:rsidP="007130C4">
            <w:pPr>
              <w:rPr>
                <w:rFonts w:ascii="宋体" w:hAnsi="宋体"/>
                <w:sz w:val="24"/>
                <w:szCs w:val="24"/>
              </w:rPr>
            </w:pPr>
            <w:r w:rsidRPr="00B23F62">
              <w:rPr>
                <w:rFonts w:ascii="宋体" w:hAnsi="宋体" w:hint="eastAsia"/>
                <w:sz w:val="24"/>
                <w:szCs w:val="24"/>
              </w:rPr>
              <w:t>“026”电子发票</w:t>
            </w:r>
          </w:p>
          <w:p w:rsidR="00171C51" w:rsidRDefault="007130C4" w:rsidP="007130C4">
            <w:pPr>
              <w:rPr>
                <w:rFonts w:ascii="宋体" w:hAnsi="宋体"/>
                <w:sz w:val="24"/>
                <w:szCs w:val="24"/>
              </w:rPr>
            </w:pPr>
            <w:r>
              <w:rPr>
                <w:rFonts w:ascii="宋体" w:hAnsi="宋体" w:hint="eastAsia"/>
                <w:sz w:val="24"/>
                <w:szCs w:val="24"/>
              </w:rPr>
              <w:t>“005”机动车发票</w:t>
            </w:r>
          </w:p>
          <w:p w:rsidR="00220D52" w:rsidRPr="001B5130" w:rsidRDefault="00220D52" w:rsidP="007130C4">
            <w:pPr>
              <w:rPr>
                <w:rFonts w:ascii="宋体" w:hAnsi="宋体"/>
                <w:sz w:val="24"/>
                <w:szCs w:val="24"/>
              </w:rPr>
            </w:pPr>
            <w:r>
              <w:rPr>
                <w:rFonts w:ascii="宋体" w:hAnsi="宋体" w:hint="eastAsia"/>
                <w:sz w:val="24"/>
                <w:szCs w:val="24"/>
              </w:rPr>
              <w:lastRenderedPageBreak/>
              <w:t>“006”二手车销售统一发票</w:t>
            </w:r>
          </w:p>
        </w:tc>
      </w:tr>
      <w:tr w:rsidR="00171C51" w:rsidRPr="00E1451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zflx</w:t>
            </w:r>
          </w:p>
        </w:tc>
        <w:tc>
          <w:tcPr>
            <w:tcW w:w="1984" w:type="dxa"/>
          </w:tcPr>
          <w:p w:rsidR="00171C51" w:rsidRPr="004D1D61" w:rsidRDefault="00171C51" w:rsidP="00F66D88">
            <w:pPr>
              <w:rPr>
                <w:rFonts w:ascii="Courier" w:hAnsi="Courier"/>
                <w:sz w:val="24"/>
                <w:szCs w:val="21"/>
              </w:rPr>
            </w:pPr>
            <w:r w:rsidRPr="004D1D61">
              <w:rPr>
                <w:rFonts w:ascii="Courier" w:hAnsi="Courier" w:hint="eastAsia"/>
                <w:sz w:val="24"/>
                <w:szCs w:val="21"/>
              </w:rPr>
              <w:t>作废类型</w:t>
            </w:r>
          </w:p>
        </w:tc>
        <w:tc>
          <w:tcPr>
            <w:tcW w:w="709" w:type="dxa"/>
          </w:tcPr>
          <w:p w:rsidR="00171C51" w:rsidRPr="004D1D61" w:rsidRDefault="00171C51" w:rsidP="00F66D88">
            <w:pPr>
              <w:rPr>
                <w:rFonts w:ascii="宋体" w:hAnsi="宋体"/>
                <w:sz w:val="24"/>
              </w:rPr>
            </w:pPr>
            <w:r w:rsidRPr="004D1D61">
              <w:rPr>
                <w:rFonts w:ascii="宋体" w:hAnsi="宋体" w:hint="eastAsia"/>
                <w:sz w:val="24"/>
              </w:rPr>
              <w:t>1</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3118" w:type="dxa"/>
          </w:tcPr>
          <w:p w:rsidR="00171C51" w:rsidRPr="004D1D61" w:rsidRDefault="00171C51" w:rsidP="00F66D88">
            <w:pPr>
              <w:rPr>
                <w:rFonts w:ascii="宋体" w:hAnsi="宋体"/>
                <w:sz w:val="24"/>
              </w:rPr>
            </w:pPr>
            <w:r w:rsidRPr="004D1D61">
              <w:rPr>
                <w:rFonts w:ascii="宋体" w:hAnsi="宋体" w:hint="eastAsia"/>
                <w:sz w:val="24"/>
              </w:rPr>
              <w:t>0：空白票作废</w:t>
            </w:r>
          </w:p>
          <w:p w:rsidR="00171C51" w:rsidRPr="004D1D61" w:rsidRDefault="00171C51" w:rsidP="00F66D88">
            <w:pPr>
              <w:rPr>
                <w:rFonts w:ascii="宋体" w:hAnsi="宋体"/>
                <w:sz w:val="24"/>
              </w:rPr>
            </w:pPr>
            <w:r w:rsidRPr="004D1D61">
              <w:rPr>
                <w:rFonts w:ascii="宋体" w:hAnsi="宋体" w:hint="eastAsia"/>
                <w:sz w:val="24"/>
              </w:rPr>
              <w:t>1：已开票作废</w:t>
            </w:r>
          </w:p>
        </w:tc>
      </w:tr>
      <w:tr w:rsidR="00171C51" w:rsidRPr="00F271D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fpdm</w:t>
            </w:r>
          </w:p>
        </w:tc>
        <w:tc>
          <w:tcPr>
            <w:tcW w:w="1984" w:type="dxa"/>
          </w:tcPr>
          <w:p w:rsidR="00171C51" w:rsidRPr="004D1D61" w:rsidRDefault="00171C51" w:rsidP="00F66D88">
            <w:pPr>
              <w:rPr>
                <w:rFonts w:ascii="Courier" w:hAnsi="Courier"/>
                <w:sz w:val="24"/>
                <w:szCs w:val="21"/>
              </w:rPr>
            </w:pPr>
            <w:r w:rsidRPr="004D1D61">
              <w:rPr>
                <w:rFonts w:ascii="Courier" w:hAnsi="Courier" w:hint="eastAsia"/>
                <w:sz w:val="24"/>
                <w:szCs w:val="21"/>
              </w:rPr>
              <w:t>发票代码</w:t>
            </w:r>
          </w:p>
        </w:tc>
        <w:tc>
          <w:tcPr>
            <w:tcW w:w="709" w:type="dxa"/>
          </w:tcPr>
          <w:p w:rsidR="00171C51" w:rsidRPr="004D1D61" w:rsidRDefault="00171C51" w:rsidP="00F66D88">
            <w:pPr>
              <w:rPr>
                <w:rFonts w:ascii="宋体" w:hAnsi="宋体"/>
                <w:sz w:val="24"/>
              </w:rPr>
            </w:pPr>
            <w:r>
              <w:rPr>
                <w:rFonts w:ascii="宋体" w:hAnsi="宋体" w:hint="eastAsia"/>
                <w:sz w:val="24"/>
              </w:rPr>
              <w:t>10</w:t>
            </w:r>
          </w:p>
        </w:tc>
        <w:tc>
          <w:tcPr>
            <w:tcW w:w="709" w:type="dxa"/>
          </w:tcPr>
          <w:p w:rsidR="00171C51" w:rsidRPr="004D1D61" w:rsidRDefault="00171C51" w:rsidP="00F66D88">
            <w:pPr>
              <w:rPr>
                <w:rFonts w:ascii="宋体" w:hAnsi="宋体"/>
                <w:sz w:val="24"/>
                <w:szCs w:val="21"/>
              </w:rPr>
            </w:pPr>
            <w:r>
              <w:rPr>
                <w:rFonts w:ascii="宋体" w:hAnsi="宋体" w:hint="eastAsia"/>
                <w:sz w:val="24"/>
                <w:szCs w:val="21"/>
              </w:rPr>
              <w:t>是</w:t>
            </w:r>
          </w:p>
        </w:tc>
        <w:tc>
          <w:tcPr>
            <w:tcW w:w="3118" w:type="dxa"/>
          </w:tcPr>
          <w:p w:rsidR="00171C51" w:rsidRPr="004D1D61" w:rsidRDefault="004927E6" w:rsidP="00F66D88">
            <w:pPr>
              <w:rPr>
                <w:rFonts w:ascii="宋体" w:hAnsi="宋体"/>
                <w:sz w:val="24"/>
              </w:rPr>
            </w:pPr>
            <w:r>
              <w:rPr>
                <w:rFonts w:ascii="宋体" w:hAnsi="宋体" w:hint="eastAsia"/>
                <w:sz w:val="24"/>
              </w:rPr>
              <w:t>空白发票作废前,请先调用“查询当前未开票号接口”来获取需作废的发票代码。</w:t>
            </w:r>
          </w:p>
        </w:tc>
      </w:tr>
      <w:tr w:rsidR="00171C51" w:rsidRPr="00E1451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fphm</w:t>
            </w:r>
          </w:p>
        </w:tc>
        <w:tc>
          <w:tcPr>
            <w:tcW w:w="1984" w:type="dxa"/>
          </w:tcPr>
          <w:p w:rsidR="00171C51" w:rsidRPr="004D1D61" w:rsidRDefault="00171C51" w:rsidP="00F66D88">
            <w:pPr>
              <w:rPr>
                <w:rFonts w:ascii="宋体" w:hAnsi="宋体"/>
                <w:sz w:val="24"/>
              </w:rPr>
            </w:pPr>
            <w:r w:rsidRPr="004D1D61">
              <w:rPr>
                <w:rFonts w:ascii="宋体" w:hAnsi="宋体" w:hint="eastAsia"/>
                <w:sz w:val="24"/>
              </w:rPr>
              <w:t>发票号码</w:t>
            </w:r>
          </w:p>
        </w:tc>
        <w:tc>
          <w:tcPr>
            <w:tcW w:w="709" w:type="dxa"/>
          </w:tcPr>
          <w:p w:rsidR="00171C51" w:rsidRPr="004D1D61" w:rsidRDefault="00171C51" w:rsidP="00F66D88">
            <w:pPr>
              <w:rPr>
                <w:rFonts w:ascii="宋体" w:hAnsi="宋体"/>
                <w:sz w:val="24"/>
              </w:rPr>
            </w:pPr>
            <w:r>
              <w:rPr>
                <w:rFonts w:ascii="宋体" w:hAnsi="宋体" w:hint="eastAsia"/>
                <w:sz w:val="24"/>
              </w:rPr>
              <w:t>8</w:t>
            </w:r>
          </w:p>
        </w:tc>
        <w:tc>
          <w:tcPr>
            <w:tcW w:w="709" w:type="dxa"/>
          </w:tcPr>
          <w:p w:rsidR="00171C51" w:rsidRPr="004D1D61" w:rsidRDefault="00171C51" w:rsidP="00F66D88">
            <w:pPr>
              <w:rPr>
                <w:rFonts w:ascii="宋体" w:hAnsi="宋体"/>
                <w:sz w:val="24"/>
              </w:rPr>
            </w:pPr>
            <w:r>
              <w:rPr>
                <w:rFonts w:ascii="宋体" w:hAnsi="宋体" w:hint="eastAsia"/>
                <w:sz w:val="24"/>
              </w:rPr>
              <w:t>是</w:t>
            </w:r>
          </w:p>
        </w:tc>
        <w:tc>
          <w:tcPr>
            <w:tcW w:w="3118" w:type="dxa"/>
          </w:tcPr>
          <w:p w:rsidR="00171C51" w:rsidRPr="004D1D61" w:rsidRDefault="004927E6" w:rsidP="00F66D88">
            <w:pPr>
              <w:rPr>
                <w:rFonts w:ascii="Courier" w:hAnsi="Courier"/>
                <w:sz w:val="24"/>
                <w:szCs w:val="21"/>
              </w:rPr>
            </w:pPr>
            <w:r>
              <w:rPr>
                <w:rFonts w:ascii="宋体" w:hAnsi="宋体" w:hint="eastAsia"/>
                <w:sz w:val="24"/>
              </w:rPr>
              <w:t>空白发票作废前,请先调用“查询当前未开票号接口”来获取需作废的发票号码。</w:t>
            </w:r>
          </w:p>
        </w:tc>
      </w:tr>
      <w:tr w:rsidR="00171C51" w:rsidRPr="00E1451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hjje</w:t>
            </w:r>
          </w:p>
        </w:tc>
        <w:tc>
          <w:tcPr>
            <w:tcW w:w="1984" w:type="dxa"/>
          </w:tcPr>
          <w:p w:rsidR="00171C51" w:rsidRPr="004D1D61" w:rsidRDefault="00171C51" w:rsidP="00F66D88">
            <w:pPr>
              <w:rPr>
                <w:rFonts w:ascii="宋体" w:hAnsi="宋体"/>
                <w:sz w:val="24"/>
              </w:rPr>
            </w:pPr>
            <w:r w:rsidRPr="004D1D61">
              <w:rPr>
                <w:rFonts w:ascii="宋体" w:hAnsi="宋体" w:hint="eastAsia"/>
                <w:sz w:val="24"/>
              </w:rPr>
              <w:t>合计金额</w:t>
            </w:r>
          </w:p>
        </w:tc>
        <w:tc>
          <w:tcPr>
            <w:tcW w:w="709" w:type="dxa"/>
          </w:tcPr>
          <w:p w:rsidR="00171C51" w:rsidRPr="004D1D61" w:rsidRDefault="003A448D" w:rsidP="00F66D88">
            <w:pPr>
              <w:rPr>
                <w:rFonts w:ascii="宋体" w:hAnsi="宋体"/>
                <w:sz w:val="24"/>
              </w:rPr>
            </w:pPr>
            <w:r>
              <w:rPr>
                <w:rFonts w:ascii="宋体" w:hAnsi="宋体" w:hint="eastAsia"/>
                <w:sz w:val="24"/>
              </w:rPr>
              <w:t>12</w:t>
            </w:r>
          </w:p>
        </w:tc>
        <w:tc>
          <w:tcPr>
            <w:tcW w:w="709" w:type="dxa"/>
          </w:tcPr>
          <w:p w:rsidR="00171C51" w:rsidRPr="004D1D61" w:rsidRDefault="00171C51" w:rsidP="00F66D88">
            <w:pPr>
              <w:rPr>
                <w:rFonts w:ascii="宋体" w:hAnsi="宋体"/>
                <w:sz w:val="24"/>
              </w:rPr>
            </w:pPr>
            <w:r>
              <w:rPr>
                <w:rFonts w:ascii="宋体" w:hAnsi="宋体" w:hint="eastAsia"/>
                <w:sz w:val="24"/>
              </w:rPr>
              <w:t>否</w:t>
            </w:r>
          </w:p>
        </w:tc>
        <w:tc>
          <w:tcPr>
            <w:tcW w:w="3118" w:type="dxa"/>
          </w:tcPr>
          <w:p w:rsidR="00171C51" w:rsidRPr="004D1D61" w:rsidRDefault="00171C51" w:rsidP="00F66D88">
            <w:pPr>
              <w:rPr>
                <w:rFonts w:ascii="Courier" w:hAnsi="Courier"/>
                <w:sz w:val="24"/>
                <w:szCs w:val="21"/>
              </w:rPr>
            </w:pPr>
            <w:r w:rsidRPr="004D1D61">
              <w:rPr>
                <w:rFonts w:ascii="宋体" w:hAnsi="宋体" w:hint="eastAsia"/>
                <w:sz w:val="24"/>
              </w:rPr>
              <w:t>空白作废时为空</w:t>
            </w:r>
            <w:r w:rsidR="003A0B1A">
              <w:rPr>
                <w:rFonts w:ascii="宋体" w:hAnsi="宋体" w:hint="eastAsia"/>
                <w:sz w:val="24"/>
              </w:rPr>
              <w:t>,小数点后两位</w:t>
            </w:r>
          </w:p>
        </w:tc>
      </w:tr>
      <w:tr w:rsidR="00171C51" w:rsidRPr="00E1451A" w:rsidTr="00220D52">
        <w:tc>
          <w:tcPr>
            <w:tcW w:w="675" w:type="dxa"/>
          </w:tcPr>
          <w:p w:rsidR="00171C51" w:rsidRPr="00E1451A" w:rsidRDefault="00171C51" w:rsidP="00A3248B">
            <w:pPr>
              <w:numPr>
                <w:ilvl w:val="0"/>
                <w:numId w:val="19"/>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zfr</w:t>
            </w:r>
          </w:p>
        </w:tc>
        <w:tc>
          <w:tcPr>
            <w:tcW w:w="1984" w:type="dxa"/>
          </w:tcPr>
          <w:p w:rsidR="00171C51" w:rsidRPr="004D1D61" w:rsidRDefault="00171C51" w:rsidP="00F66D88">
            <w:pPr>
              <w:rPr>
                <w:rFonts w:ascii="宋体" w:hAnsi="宋体"/>
                <w:sz w:val="24"/>
              </w:rPr>
            </w:pPr>
            <w:r w:rsidRPr="004D1D61">
              <w:rPr>
                <w:rFonts w:ascii="宋体" w:hAnsi="宋体" w:hint="eastAsia"/>
                <w:sz w:val="24"/>
              </w:rPr>
              <w:t>作废人</w:t>
            </w:r>
          </w:p>
        </w:tc>
        <w:tc>
          <w:tcPr>
            <w:tcW w:w="709" w:type="dxa"/>
          </w:tcPr>
          <w:p w:rsidR="00171C51" w:rsidRPr="004D1D61" w:rsidRDefault="00171C51" w:rsidP="00F66D88">
            <w:pPr>
              <w:rPr>
                <w:rFonts w:ascii="宋体" w:hAnsi="宋体"/>
                <w:sz w:val="24"/>
              </w:rPr>
            </w:pPr>
            <w:r w:rsidRPr="004D1D61">
              <w:rPr>
                <w:rFonts w:ascii="宋体" w:hAnsi="宋体" w:hint="eastAsia"/>
                <w:sz w:val="24"/>
              </w:rPr>
              <w:t>20</w:t>
            </w:r>
          </w:p>
        </w:tc>
        <w:tc>
          <w:tcPr>
            <w:tcW w:w="709" w:type="dxa"/>
          </w:tcPr>
          <w:p w:rsidR="00171C51" w:rsidRPr="004D1D61" w:rsidRDefault="00171C51" w:rsidP="00F66D88">
            <w:pPr>
              <w:rPr>
                <w:rFonts w:ascii="宋体" w:hAnsi="宋体"/>
                <w:sz w:val="24"/>
              </w:rPr>
            </w:pPr>
            <w:r w:rsidRPr="004D1D61">
              <w:rPr>
                <w:rFonts w:ascii="宋体" w:hAnsi="宋体" w:hint="eastAsia"/>
                <w:sz w:val="24"/>
              </w:rPr>
              <w:t>是</w:t>
            </w:r>
          </w:p>
        </w:tc>
        <w:tc>
          <w:tcPr>
            <w:tcW w:w="3118" w:type="dxa"/>
          </w:tcPr>
          <w:p w:rsidR="00171C51" w:rsidRPr="004D1D61" w:rsidRDefault="00171C51" w:rsidP="00F66D88">
            <w:pPr>
              <w:rPr>
                <w:rFonts w:ascii="Courier" w:hAnsi="Courier"/>
                <w:sz w:val="24"/>
                <w:szCs w:val="21"/>
              </w:rPr>
            </w:pPr>
          </w:p>
        </w:tc>
      </w:tr>
    </w:tbl>
    <w:p w:rsidR="0093104C" w:rsidRPr="002652A6" w:rsidRDefault="0093104C" w:rsidP="009738F5">
      <w:pPr>
        <w:pStyle w:val="3"/>
        <w:ind w:left="0"/>
      </w:pPr>
      <w:bookmarkStart w:id="71" w:name="_Toc421870252"/>
      <w:r w:rsidRPr="002652A6">
        <w:rPr>
          <w:rFonts w:hint="eastAsia"/>
        </w:rPr>
        <w:t>返回数据</w:t>
      </w:r>
      <w:bookmarkEnd w:id="71"/>
    </w:p>
    <w:p w:rsidR="0093104C" w:rsidRPr="004D1D61" w:rsidRDefault="0093104C">
      <w:pPr>
        <w:spacing w:line="360" w:lineRule="auto"/>
        <w:rPr>
          <w:b/>
          <w:sz w:val="24"/>
          <w:szCs w:val="21"/>
        </w:rPr>
      </w:pPr>
      <w:r w:rsidRPr="004D1D61">
        <w:rPr>
          <w:rFonts w:hint="eastAsia"/>
          <w:b/>
          <w:sz w:val="24"/>
          <w:szCs w:val="21"/>
        </w:rPr>
        <w:t>响应报文</w:t>
      </w:r>
      <w:r w:rsidR="00171C51">
        <w:rPr>
          <w:rFonts w:hint="eastAsia"/>
          <w:b/>
          <w:sz w:val="24"/>
          <w:szCs w:val="21"/>
        </w:rPr>
        <w:t>：</w:t>
      </w:r>
    </w:p>
    <w:p w:rsidR="0093104C" w:rsidRDefault="0093104C" w:rsidP="00171C51">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93104C" w:rsidRDefault="0093104C" w:rsidP="00171C51">
      <w:pPr>
        <w:pStyle w:val="ab"/>
        <w:spacing w:line="240" w:lineRule="auto"/>
        <w:ind w:firstLineChars="150" w:firstLine="315"/>
        <w:rPr>
          <w:rFonts w:ascii="Courier" w:hAnsi="Courier"/>
          <w:sz w:val="21"/>
          <w:szCs w:val="21"/>
        </w:rPr>
      </w:pPr>
      <w:r>
        <w:rPr>
          <w:rFonts w:ascii="Courier" w:hAnsi="Courier" w:hint="eastAsia"/>
          <w:sz w:val="21"/>
          <w:szCs w:val="21"/>
        </w:rPr>
        <w:t>&lt;business id="10009" comment="</w:t>
      </w:r>
      <w:r>
        <w:rPr>
          <w:rFonts w:ascii="Courier" w:hAnsi="Courier" w:hint="eastAsia"/>
          <w:sz w:val="21"/>
          <w:szCs w:val="21"/>
        </w:rPr>
        <w:t>发票作废</w:t>
      </w:r>
      <w:r>
        <w:rPr>
          <w:rFonts w:ascii="Courier" w:hAnsi="Courier" w:hint="eastAsia"/>
          <w:sz w:val="21"/>
          <w:szCs w:val="21"/>
        </w:rPr>
        <w:t>"&gt;</w:t>
      </w:r>
    </w:p>
    <w:p w:rsidR="0093104C" w:rsidRDefault="0093104C" w:rsidP="00171C51">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93104C" w:rsidRDefault="0093104C" w:rsidP="00171C51">
      <w:pPr>
        <w:pStyle w:val="ab"/>
        <w:spacing w:line="240" w:lineRule="auto"/>
        <w:ind w:leftChars="54" w:firstLineChars="350" w:firstLine="735"/>
        <w:rPr>
          <w:rFonts w:ascii="Courier" w:hAnsi="Courier"/>
          <w:sz w:val="21"/>
          <w:szCs w:val="21"/>
        </w:rPr>
      </w:pPr>
      <w:r>
        <w:rPr>
          <w:rFonts w:ascii="Courier" w:hAnsi="Courier" w:hint="eastAsia"/>
          <w:sz w:val="21"/>
          <w:szCs w:val="21"/>
        </w:rPr>
        <w:t>&lt;fpdm&gt;</w:t>
      </w:r>
      <w:r>
        <w:rPr>
          <w:rFonts w:ascii="Courier" w:hAnsi="Courier" w:hint="eastAsia"/>
          <w:sz w:val="21"/>
          <w:szCs w:val="21"/>
        </w:rPr>
        <w:t>发票代码</w:t>
      </w:r>
      <w:r>
        <w:rPr>
          <w:rFonts w:ascii="Courier" w:hAnsi="Courier" w:hint="eastAsia"/>
          <w:sz w:val="21"/>
          <w:szCs w:val="21"/>
        </w:rPr>
        <w:t>&lt;/fpdm&gt;</w:t>
      </w:r>
    </w:p>
    <w:p w:rsidR="0093104C" w:rsidRDefault="0093104C" w:rsidP="00171C51">
      <w:pPr>
        <w:pStyle w:val="ab"/>
        <w:spacing w:line="240" w:lineRule="auto"/>
        <w:ind w:leftChars="54" w:firstLineChars="350" w:firstLine="735"/>
        <w:rPr>
          <w:rFonts w:ascii="Courier" w:hAnsi="Courier"/>
          <w:sz w:val="21"/>
          <w:szCs w:val="21"/>
        </w:rPr>
      </w:pPr>
      <w:r>
        <w:rPr>
          <w:rFonts w:ascii="Courier" w:hAnsi="Courier" w:hint="eastAsia"/>
          <w:sz w:val="21"/>
          <w:szCs w:val="21"/>
        </w:rPr>
        <w:t>&lt;fphm&gt;</w:t>
      </w:r>
      <w:r>
        <w:rPr>
          <w:rFonts w:ascii="Courier" w:hAnsi="Courier" w:hint="eastAsia"/>
          <w:sz w:val="21"/>
          <w:szCs w:val="21"/>
        </w:rPr>
        <w:t>发票号码</w:t>
      </w:r>
      <w:r>
        <w:rPr>
          <w:rFonts w:ascii="Courier" w:hAnsi="Courier" w:hint="eastAsia"/>
          <w:sz w:val="21"/>
          <w:szCs w:val="21"/>
        </w:rPr>
        <w:t>&lt;/fphm&gt;</w:t>
      </w:r>
    </w:p>
    <w:p w:rsidR="0093104C" w:rsidRDefault="0093104C" w:rsidP="00171C51">
      <w:pPr>
        <w:pStyle w:val="ab"/>
        <w:spacing w:line="240" w:lineRule="auto"/>
        <w:ind w:leftChars="54" w:firstLineChars="350" w:firstLine="735"/>
        <w:rPr>
          <w:rFonts w:ascii="Courier" w:hAnsi="Courier"/>
          <w:sz w:val="21"/>
          <w:szCs w:val="21"/>
        </w:rPr>
      </w:pPr>
      <w:r>
        <w:rPr>
          <w:rFonts w:ascii="Courier" w:hAnsi="Courier" w:hint="eastAsia"/>
          <w:sz w:val="21"/>
          <w:szCs w:val="21"/>
        </w:rPr>
        <w:t>&lt;zfrq&gt;</w:t>
      </w:r>
      <w:r>
        <w:rPr>
          <w:rFonts w:ascii="Courier" w:hAnsi="Courier" w:hint="eastAsia"/>
          <w:sz w:val="21"/>
          <w:szCs w:val="21"/>
        </w:rPr>
        <w:t>作废日期</w:t>
      </w:r>
      <w:r>
        <w:rPr>
          <w:rFonts w:ascii="Courier" w:hAnsi="Courier" w:hint="eastAsia"/>
          <w:sz w:val="21"/>
          <w:szCs w:val="21"/>
        </w:rPr>
        <w:t>&lt;/zfrq&gt;</w:t>
      </w:r>
    </w:p>
    <w:p w:rsidR="0093104C" w:rsidRDefault="0093104C" w:rsidP="00171C51">
      <w:pPr>
        <w:pStyle w:val="ab"/>
        <w:spacing w:line="240" w:lineRule="auto"/>
        <w:ind w:leftChars="54" w:firstLineChars="250" w:firstLine="525"/>
        <w:rPr>
          <w:rFonts w:ascii="Courier" w:hAnsi="Courier"/>
          <w:sz w:val="21"/>
          <w:szCs w:val="21"/>
        </w:rPr>
      </w:pPr>
      <w:r>
        <w:rPr>
          <w:rFonts w:ascii="Courier" w:hAnsi="Courier" w:hint="eastAsia"/>
          <w:sz w:val="21"/>
          <w:szCs w:val="21"/>
        </w:rPr>
        <w:t>&lt;/returndata&gt;</w:t>
      </w:r>
    </w:p>
    <w:p w:rsidR="0093104C" w:rsidRDefault="0093104C" w:rsidP="00171C51">
      <w:pPr>
        <w:pStyle w:val="ab"/>
        <w:spacing w:line="240" w:lineRule="auto"/>
        <w:ind w:firstLineChars="150" w:firstLine="315"/>
        <w:rPr>
          <w:rFonts w:ascii="Courier" w:hAnsi="Courier"/>
          <w:sz w:val="21"/>
          <w:szCs w:val="21"/>
        </w:rPr>
      </w:pPr>
      <w:r>
        <w:rPr>
          <w:rFonts w:ascii="Courier" w:hAnsi="Courier"/>
          <w:sz w:val="21"/>
          <w:szCs w:val="21"/>
        </w:rPr>
        <w:t>&lt;/body&gt;</w:t>
      </w:r>
    </w:p>
    <w:p w:rsidR="0093104C" w:rsidRDefault="0093104C" w:rsidP="00171C51">
      <w:pPr>
        <w:pStyle w:val="ab"/>
        <w:spacing w:line="240" w:lineRule="auto"/>
        <w:ind w:firstLineChars="150" w:firstLine="315"/>
        <w:rPr>
          <w:rFonts w:ascii="Courier" w:hAnsi="Courier"/>
          <w:sz w:val="21"/>
          <w:szCs w:val="21"/>
        </w:rPr>
      </w:pPr>
      <w:r>
        <w:rPr>
          <w:rFonts w:ascii="Courier" w:hAnsi="Courier"/>
          <w:sz w:val="21"/>
          <w:szCs w:val="21"/>
        </w:rPr>
        <w:t>&lt;/business&gt;</w:t>
      </w:r>
    </w:p>
    <w:p w:rsidR="0093104C" w:rsidRDefault="0093104C">
      <w:pPr>
        <w:spacing w:line="360" w:lineRule="auto"/>
        <w:rPr>
          <w:b/>
          <w:sz w:val="24"/>
          <w:szCs w:val="21"/>
        </w:rPr>
      </w:pPr>
      <w:r w:rsidRPr="004D1D61">
        <w:rPr>
          <w:rFonts w:hint="eastAsia"/>
          <w:b/>
          <w:sz w:val="24"/>
          <w:szCs w:val="21"/>
        </w:rPr>
        <w:t>参数说明</w:t>
      </w:r>
      <w:r w:rsidR="00171C51">
        <w:rPr>
          <w:rFonts w:hint="eastAsia"/>
          <w:b/>
          <w:sz w:val="24"/>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171C51" w:rsidRPr="00E1451A" w:rsidTr="00F66D88">
        <w:trPr>
          <w:trHeight w:val="454"/>
        </w:trPr>
        <w:tc>
          <w:tcPr>
            <w:tcW w:w="675" w:type="dxa"/>
            <w:shd w:val="clear" w:color="auto" w:fill="D9D9D9"/>
            <w:vAlign w:val="center"/>
          </w:tcPr>
          <w:p w:rsidR="00171C51" w:rsidRPr="00E1451A" w:rsidRDefault="00171C51" w:rsidP="00F66D88">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171C51" w:rsidRPr="00E1451A" w:rsidRDefault="00171C51" w:rsidP="00F66D88">
            <w:pPr>
              <w:rPr>
                <w:rFonts w:ascii="宋体" w:hAnsi="宋体"/>
                <w:sz w:val="24"/>
                <w:szCs w:val="24"/>
              </w:rPr>
            </w:pPr>
            <w:r w:rsidRPr="00E1451A">
              <w:rPr>
                <w:rFonts w:ascii="宋体" w:hAnsi="宋体"/>
                <w:sz w:val="24"/>
                <w:szCs w:val="24"/>
              </w:rPr>
              <w:t>说明</w:t>
            </w:r>
          </w:p>
        </w:tc>
      </w:tr>
      <w:tr w:rsidR="00171C51" w:rsidRPr="00E1451A" w:rsidTr="00F66D88">
        <w:tc>
          <w:tcPr>
            <w:tcW w:w="675" w:type="dxa"/>
          </w:tcPr>
          <w:p w:rsidR="00171C51" w:rsidRPr="00E1451A" w:rsidRDefault="00171C51" w:rsidP="00A3248B">
            <w:pPr>
              <w:numPr>
                <w:ilvl w:val="0"/>
                <w:numId w:val="20"/>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id</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交易编号</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5</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2885" w:type="dxa"/>
          </w:tcPr>
          <w:p w:rsidR="00171C51" w:rsidRPr="004D1D61" w:rsidRDefault="00171C51" w:rsidP="00F66D88">
            <w:pPr>
              <w:rPr>
                <w:rFonts w:ascii="宋体" w:hAnsi="宋体"/>
                <w:sz w:val="24"/>
                <w:szCs w:val="21"/>
              </w:rPr>
            </w:pPr>
            <w:r w:rsidRPr="004D1D61">
              <w:rPr>
                <w:rFonts w:ascii="宋体" w:hAnsi="宋体" w:hint="eastAsia"/>
                <w:sz w:val="24"/>
                <w:szCs w:val="21"/>
              </w:rPr>
              <w:t>10009</w:t>
            </w:r>
          </w:p>
        </w:tc>
      </w:tr>
      <w:tr w:rsidR="00171C51" w:rsidRPr="00E1451A" w:rsidTr="00F66D88">
        <w:tc>
          <w:tcPr>
            <w:tcW w:w="675" w:type="dxa"/>
          </w:tcPr>
          <w:p w:rsidR="00171C51" w:rsidRPr="00E1451A" w:rsidRDefault="00171C51" w:rsidP="00A3248B">
            <w:pPr>
              <w:numPr>
                <w:ilvl w:val="0"/>
                <w:numId w:val="20"/>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comment</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交易描述</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8</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2885" w:type="dxa"/>
          </w:tcPr>
          <w:p w:rsidR="00171C51" w:rsidRPr="004D1D61" w:rsidRDefault="00171C51" w:rsidP="00F66D88">
            <w:pPr>
              <w:rPr>
                <w:rFonts w:ascii="宋体" w:hAnsi="宋体"/>
                <w:sz w:val="24"/>
                <w:szCs w:val="21"/>
              </w:rPr>
            </w:pPr>
            <w:r w:rsidRPr="004D1D61">
              <w:rPr>
                <w:rFonts w:ascii="Courier" w:hAnsi="Courier" w:hint="eastAsia"/>
                <w:sz w:val="24"/>
                <w:szCs w:val="21"/>
              </w:rPr>
              <w:t>发票作废</w:t>
            </w:r>
          </w:p>
        </w:tc>
      </w:tr>
      <w:tr w:rsidR="00171C51" w:rsidRPr="00E1451A" w:rsidTr="00F66D88">
        <w:tc>
          <w:tcPr>
            <w:tcW w:w="675" w:type="dxa"/>
          </w:tcPr>
          <w:p w:rsidR="00171C51" w:rsidRPr="00E1451A" w:rsidRDefault="00171C51" w:rsidP="00A3248B">
            <w:pPr>
              <w:numPr>
                <w:ilvl w:val="0"/>
                <w:numId w:val="20"/>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yylxdm</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应用类型代码</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1</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2885" w:type="dxa"/>
          </w:tcPr>
          <w:p w:rsidR="00171C51" w:rsidRPr="00E877B9" w:rsidRDefault="00171C51" w:rsidP="00F66D88">
            <w:pPr>
              <w:rPr>
                <w:rFonts w:ascii="宋体" w:hAnsi="宋体"/>
                <w:sz w:val="24"/>
                <w:szCs w:val="24"/>
              </w:rPr>
            </w:pPr>
            <w:r w:rsidRPr="00E877B9">
              <w:rPr>
                <w:rFonts w:ascii="宋体" w:hAnsi="宋体" w:hint="eastAsia"/>
                <w:sz w:val="24"/>
                <w:szCs w:val="24"/>
              </w:rPr>
              <w:t>固定为“1”表示国税</w:t>
            </w:r>
          </w:p>
        </w:tc>
      </w:tr>
      <w:tr w:rsidR="00171C51" w:rsidRPr="00E1451A" w:rsidTr="00F66D88">
        <w:tc>
          <w:tcPr>
            <w:tcW w:w="675" w:type="dxa"/>
          </w:tcPr>
          <w:p w:rsidR="00171C51" w:rsidRPr="00E1451A" w:rsidRDefault="00171C51" w:rsidP="00A3248B">
            <w:pPr>
              <w:numPr>
                <w:ilvl w:val="0"/>
                <w:numId w:val="20"/>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sz w:val="24"/>
                <w:szCs w:val="21"/>
              </w:rPr>
              <w:t>returncode</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返回代码</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8</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2885" w:type="dxa"/>
          </w:tcPr>
          <w:p w:rsidR="00171C51" w:rsidRPr="004D1D61" w:rsidRDefault="00171C51" w:rsidP="00F66D88">
            <w:pPr>
              <w:rPr>
                <w:rFonts w:ascii="宋体" w:hAnsi="宋体"/>
                <w:sz w:val="24"/>
                <w:szCs w:val="21"/>
              </w:rPr>
            </w:pPr>
            <w:r w:rsidRPr="004D1D61">
              <w:rPr>
                <w:rFonts w:ascii="宋体" w:hAnsi="宋体" w:hint="eastAsia"/>
                <w:sz w:val="24"/>
                <w:szCs w:val="21"/>
              </w:rPr>
              <w:t>0成功，其它失败</w:t>
            </w:r>
          </w:p>
        </w:tc>
      </w:tr>
      <w:tr w:rsidR="00171C51" w:rsidRPr="00E1451A" w:rsidTr="00F66D88">
        <w:tc>
          <w:tcPr>
            <w:tcW w:w="675" w:type="dxa"/>
          </w:tcPr>
          <w:p w:rsidR="00171C51" w:rsidRPr="00E1451A" w:rsidRDefault="00171C51" w:rsidP="00A3248B">
            <w:pPr>
              <w:numPr>
                <w:ilvl w:val="0"/>
                <w:numId w:val="20"/>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returnmsg</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返回信息</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160</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是</w:t>
            </w:r>
          </w:p>
        </w:tc>
        <w:tc>
          <w:tcPr>
            <w:tcW w:w="2885" w:type="dxa"/>
          </w:tcPr>
          <w:p w:rsidR="00171C51" w:rsidRPr="004D1D61" w:rsidRDefault="00171C51" w:rsidP="00F66D88">
            <w:pPr>
              <w:rPr>
                <w:rFonts w:ascii="宋体" w:hAnsi="宋体"/>
                <w:sz w:val="24"/>
                <w:szCs w:val="21"/>
              </w:rPr>
            </w:pPr>
          </w:p>
        </w:tc>
      </w:tr>
      <w:tr w:rsidR="00171C51" w:rsidRPr="00E1451A" w:rsidTr="00F66D88">
        <w:tc>
          <w:tcPr>
            <w:tcW w:w="675" w:type="dxa"/>
          </w:tcPr>
          <w:p w:rsidR="00171C51" w:rsidRPr="00E1451A" w:rsidRDefault="00171C51" w:rsidP="00A3248B">
            <w:pPr>
              <w:numPr>
                <w:ilvl w:val="0"/>
                <w:numId w:val="20"/>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fpdm</w:t>
            </w:r>
          </w:p>
        </w:tc>
        <w:tc>
          <w:tcPr>
            <w:tcW w:w="1984" w:type="dxa"/>
          </w:tcPr>
          <w:p w:rsidR="00171C51" w:rsidRPr="004D1D61" w:rsidRDefault="00171C51" w:rsidP="00F66D88">
            <w:pPr>
              <w:rPr>
                <w:rFonts w:ascii="宋体" w:hAnsi="宋体"/>
                <w:sz w:val="24"/>
              </w:rPr>
            </w:pPr>
            <w:r w:rsidRPr="004D1D61">
              <w:rPr>
                <w:rFonts w:ascii="Courier" w:hAnsi="Courier" w:hint="eastAsia"/>
                <w:sz w:val="24"/>
                <w:szCs w:val="21"/>
              </w:rPr>
              <w:t>发票</w:t>
            </w:r>
            <w:r w:rsidRPr="004D1D61">
              <w:rPr>
                <w:rFonts w:ascii="宋体" w:hAnsi="宋体" w:hint="eastAsia"/>
                <w:sz w:val="24"/>
              </w:rPr>
              <w:t>代码</w:t>
            </w:r>
          </w:p>
        </w:tc>
        <w:tc>
          <w:tcPr>
            <w:tcW w:w="709" w:type="dxa"/>
          </w:tcPr>
          <w:p w:rsidR="00171C51" w:rsidRPr="004D1D61" w:rsidRDefault="00171C51" w:rsidP="00F66D88">
            <w:pPr>
              <w:rPr>
                <w:rFonts w:ascii="宋体" w:hAnsi="宋体"/>
                <w:sz w:val="24"/>
              </w:rPr>
            </w:pPr>
            <w:r w:rsidRPr="004D1D61">
              <w:rPr>
                <w:rFonts w:ascii="宋体" w:hAnsi="宋体" w:hint="eastAsia"/>
                <w:sz w:val="24"/>
              </w:rPr>
              <w:t>1</w:t>
            </w:r>
            <w:r>
              <w:rPr>
                <w:rFonts w:ascii="宋体" w:hAnsi="宋体" w:hint="eastAsia"/>
                <w:sz w:val="24"/>
              </w:rPr>
              <w:t>0</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否</w:t>
            </w:r>
          </w:p>
        </w:tc>
        <w:tc>
          <w:tcPr>
            <w:tcW w:w="2885" w:type="dxa"/>
          </w:tcPr>
          <w:p w:rsidR="00171C51" w:rsidRPr="004D1D61" w:rsidRDefault="00171C51" w:rsidP="00F66D88">
            <w:pPr>
              <w:rPr>
                <w:rFonts w:ascii="Courier" w:hAnsi="Courier"/>
                <w:sz w:val="24"/>
                <w:szCs w:val="21"/>
              </w:rPr>
            </w:pPr>
          </w:p>
        </w:tc>
      </w:tr>
      <w:tr w:rsidR="00171C51" w:rsidRPr="00E1451A" w:rsidTr="00F66D88">
        <w:tc>
          <w:tcPr>
            <w:tcW w:w="675" w:type="dxa"/>
          </w:tcPr>
          <w:p w:rsidR="00171C51" w:rsidRPr="00E1451A" w:rsidRDefault="00171C51" w:rsidP="00A3248B">
            <w:pPr>
              <w:numPr>
                <w:ilvl w:val="0"/>
                <w:numId w:val="20"/>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fphm</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发票号码</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8</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否</w:t>
            </w:r>
          </w:p>
        </w:tc>
        <w:tc>
          <w:tcPr>
            <w:tcW w:w="2885" w:type="dxa"/>
          </w:tcPr>
          <w:p w:rsidR="00171C51" w:rsidRPr="004D1D61" w:rsidRDefault="00171C51" w:rsidP="00F66D88">
            <w:pPr>
              <w:rPr>
                <w:rFonts w:ascii="宋体" w:hAnsi="宋体"/>
                <w:sz w:val="24"/>
                <w:szCs w:val="21"/>
              </w:rPr>
            </w:pPr>
          </w:p>
        </w:tc>
      </w:tr>
      <w:tr w:rsidR="00171C51" w:rsidRPr="00E1451A" w:rsidTr="00F66D88">
        <w:tc>
          <w:tcPr>
            <w:tcW w:w="675" w:type="dxa"/>
          </w:tcPr>
          <w:p w:rsidR="00171C51" w:rsidRPr="00E1451A" w:rsidRDefault="00171C51" w:rsidP="00A3248B">
            <w:pPr>
              <w:numPr>
                <w:ilvl w:val="0"/>
                <w:numId w:val="20"/>
              </w:numPr>
              <w:jc w:val="center"/>
              <w:rPr>
                <w:rFonts w:ascii="宋体" w:hAnsi="宋体"/>
                <w:sz w:val="24"/>
                <w:szCs w:val="24"/>
              </w:rPr>
            </w:pPr>
          </w:p>
        </w:tc>
        <w:tc>
          <w:tcPr>
            <w:tcW w:w="1560" w:type="dxa"/>
          </w:tcPr>
          <w:p w:rsidR="00171C51" w:rsidRPr="004D1D61" w:rsidRDefault="00171C51" w:rsidP="00F66D88">
            <w:pPr>
              <w:rPr>
                <w:rFonts w:ascii="宋体" w:hAnsi="宋体"/>
                <w:sz w:val="24"/>
                <w:szCs w:val="21"/>
              </w:rPr>
            </w:pPr>
            <w:r w:rsidRPr="004D1D61">
              <w:rPr>
                <w:rFonts w:ascii="宋体" w:hAnsi="宋体" w:hint="eastAsia"/>
                <w:sz w:val="24"/>
                <w:szCs w:val="21"/>
              </w:rPr>
              <w:t>zfrq</w:t>
            </w:r>
          </w:p>
        </w:tc>
        <w:tc>
          <w:tcPr>
            <w:tcW w:w="1984" w:type="dxa"/>
          </w:tcPr>
          <w:p w:rsidR="00171C51" w:rsidRPr="004D1D61" w:rsidRDefault="00171C51" w:rsidP="00F66D88">
            <w:pPr>
              <w:rPr>
                <w:rFonts w:ascii="宋体" w:hAnsi="宋体"/>
                <w:sz w:val="24"/>
                <w:szCs w:val="21"/>
              </w:rPr>
            </w:pPr>
            <w:r w:rsidRPr="004D1D61">
              <w:rPr>
                <w:rFonts w:ascii="宋体" w:hAnsi="宋体" w:hint="eastAsia"/>
                <w:sz w:val="24"/>
                <w:szCs w:val="21"/>
              </w:rPr>
              <w:t>作废日期</w:t>
            </w:r>
          </w:p>
        </w:tc>
        <w:tc>
          <w:tcPr>
            <w:tcW w:w="709" w:type="dxa"/>
          </w:tcPr>
          <w:p w:rsidR="00171C51" w:rsidRPr="004D1D61" w:rsidRDefault="00171C51" w:rsidP="00F66D88">
            <w:pPr>
              <w:rPr>
                <w:rFonts w:ascii="宋体" w:hAnsi="宋体"/>
                <w:sz w:val="24"/>
                <w:szCs w:val="21"/>
              </w:rPr>
            </w:pPr>
            <w:r>
              <w:rPr>
                <w:rFonts w:ascii="宋体" w:hAnsi="宋体" w:hint="eastAsia"/>
                <w:sz w:val="24"/>
                <w:szCs w:val="21"/>
              </w:rPr>
              <w:t>14</w:t>
            </w:r>
          </w:p>
        </w:tc>
        <w:tc>
          <w:tcPr>
            <w:tcW w:w="709" w:type="dxa"/>
          </w:tcPr>
          <w:p w:rsidR="00171C51" w:rsidRPr="004D1D61" w:rsidRDefault="00171C51" w:rsidP="00F66D88">
            <w:pPr>
              <w:rPr>
                <w:rFonts w:ascii="宋体" w:hAnsi="宋体"/>
                <w:sz w:val="24"/>
                <w:szCs w:val="21"/>
              </w:rPr>
            </w:pPr>
            <w:r w:rsidRPr="004D1D61">
              <w:rPr>
                <w:rFonts w:ascii="宋体" w:hAnsi="宋体" w:hint="eastAsia"/>
                <w:sz w:val="24"/>
                <w:szCs w:val="21"/>
              </w:rPr>
              <w:t>否</w:t>
            </w:r>
          </w:p>
        </w:tc>
        <w:tc>
          <w:tcPr>
            <w:tcW w:w="2885" w:type="dxa"/>
          </w:tcPr>
          <w:p w:rsidR="00171C51" w:rsidRPr="004D1D61" w:rsidRDefault="00171C51" w:rsidP="00F66D88">
            <w:pPr>
              <w:rPr>
                <w:rFonts w:ascii="宋体" w:hAnsi="宋体"/>
                <w:sz w:val="24"/>
                <w:szCs w:val="21"/>
              </w:rPr>
            </w:pPr>
            <w:r>
              <w:rPr>
                <w:rFonts w:ascii="宋体" w:hAnsi="宋体" w:hint="eastAsia"/>
                <w:sz w:val="24"/>
                <w:szCs w:val="21"/>
              </w:rPr>
              <w:t>格式</w:t>
            </w:r>
            <w:r w:rsidRPr="004D1D61">
              <w:rPr>
                <w:rFonts w:ascii="宋体" w:hAnsi="宋体" w:hint="eastAsia"/>
                <w:sz w:val="24"/>
                <w:szCs w:val="21"/>
              </w:rPr>
              <w:t>YYYYMMDD</w:t>
            </w:r>
            <w:r>
              <w:rPr>
                <w:rFonts w:ascii="宋体" w:hAnsi="宋体" w:hint="eastAsia"/>
                <w:sz w:val="24"/>
                <w:szCs w:val="21"/>
              </w:rPr>
              <w:t>HHMMSS</w:t>
            </w:r>
          </w:p>
        </w:tc>
      </w:tr>
    </w:tbl>
    <w:p w:rsidR="00F81214" w:rsidRPr="002652A6" w:rsidRDefault="00F81214" w:rsidP="00F81214">
      <w:pPr>
        <w:pStyle w:val="2"/>
        <w:rPr>
          <w:sz w:val="28"/>
        </w:rPr>
      </w:pPr>
      <w:bookmarkStart w:id="72" w:name="_Toc421870253"/>
      <w:bookmarkStart w:id="73" w:name="_Toc452023181"/>
      <w:bookmarkStart w:id="74" w:name="_Toc15310132"/>
      <w:bookmarkStart w:id="75" w:name="_Toc439793658"/>
      <w:r w:rsidRPr="00AE6034">
        <w:rPr>
          <w:rFonts w:hint="eastAsia"/>
        </w:rPr>
        <w:lastRenderedPageBreak/>
        <w:t>发票</w:t>
      </w:r>
      <w:r w:rsidRPr="002652A6">
        <w:rPr>
          <w:rFonts w:hint="eastAsia"/>
          <w:sz w:val="28"/>
        </w:rPr>
        <w:t>查询</w:t>
      </w:r>
      <w:bookmarkEnd w:id="72"/>
      <w:bookmarkEnd w:id="73"/>
      <w:bookmarkEnd w:id="74"/>
    </w:p>
    <w:p w:rsidR="00F81214" w:rsidRPr="002652A6" w:rsidRDefault="00F81214" w:rsidP="00F81214">
      <w:pPr>
        <w:pStyle w:val="af4"/>
        <w:keepNext/>
        <w:keepLines/>
        <w:numPr>
          <w:ilvl w:val="2"/>
          <w:numId w:val="2"/>
        </w:numPr>
        <w:spacing w:before="280" w:after="290" w:line="376" w:lineRule="auto"/>
        <w:ind w:firstLineChars="0"/>
        <w:outlineLvl w:val="3"/>
        <w:rPr>
          <w:rFonts w:ascii="Arial" w:eastAsia="黑体" w:hAnsi="Arial"/>
          <w:b/>
          <w:bCs/>
          <w:vanish/>
          <w:sz w:val="28"/>
          <w:szCs w:val="28"/>
        </w:rPr>
      </w:pPr>
      <w:bookmarkStart w:id="76" w:name="_Toc421870254"/>
    </w:p>
    <w:p w:rsidR="00F81214" w:rsidRPr="002652A6" w:rsidRDefault="00F81214" w:rsidP="00F81214">
      <w:pPr>
        <w:pStyle w:val="3"/>
        <w:ind w:left="0"/>
      </w:pPr>
      <w:r w:rsidRPr="002652A6">
        <w:rPr>
          <w:rFonts w:hint="eastAsia"/>
        </w:rPr>
        <w:t>接口说明</w:t>
      </w:r>
      <w:bookmarkEnd w:id="76"/>
    </w:p>
    <w:p w:rsidR="00F81214" w:rsidRPr="004D1D61" w:rsidRDefault="00F81214" w:rsidP="00F81214">
      <w:pPr>
        <w:spacing w:line="360" w:lineRule="auto"/>
        <w:ind w:firstLineChars="202" w:firstLine="485"/>
        <w:rPr>
          <w:sz w:val="24"/>
          <w:szCs w:val="21"/>
        </w:rPr>
      </w:pPr>
      <w:r w:rsidRPr="004D1D61">
        <w:rPr>
          <w:rFonts w:hint="eastAsia"/>
          <w:sz w:val="24"/>
          <w:szCs w:val="21"/>
        </w:rPr>
        <w:t>发票查询接口实现通过</w:t>
      </w:r>
      <w:r>
        <w:rPr>
          <w:rFonts w:hint="eastAsia"/>
          <w:sz w:val="24"/>
          <w:szCs w:val="21"/>
        </w:rPr>
        <w:t>接口</w:t>
      </w:r>
      <w:r w:rsidRPr="004D1D61">
        <w:rPr>
          <w:rFonts w:hint="eastAsia"/>
          <w:sz w:val="24"/>
          <w:szCs w:val="21"/>
        </w:rPr>
        <w:t>读取税控服务器发票开具明细信息，可用于发票补打。按开票日期查询时，仅提供查询一天内的发票明细；按发票段查询时，仅支持查询单张发票明细</w:t>
      </w:r>
      <w:r>
        <w:rPr>
          <w:rFonts w:hint="eastAsia"/>
          <w:sz w:val="24"/>
          <w:szCs w:val="21"/>
        </w:rPr>
        <w:t>；按请求流水号查询可以查询该流水号开具的发票信息</w:t>
      </w:r>
      <w:r w:rsidRPr="004D1D61">
        <w:rPr>
          <w:rFonts w:hint="eastAsia"/>
          <w:sz w:val="24"/>
          <w:szCs w:val="21"/>
        </w:rPr>
        <w:t>。</w:t>
      </w:r>
    </w:p>
    <w:p w:rsidR="00F81214" w:rsidRPr="002652A6" w:rsidRDefault="00F81214" w:rsidP="00F81214">
      <w:pPr>
        <w:pStyle w:val="3"/>
        <w:ind w:left="0"/>
      </w:pPr>
      <w:bookmarkStart w:id="77" w:name="_Toc421870255"/>
      <w:r w:rsidRPr="002652A6">
        <w:rPr>
          <w:rFonts w:hint="eastAsia"/>
        </w:rPr>
        <w:t>请求数据</w:t>
      </w:r>
      <w:bookmarkEnd w:id="77"/>
    </w:p>
    <w:p w:rsidR="00F81214" w:rsidRPr="004D1D61" w:rsidRDefault="00F81214" w:rsidP="00F81214">
      <w:pPr>
        <w:spacing w:line="360" w:lineRule="auto"/>
        <w:rPr>
          <w:b/>
          <w:sz w:val="22"/>
          <w:szCs w:val="21"/>
        </w:rPr>
      </w:pPr>
      <w:r w:rsidRPr="004D1D61">
        <w:rPr>
          <w:rFonts w:hint="eastAsia"/>
          <w:b/>
          <w:sz w:val="22"/>
          <w:szCs w:val="21"/>
        </w:rPr>
        <w:t>请求报文：</w:t>
      </w:r>
    </w:p>
    <w:p w:rsidR="00F81214" w:rsidRDefault="00F81214" w:rsidP="00F81214">
      <w:pPr>
        <w:pStyle w:val="ab"/>
        <w:spacing w:line="240" w:lineRule="auto"/>
        <w:ind w:firstLineChars="150" w:firstLine="315"/>
        <w:rPr>
          <w:rFonts w:ascii="Courier" w:hAnsi="Courier"/>
          <w:sz w:val="21"/>
          <w:szCs w:val="21"/>
        </w:rPr>
      </w:pPr>
      <w:bookmarkStart w:id="78" w:name="_GoBack"/>
      <w:proofErr w:type="gramStart"/>
      <w:r>
        <w:rPr>
          <w:rFonts w:ascii="Courier" w:hAnsi="Courier"/>
          <w:sz w:val="21"/>
          <w:szCs w:val="21"/>
        </w:rPr>
        <w:t>&lt;?xml</w:t>
      </w:r>
      <w:proofErr w:type="gramEnd"/>
      <w:r>
        <w:rPr>
          <w:rFonts w:ascii="Courier" w:hAnsi="Courier"/>
          <w:sz w:val="21"/>
          <w:szCs w:val="21"/>
        </w:rPr>
        <w:t xml:space="preserve"> version="1.0" encoding="gbk"?&gt;</w:t>
      </w:r>
    </w:p>
    <w:p w:rsidR="00F81214" w:rsidRDefault="00F81214" w:rsidP="00F81214">
      <w:pPr>
        <w:pStyle w:val="ab"/>
        <w:spacing w:line="240" w:lineRule="auto"/>
        <w:ind w:firstLineChars="150" w:firstLine="315"/>
        <w:rPr>
          <w:rFonts w:ascii="Courier" w:hAnsi="Courier"/>
          <w:sz w:val="21"/>
          <w:szCs w:val="21"/>
        </w:rPr>
      </w:pPr>
      <w:r>
        <w:rPr>
          <w:rFonts w:ascii="Courier" w:hAnsi="Courier" w:hint="eastAsia"/>
          <w:sz w:val="21"/>
          <w:szCs w:val="21"/>
        </w:rPr>
        <w:t>&lt;business id="10010" comment="</w:t>
      </w:r>
      <w:r>
        <w:rPr>
          <w:rFonts w:ascii="Courier" w:hAnsi="Courier" w:hint="eastAsia"/>
          <w:sz w:val="21"/>
          <w:szCs w:val="21"/>
        </w:rPr>
        <w:t>发票查询</w:t>
      </w:r>
      <w:r>
        <w:rPr>
          <w:rFonts w:ascii="Courier" w:hAnsi="Courier" w:hint="eastAsia"/>
          <w:sz w:val="21"/>
          <w:szCs w:val="21"/>
        </w:rPr>
        <w:t>"&gt;</w:t>
      </w:r>
    </w:p>
    <w:p w:rsidR="00F81214" w:rsidRDefault="00F81214" w:rsidP="00F81214">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F81214" w:rsidRDefault="00F81214" w:rsidP="00F81214">
      <w:pPr>
        <w:pStyle w:val="ab"/>
        <w:spacing w:line="240" w:lineRule="auto"/>
        <w:ind w:leftChars="54" w:firstLineChars="250" w:firstLine="525"/>
        <w:rPr>
          <w:rFonts w:ascii="Courier" w:hAnsi="Courier"/>
          <w:sz w:val="21"/>
          <w:szCs w:val="21"/>
        </w:rPr>
      </w:pPr>
      <w:r>
        <w:rPr>
          <w:rFonts w:ascii="Courier" w:hAnsi="Courier" w:hint="eastAsia"/>
          <w:sz w:val="21"/>
          <w:szCs w:val="21"/>
        </w:rPr>
        <w:t>&lt;kpzdbs&gt;</w:t>
      </w:r>
      <w:r>
        <w:rPr>
          <w:rFonts w:ascii="Courier" w:hAnsi="Courier" w:hint="eastAsia"/>
          <w:sz w:val="21"/>
          <w:szCs w:val="21"/>
        </w:rPr>
        <w:t>开票终端标识</w:t>
      </w:r>
      <w:r>
        <w:rPr>
          <w:rFonts w:ascii="Courier" w:hAnsi="Courier" w:hint="eastAsia"/>
          <w:sz w:val="21"/>
          <w:szCs w:val="21"/>
        </w:rPr>
        <w:t>&lt;/kpzdbs&gt;</w:t>
      </w:r>
    </w:p>
    <w:p w:rsidR="00F81214" w:rsidRDefault="00F81214" w:rsidP="00F81214">
      <w:pPr>
        <w:pStyle w:val="ab"/>
        <w:spacing w:line="240" w:lineRule="auto"/>
        <w:ind w:leftChars="54" w:firstLineChars="250" w:firstLine="525"/>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F81214" w:rsidRDefault="00F81214" w:rsidP="00F81214">
      <w:pPr>
        <w:pStyle w:val="ab"/>
        <w:spacing w:line="240" w:lineRule="auto"/>
        <w:ind w:leftChars="54" w:firstLineChars="250" w:firstLine="525"/>
        <w:rPr>
          <w:rFonts w:ascii="Courier" w:hAnsi="Courier"/>
          <w:sz w:val="21"/>
          <w:szCs w:val="21"/>
        </w:rPr>
      </w:pPr>
      <w:r>
        <w:rPr>
          <w:rFonts w:ascii="Courier" w:hAnsi="Courier"/>
          <w:sz w:val="21"/>
          <w:szCs w:val="21"/>
        </w:rPr>
        <w:t>&lt;</w:t>
      </w:r>
      <w:r>
        <w:rPr>
          <w:rFonts w:ascii="Courier" w:hAnsi="Courier" w:hint="eastAsia"/>
          <w:sz w:val="21"/>
          <w:szCs w:val="21"/>
        </w:rPr>
        <w:t>cxfs</w:t>
      </w:r>
      <w:r>
        <w:rPr>
          <w:rFonts w:ascii="Courier" w:hAnsi="Courier"/>
          <w:sz w:val="21"/>
          <w:szCs w:val="21"/>
        </w:rPr>
        <w:t>&gt;</w:t>
      </w:r>
      <w:r>
        <w:rPr>
          <w:rFonts w:ascii="Courier" w:hAnsi="Courier" w:hint="eastAsia"/>
          <w:sz w:val="21"/>
          <w:szCs w:val="21"/>
        </w:rPr>
        <w:t>查询方式</w:t>
      </w:r>
      <w:r>
        <w:rPr>
          <w:rFonts w:ascii="Courier" w:hAnsi="Courier"/>
          <w:sz w:val="21"/>
          <w:szCs w:val="21"/>
        </w:rPr>
        <w:t>&lt;/</w:t>
      </w:r>
      <w:r>
        <w:rPr>
          <w:rFonts w:ascii="Courier" w:hAnsi="Courier" w:hint="eastAsia"/>
          <w:sz w:val="21"/>
          <w:szCs w:val="21"/>
        </w:rPr>
        <w:t>cxfs</w:t>
      </w:r>
      <w:r>
        <w:rPr>
          <w:rFonts w:ascii="Courier" w:hAnsi="Courier"/>
          <w:sz w:val="21"/>
          <w:szCs w:val="21"/>
        </w:rPr>
        <w:t>&gt;</w:t>
      </w:r>
    </w:p>
    <w:p w:rsidR="00F81214" w:rsidRDefault="00F81214" w:rsidP="00F81214">
      <w:pPr>
        <w:pStyle w:val="ab"/>
        <w:spacing w:line="240" w:lineRule="auto"/>
        <w:ind w:leftChars="54" w:firstLineChars="250" w:firstLine="525"/>
        <w:rPr>
          <w:rFonts w:ascii="Courier" w:hAnsi="Courier"/>
          <w:sz w:val="21"/>
          <w:szCs w:val="21"/>
        </w:rPr>
      </w:pPr>
      <w:r>
        <w:rPr>
          <w:rFonts w:ascii="Courier" w:hAnsi="Courier"/>
          <w:sz w:val="21"/>
          <w:szCs w:val="21"/>
        </w:rPr>
        <w:t>&lt;</w:t>
      </w:r>
      <w:r>
        <w:rPr>
          <w:rFonts w:ascii="Courier" w:hAnsi="Courier" w:hint="eastAsia"/>
          <w:sz w:val="21"/>
          <w:szCs w:val="21"/>
        </w:rPr>
        <w:t>cxtj</w:t>
      </w:r>
      <w:r>
        <w:rPr>
          <w:rFonts w:ascii="Courier" w:hAnsi="Courier"/>
          <w:sz w:val="21"/>
          <w:szCs w:val="21"/>
        </w:rPr>
        <w:t>&gt;</w:t>
      </w:r>
      <w:r>
        <w:rPr>
          <w:rFonts w:ascii="Courier" w:hAnsi="Courier" w:hint="eastAsia"/>
          <w:sz w:val="21"/>
          <w:szCs w:val="21"/>
        </w:rPr>
        <w:t>查询条件</w:t>
      </w:r>
      <w:r>
        <w:rPr>
          <w:rFonts w:ascii="Courier" w:hAnsi="Courier"/>
          <w:sz w:val="21"/>
          <w:szCs w:val="21"/>
        </w:rPr>
        <w:t>&lt;/</w:t>
      </w:r>
      <w:r>
        <w:rPr>
          <w:rFonts w:ascii="Courier" w:hAnsi="Courier" w:hint="eastAsia"/>
          <w:sz w:val="21"/>
          <w:szCs w:val="21"/>
        </w:rPr>
        <w:t>cxtj</w:t>
      </w:r>
      <w:r>
        <w:rPr>
          <w:rFonts w:ascii="Courier" w:hAnsi="Courier"/>
          <w:sz w:val="21"/>
          <w:szCs w:val="21"/>
        </w:rPr>
        <w:t>&gt;</w:t>
      </w:r>
    </w:p>
    <w:p w:rsidR="00F81214" w:rsidRDefault="00F81214" w:rsidP="00F81214">
      <w:pPr>
        <w:pStyle w:val="ab"/>
        <w:spacing w:line="240" w:lineRule="auto"/>
        <w:ind w:firstLineChars="150" w:firstLine="315"/>
        <w:rPr>
          <w:rFonts w:ascii="Courier" w:hAnsi="Courier"/>
          <w:sz w:val="21"/>
          <w:szCs w:val="21"/>
        </w:rPr>
      </w:pPr>
      <w:r>
        <w:rPr>
          <w:rFonts w:ascii="Courier" w:hAnsi="Courier"/>
          <w:sz w:val="21"/>
          <w:szCs w:val="21"/>
        </w:rPr>
        <w:t>&lt;/body&gt;</w:t>
      </w:r>
    </w:p>
    <w:p w:rsidR="00F81214" w:rsidRDefault="00F81214" w:rsidP="00F81214">
      <w:pPr>
        <w:pStyle w:val="ab"/>
        <w:spacing w:line="240" w:lineRule="auto"/>
        <w:ind w:firstLineChars="150" w:firstLine="315"/>
        <w:rPr>
          <w:rFonts w:ascii="Courier" w:hAnsi="Courier"/>
          <w:sz w:val="21"/>
          <w:szCs w:val="21"/>
        </w:rPr>
      </w:pPr>
      <w:r>
        <w:rPr>
          <w:rFonts w:ascii="Courier" w:hAnsi="Courier"/>
          <w:sz w:val="21"/>
          <w:szCs w:val="21"/>
        </w:rPr>
        <w:t>&lt;/business&gt;</w:t>
      </w:r>
    </w:p>
    <w:bookmarkEnd w:id="78"/>
    <w:p w:rsidR="00F81214" w:rsidRDefault="00F81214" w:rsidP="00F81214">
      <w:pPr>
        <w:spacing w:line="360" w:lineRule="auto"/>
        <w:rPr>
          <w:b/>
          <w:sz w:val="24"/>
          <w:szCs w:val="21"/>
        </w:rPr>
      </w:pPr>
      <w:r w:rsidRPr="004D1D61">
        <w:rPr>
          <w:rFonts w:hint="eastAsia"/>
          <w:b/>
          <w:sz w:val="24"/>
          <w:szCs w:val="21"/>
        </w:rPr>
        <w:t>参数说明：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3118"/>
      </w:tblGrid>
      <w:tr w:rsidR="00F81214" w:rsidRPr="00E1451A" w:rsidTr="00220D52">
        <w:trPr>
          <w:trHeight w:val="454"/>
        </w:trPr>
        <w:tc>
          <w:tcPr>
            <w:tcW w:w="675" w:type="dxa"/>
            <w:shd w:val="clear" w:color="auto" w:fill="D9D9D9"/>
            <w:vAlign w:val="center"/>
          </w:tcPr>
          <w:p w:rsidR="00F81214" w:rsidRPr="00E1451A" w:rsidRDefault="00F81214" w:rsidP="00BE3334">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F81214" w:rsidRPr="00E1451A" w:rsidRDefault="00F81214" w:rsidP="00BE3334">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F81214" w:rsidRPr="00E1451A" w:rsidRDefault="00F81214" w:rsidP="00BE3334">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F81214" w:rsidRPr="00E1451A" w:rsidRDefault="00F81214" w:rsidP="00BE3334">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F81214" w:rsidRPr="00E1451A" w:rsidRDefault="00F81214" w:rsidP="00BE3334">
            <w:pPr>
              <w:rPr>
                <w:rFonts w:ascii="宋体" w:hAnsi="宋体"/>
                <w:sz w:val="24"/>
                <w:szCs w:val="24"/>
              </w:rPr>
            </w:pPr>
            <w:r w:rsidRPr="00E1451A">
              <w:rPr>
                <w:rFonts w:ascii="宋体" w:hAnsi="宋体"/>
                <w:sz w:val="24"/>
                <w:szCs w:val="24"/>
              </w:rPr>
              <w:t>必须</w:t>
            </w:r>
          </w:p>
        </w:tc>
        <w:tc>
          <w:tcPr>
            <w:tcW w:w="3118" w:type="dxa"/>
            <w:shd w:val="clear" w:color="auto" w:fill="D9D9D9"/>
            <w:vAlign w:val="center"/>
          </w:tcPr>
          <w:p w:rsidR="00F81214" w:rsidRPr="00E1451A" w:rsidRDefault="00F81214" w:rsidP="00BE3334">
            <w:pPr>
              <w:rPr>
                <w:rFonts w:ascii="宋体" w:hAnsi="宋体"/>
                <w:sz w:val="24"/>
                <w:szCs w:val="24"/>
              </w:rPr>
            </w:pPr>
            <w:r w:rsidRPr="00E1451A">
              <w:rPr>
                <w:rFonts w:ascii="宋体" w:hAnsi="宋体"/>
                <w:sz w:val="24"/>
                <w:szCs w:val="24"/>
              </w:rPr>
              <w:t>说明</w:t>
            </w:r>
          </w:p>
        </w:tc>
      </w:tr>
      <w:tr w:rsidR="00F81214" w:rsidRPr="00E1451A" w:rsidTr="00220D52">
        <w:tc>
          <w:tcPr>
            <w:tcW w:w="675" w:type="dxa"/>
          </w:tcPr>
          <w:p w:rsidR="00F81214" w:rsidRPr="00E1451A" w:rsidRDefault="00F81214" w:rsidP="00F81214">
            <w:pPr>
              <w:numPr>
                <w:ilvl w:val="0"/>
                <w:numId w:val="21"/>
              </w:numPr>
              <w:jc w:val="center"/>
              <w:rPr>
                <w:rFonts w:ascii="宋体" w:hAnsi="宋体"/>
                <w:sz w:val="24"/>
                <w:szCs w:val="24"/>
              </w:rPr>
            </w:pPr>
          </w:p>
        </w:tc>
        <w:tc>
          <w:tcPr>
            <w:tcW w:w="1560" w:type="dxa"/>
          </w:tcPr>
          <w:p w:rsidR="00F81214" w:rsidRPr="004D1D61" w:rsidRDefault="00F81214" w:rsidP="00BE3334">
            <w:pPr>
              <w:rPr>
                <w:rFonts w:ascii="宋体" w:hAnsi="宋体"/>
                <w:sz w:val="24"/>
                <w:szCs w:val="21"/>
              </w:rPr>
            </w:pPr>
            <w:r w:rsidRPr="004D1D61">
              <w:rPr>
                <w:rFonts w:ascii="宋体" w:hAnsi="宋体" w:hint="eastAsia"/>
                <w:sz w:val="24"/>
                <w:szCs w:val="21"/>
              </w:rPr>
              <w:t>id</w:t>
            </w:r>
          </w:p>
        </w:tc>
        <w:tc>
          <w:tcPr>
            <w:tcW w:w="1984" w:type="dxa"/>
          </w:tcPr>
          <w:p w:rsidR="00F81214" w:rsidRPr="004D1D61" w:rsidRDefault="00F81214" w:rsidP="00BE3334">
            <w:pPr>
              <w:rPr>
                <w:rFonts w:ascii="宋体" w:hAnsi="宋体"/>
                <w:sz w:val="24"/>
                <w:szCs w:val="21"/>
              </w:rPr>
            </w:pPr>
            <w:r w:rsidRPr="004D1D61">
              <w:rPr>
                <w:rFonts w:ascii="宋体" w:hAnsi="宋体" w:hint="eastAsia"/>
                <w:sz w:val="24"/>
                <w:szCs w:val="21"/>
              </w:rPr>
              <w:t>交易编号</w:t>
            </w: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5</w:t>
            </w: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是</w:t>
            </w:r>
          </w:p>
        </w:tc>
        <w:tc>
          <w:tcPr>
            <w:tcW w:w="3118" w:type="dxa"/>
          </w:tcPr>
          <w:p w:rsidR="00F81214" w:rsidRPr="004D1D61" w:rsidRDefault="00F81214" w:rsidP="00BE3334">
            <w:pPr>
              <w:rPr>
                <w:rFonts w:ascii="宋体" w:hAnsi="宋体"/>
                <w:sz w:val="24"/>
                <w:szCs w:val="21"/>
              </w:rPr>
            </w:pPr>
            <w:r w:rsidRPr="004D1D61">
              <w:rPr>
                <w:rFonts w:ascii="宋体" w:hAnsi="宋体" w:hint="eastAsia"/>
                <w:sz w:val="24"/>
                <w:szCs w:val="21"/>
              </w:rPr>
              <w:t>10010</w:t>
            </w:r>
          </w:p>
        </w:tc>
      </w:tr>
      <w:tr w:rsidR="00F81214" w:rsidRPr="00E1451A" w:rsidTr="00220D52">
        <w:tc>
          <w:tcPr>
            <w:tcW w:w="675" w:type="dxa"/>
          </w:tcPr>
          <w:p w:rsidR="00F81214" w:rsidRPr="00E1451A" w:rsidRDefault="00F81214" w:rsidP="00F81214">
            <w:pPr>
              <w:numPr>
                <w:ilvl w:val="0"/>
                <w:numId w:val="21"/>
              </w:numPr>
              <w:jc w:val="center"/>
              <w:rPr>
                <w:rFonts w:ascii="宋体" w:hAnsi="宋体"/>
                <w:sz w:val="24"/>
                <w:szCs w:val="24"/>
              </w:rPr>
            </w:pPr>
          </w:p>
        </w:tc>
        <w:tc>
          <w:tcPr>
            <w:tcW w:w="1560" w:type="dxa"/>
          </w:tcPr>
          <w:p w:rsidR="00F81214" w:rsidRPr="004D1D61" w:rsidRDefault="00F81214" w:rsidP="00BE3334">
            <w:pPr>
              <w:rPr>
                <w:rFonts w:ascii="宋体" w:hAnsi="宋体"/>
                <w:sz w:val="24"/>
                <w:szCs w:val="21"/>
              </w:rPr>
            </w:pPr>
            <w:r w:rsidRPr="004D1D61">
              <w:rPr>
                <w:rFonts w:ascii="宋体" w:hAnsi="宋体" w:hint="eastAsia"/>
                <w:sz w:val="24"/>
                <w:szCs w:val="21"/>
              </w:rPr>
              <w:t>comment</w:t>
            </w:r>
          </w:p>
        </w:tc>
        <w:tc>
          <w:tcPr>
            <w:tcW w:w="1984" w:type="dxa"/>
          </w:tcPr>
          <w:p w:rsidR="00F81214" w:rsidRPr="004D1D61" w:rsidRDefault="00F81214" w:rsidP="00BE3334">
            <w:pPr>
              <w:rPr>
                <w:rFonts w:ascii="宋体" w:hAnsi="宋体"/>
                <w:sz w:val="24"/>
                <w:szCs w:val="21"/>
              </w:rPr>
            </w:pPr>
            <w:r w:rsidRPr="004D1D61">
              <w:rPr>
                <w:rFonts w:ascii="宋体" w:hAnsi="宋体" w:hint="eastAsia"/>
                <w:sz w:val="24"/>
                <w:szCs w:val="21"/>
              </w:rPr>
              <w:t>交易描述</w:t>
            </w: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8</w:t>
            </w: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是</w:t>
            </w:r>
          </w:p>
        </w:tc>
        <w:tc>
          <w:tcPr>
            <w:tcW w:w="3118" w:type="dxa"/>
          </w:tcPr>
          <w:p w:rsidR="00F81214" w:rsidRPr="004D1D61" w:rsidRDefault="00F81214" w:rsidP="00BE3334">
            <w:pPr>
              <w:rPr>
                <w:rFonts w:ascii="宋体" w:hAnsi="宋体"/>
                <w:sz w:val="24"/>
                <w:szCs w:val="21"/>
              </w:rPr>
            </w:pPr>
            <w:r w:rsidRPr="004D1D61">
              <w:rPr>
                <w:rFonts w:ascii="Courier" w:hAnsi="Courier" w:hint="eastAsia"/>
                <w:sz w:val="24"/>
                <w:szCs w:val="21"/>
              </w:rPr>
              <w:t>发票查询</w:t>
            </w:r>
          </w:p>
        </w:tc>
      </w:tr>
      <w:tr w:rsidR="00F81214" w:rsidRPr="00E1451A" w:rsidTr="00220D52">
        <w:tc>
          <w:tcPr>
            <w:tcW w:w="675" w:type="dxa"/>
          </w:tcPr>
          <w:p w:rsidR="00F81214" w:rsidRPr="00E1451A" w:rsidRDefault="00F81214" w:rsidP="00F81214">
            <w:pPr>
              <w:numPr>
                <w:ilvl w:val="0"/>
                <w:numId w:val="21"/>
              </w:numPr>
              <w:jc w:val="center"/>
              <w:rPr>
                <w:rFonts w:ascii="宋体" w:hAnsi="宋体"/>
                <w:sz w:val="24"/>
                <w:szCs w:val="24"/>
              </w:rPr>
            </w:pPr>
          </w:p>
        </w:tc>
        <w:tc>
          <w:tcPr>
            <w:tcW w:w="1560" w:type="dxa"/>
          </w:tcPr>
          <w:p w:rsidR="00F81214" w:rsidRPr="004D1D61" w:rsidRDefault="00F81214" w:rsidP="00BE3334">
            <w:pPr>
              <w:rPr>
                <w:rFonts w:ascii="宋体" w:hAnsi="宋体"/>
                <w:sz w:val="24"/>
                <w:szCs w:val="21"/>
              </w:rPr>
            </w:pPr>
            <w:r w:rsidRPr="004D1D61">
              <w:rPr>
                <w:rFonts w:ascii="宋体" w:hAnsi="宋体" w:hint="eastAsia"/>
                <w:sz w:val="24"/>
                <w:szCs w:val="21"/>
              </w:rPr>
              <w:t>yylxdm</w:t>
            </w:r>
          </w:p>
        </w:tc>
        <w:tc>
          <w:tcPr>
            <w:tcW w:w="1984" w:type="dxa"/>
          </w:tcPr>
          <w:p w:rsidR="00F81214" w:rsidRPr="004D1D61" w:rsidRDefault="00F81214" w:rsidP="00BE3334">
            <w:pPr>
              <w:rPr>
                <w:rFonts w:ascii="宋体" w:hAnsi="宋体"/>
                <w:sz w:val="24"/>
                <w:szCs w:val="21"/>
              </w:rPr>
            </w:pPr>
            <w:r w:rsidRPr="004D1D61">
              <w:rPr>
                <w:rFonts w:ascii="宋体" w:hAnsi="宋体" w:hint="eastAsia"/>
                <w:sz w:val="24"/>
                <w:szCs w:val="21"/>
              </w:rPr>
              <w:t>应用类型代码</w:t>
            </w: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1</w:t>
            </w: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是</w:t>
            </w:r>
          </w:p>
        </w:tc>
        <w:tc>
          <w:tcPr>
            <w:tcW w:w="3118" w:type="dxa"/>
          </w:tcPr>
          <w:p w:rsidR="00F81214" w:rsidRPr="004D1D61" w:rsidRDefault="00F81214" w:rsidP="00BE3334">
            <w:pPr>
              <w:rPr>
                <w:rFonts w:ascii="宋体" w:hAnsi="宋体"/>
                <w:sz w:val="24"/>
                <w:szCs w:val="21"/>
              </w:rPr>
            </w:pPr>
            <w:r w:rsidRPr="0043226A">
              <w:rPr>
                <w:rFonts w:ascii="宋体" w:hAnsi="宋体" w:hint="eastAsia"/>
                <w:sz w:val="24"/>
                <w:szCs w:val="24"/>
              </w:rPr>
              <w:t>固定为“1”表示国税</w:t>
            </w:r>
          </w:p>
        </w:tc>
      </w:tr>
      <w:tr w:rsidR="00F81214" w:rsidRPr="00E1451A" w:rsidTr="00220D52">
        <w:tc>
          <w:tcPr>
            <w:tcW w:w="675" w:type="dxa"/>
          </w:tcPr>
          <w:p w:rsidR="00F81214" w:rsidRPr="00E1451A" w:rsidRDefault="00F81214" w:rsidP="00F81214">
            <w:pPr>
              <w:numPr>
                <w:ilvl w:val="0"/>
                <w:numId w:val="21"/>
              </w:numPr>
              <w:jc w:val="center"/>
              <w:rPr>
                <w:rFonts w:ascii="宋体" w:hAnsi="宋体"/>
                <w:sz w:val="24"/>
                <w:szCs w:val="24"/>
              </w:rPr>
            </w:pPr>
          </w:p>
        </w:tc>
        <w:tc>
          <w:tcPr>
            <w:tcW w:w="1560" w:type="dxa"/>
          </w:tcPr>
          <w:p w:rsidR="00F81214" w:rsidRPr="004D1D61" w:rsidRDefault="00F81214" w:rsidP="00BE3334">
            <w:pPr>
              <w:rPr>
                <w:rFonts w:ascii="宋体" w:hAnsi="宋体"/>
                <w:sz w:val="24"/>
                <w:szCs w:val="21"/>
              </w:rPr>
            </w:pPr>
            <w:r w:rsidRPr="004D1D61">
              <w:rPr>
                <w:rFonts w:ascii="宋体" w:hAnsi="宋体" w:hint="eastAsia"/>
                <w:sz w:val="24"/>
                <w:szCs w:val="21"/>
              </w:rPr>
              <w:t>kpzdbs</w:t>
            </w:r>
          </w:p>
        </w:tc>
        <w:tc>
          <w:tcPr>
            <w:tcW w:w="1984" w:type="dxa"/>
          </w:tcPr>
          <w:p w:rsidR="00F81214" w:rsidRPr="004D1D61" w:rsidRDefault="00F81214" w:rsidP="00BE3334">
            <w:pPr>
              <w:rPr>
                <w:rFonts w:ascii="宋体" w:hAnsi="宋体"/>
                <w:sz w:val="24"/>
                <w:szCs w:val="21"/>
              </w:rPr>
            </w:pPr>
            <w:r w:rsidRPr="004D1D61">
              <w:rPr>
                <w:rFonts w:ascii="宋体" w:hAnsi="宋体" w:hint="eastAsia"/>
                <w:sz w:val="24"/>
                <w:szCs w:val="21"/>
              </w:rPr>
              <w:t>开票终端标识</w:t>
            </w:r>
          </w:p>
        </w:tc>
        <w:tc>
          <w:tcPr>
            <w:tcW w:w="709" w:type="dxa"/>
          </w:tcPr>
          <w:p w:rsidR="00F81214" w:rsidRPr="004D1D61" w:rsidRDefault="00F81214" w:rsidP="00BE3334">
            <w:pPr>
              <w:rPr>
                <w:rFonts w:ascii="宋体" w:hAnsi="宋体"/>
                <w:sz w:val="24"/>
                <w:szCs w:val="21"/>
              </w:rPr>
            </w:pPr>
            <w:r>
              <w:rPr>
                <w:rFonts w:ascii="宋体" w:hAnsi="宋体" w:hint="eastAsia"/>
                <w:sz w:val="24"/>
                <w:szCs w:val="21"/>
              </w:rPr>
              <w:t>30</w:t>
            </w: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是</w:t>
            </w:r>
          </w:p>
        </w:tc>
        <w:tc>
          <w:tcPr>
            <w:tcW w:w="3118" w:type="dxa"/>
          </w:tcPr>
          <w:p w:rsidR="00F81214" w:rsidRPr="004D1D61" w:rsidRDefault="00F81214" w:rsidP="00BE3334">
            <w:pPr>
              <w:rPr>
                <w:rFonts w:ascii="宋体" w:hAnsi="宋体"/>
                <w:sz w:val="24"/>
                <w:szCs w:val="21"/>
              </w:rPr>
            </w:pPr>
            <w:r w:rsidRPr="004D1D61">
              <w:rPr>
                <w:rFonts w:ascii="宋体" w:hAnsi="宋体" w:hint="eastAsia"/>
                <w:sz w:val="24"/>
                <w:szCs w:val="21"/>
              </w:rPr>
              <w:t>开票终端唯一性标识</w:t>
            </w:r>
          </w:p>
        </w:tc>
      </w:tr>
      <w:tr w:rsidR="00F81214" w:rsidRPr="00E1451A" w:rsidTr="00220D52">
        <w:tc>
          <w:tcPr>
            <w:tcW w:w="675" w:type="dxa"/>
          </w:tcPr>
          <w:p w:rsidR="00F81214" w:rsidRPr="00E1451A" w:rsidRDefault="00F81214" w:rsidP="00F81214">
            <w:pPr>
              <w:numPr>
                <w:ilvl w:val="0"/>
                <w:numId w:val="21"/>
              </w:numPr>
              <w:jc w:val="center"/>
              <w:rPr>
                <w:rFonts w:ascii="宋体" w:hAnsi="宋体"/>
                <w:sz w:val="24"/>
                <w:szCs w:val="24"/>
              </w:rPr>
            </w:pPr>
          </w:p>
        </w:tc>
        <w:tc>
          <w:tcPr>
            <w:tcW w:w="1560" w:type="dxa"/>
          </w:tcPr>
          <w:p w:rsidR="00F81214" w:rsidRPr="004D1D61" w:rsidRDefault="00F81214" w:rsidP="00BE3334">
            <w:pPr>
              <w:rPr>
                <w:rFonts w:ascii="宋体" w:hAnsi="宋体"/>
                <w:sz w:val="24"/>
                <w:szCs w:val="21"/>
              </w:rPr>
            </w:pPr>
            <w:r w:rsidRPr="004D1D61">
              <w:rPr>
                <w:rFonts w:ascii="宋体" w:hAnsi="宋体" w:hint="eastAsia"/>
                <w:sz w:val="24"/>
                <w:szCs w:val="21"/>
              </w:rPr>
              <w:t>fplxdm</w:t>
            </w:r>
          </w:p>
        </w:tc>
        <w:tc>
          <w:tcPr>
            <w:tcW w:w="1984" w:type="dxa"/>
          </w:tcPr>
          <w:p w:rsidR="00F81214" w:rsidRPr="004D1D61" w:rsidRDefault="00F81214" w:rsidP="00BE3334">
            <w:pPr>
              <w:rPr>
                <w:rFonts w:ascii="宋体" w:hAnsi="宋体"/>
                <w:sz w:val="24"/>
              </w:rPr>
            </w:pPr>
            <w:r w:rsidRPr="004D1D61">
              <w:rPr>
                <w:rFonts w:ascii="宋体" w:hAnsi="宋体" w:hint="eastAsia"/>
                <w:sz w:val="24"/>
              </w:rPr>
              <w:t>发票类型代码</w:t>
            </w:r>
          </w:p>
        </w:tc>
        <w:tc>
          <w:tcPr>
            <w:tcW w:w="709" w:type="dxa"/>
          </w:tcPr>
          <w:p w:rsidR="00F81214" w:rsidRPr="004D1D61" w:rsidRDefault="00F81214" w:rsidP="00BE3334">
            <w:pPr>
              <w:rPr>
                <w:rFonts w:ascii="宋体" w:hAnsi="宋体"/>
                <w:sz w:val="24"/>
              </w:rPr>
            </w:pPr>
            <w:r w:rsidRPr="004D1D61">
              <w:rPr>
                <w:rFonts w:ascii="宋体" w:hAnsi="宋体" w:hint="eastAsia"/>
                <w:sz w:val="24"/>
              </w:rPr>
              <w:t>3</w:t>
            </w:r>
          </w:p>
        </w:tc>
        <w:tc>
          <w:tcPr>
            <w:tcW w:w="709" w:type="dxa"/>
          </w:tcPr>
          <w:p w:rsidR="00F81214" w:rsidRPr="004D1D61" w:rsidRDefault="00F81214" w:rsidP="00BE3334">
            <w:pPr>
              <w:rPr>
                <w:rFonts w:ascii="宋体" w:hAnsi="宋体"/>
                <w:sz w:val="24"/>
              </w:rPr>
            </w:pPr>
            <w:r w:rsidRPr="004D1D61">
              <w:rPr>
                <w:rFonts w:ascii="宋体" w:hAnsi="宋体" w:hint="eastAsia"/>
                <w:sz w:val="24"/>
              </w:rPr>
              <w:t>是</w:t>
            </w:r>
          </w:p>
        </w:tc>
        <w:tc>
          <w:tcPr>
            <w:tcW w:w="3118" w:type="dxa"/>
          </w:tcPr>
          <w:p w:rsidR="007130C4" w:rsidRPr="000B29A6" w:rsidRDefault="007130C4" w:rsidP="007130C4">
            <w:pPr>
              <w:rPr>
                <w:rFonts w:ascii="宋体" w:hAnsi="宋体"/>
                <w:sz w:val="24"/>
                <w:szCs w:val="24"/>
              </w:rPr>
            </w:pPr>
            <w:r w:rsidRPr="000B29A6">
              <w:rPr>
                <w:rFonts w:ascii="宋体" w:hAnsi="宋体" w:hint="eastAsia"/>
                <w:sz w:val="24"/>
                <w:szCs w:val="24"/>
              </w:rPr>
              <w:t>“004”增值税专用发票</w:t>
            </w:r>
          </w:p>
          <w:p w:rsidR="007130C4" w:rsidRDefault="007130C4" w:rsidP="007130C4">
            <w:pPr>
              <w:rPr>
                <w:rFonts w:ascii="宋体" w:hAnsi="宋体"/>
                <w:sz w:val="24"/>
                <w:szCs w:val="24"/>
              </w:rPr>
            </w:pPr>
            <w:r w:rsidRPr="000B29A6">
              <w:rPr>
                <w:rFonts w:ascii="宋体" w:hAnsi="宋体" w:hint="eastAsia"/>
                <w:sz w:val="24"/>
                <w:szCs w:val="24"/>
              </w:rPr>
              <w:t>“007”增值税普通发票</w:t>
            </w:r>
          </w:p>
          <w:p w:rsidR="007130C4" w:rsidRPr="00B23F62" w:rsidRDefault="007130C4" w:rsidP="007130C4">
            <w:pPr>
              <w:rPr>
                <w:rFonts w:ascii="宋体" w:hAnsi="宋体"/>
                <w:sz w:val="24"/>
                <w:szCs w:val="24"/>
              </w:rPr>
            </w:pPr>
            <w:r>
              <w:rPr>
                <w:rFonts w:ascii="宋体" w:hAnsi="宋体"/>
                <w:sz w:val="24"/>
                <w:szCs w:val="24"/>
              </w:rPr>
              <w:t>“</w:t>
            </w:r>
            <w:r>
              <w:rPr>
                <w:rFonts w:ascii="宋体" w:hAnsi="宋体" w:hint="eastAsia"/>
                <w:sz w:val="24"/>
                <w:szCs w:val="24"/>
              </w:rPr>
              <w:t>025</w:t>
            </w:r>
            <w:r>
              <w:rPr>
                <w:rFonts w:ascii="宋体" w:hAnsi="宋体"/>
                <w:sz w:val="24"/>
                <w:szCs w:val="24"/>
              </w:rPr>
              <w:t>”</w:t>
            </w:r>
            <w:r w:rsidRPr="00B23F62">
              <w:rPr>
                <w:rFonts w:ascii="宋体" w:hAnsi="宋体" w:hint="eastAsia"/>
                <w:sz w:val="24"/>
                <w:szCs w:val="24"/>
              </w:rPr>
              <w:t>卷式发票</w:t>
            </w:r>
          </w:p>
          <w:p w:rsidR="007130C4" w:rsidRDefault="007130C4" w:rsidP="007130C4">
            <w:pPr>
              <w:rPr>
                <w:rFonts w:ascii="宋体" w:hAnsi="宋体"/>
                <w:sz w:val="24"/>
                <w:szCs w:val="24"/>
              </w:rPr>
            </w:pPr>
            <w:r w:rsidRPr="00B23F62">
              <w:rPr>
                <w:rFonts w:ascii="宋体" w:hAnsi="宋体" w:hint="eastAsia"/>
                <w:sz w:val="24"/>
                <w:szCs w:val="24"/>
              </w:rPr>
              <w:t>“026”电子发票</w:t>
            </w:r>
          </w:p>
          <w:p w:rsidR="00F81214" w:rsidRDefault="007130C4" w:rsidP="007130C4">
            <w:pPr>
              <w:rPr>
                <w:rFonts w:ascii="宋体" w:hAnsi="宋体"/>
                <w:sz w:val="24"/>
                <w:szCs w:val="24"/>
              </w:rPr>
            </w:pPr>
            <w:r>
              <w:rPr>
                <w:rFonts w:ascii="宋体" w:hAnsi="宋体" w:hint="eastAsia"/>
                <w:sz w:val="24"/>
                <w:szCs w:val="24"/>
              </w:rPr>
              <w:t>“005”机动车发票</w:t>
            </w:r>
          </w:p>
          <w:p w:rsidR="00220D52" w:rsidRPr="001B5130" w:rsidRDefault="00220D52" w:rsidP="007130C4">
            <w:pPr>
              <w:rPr>
                <w:rFonts w:ascii="宋体" w:hAnsi="宋体"/>
                <w:sz w:val="24"/>
                <w:szCs w:val="24"/>
              </w:rPr>
            </w:pPr>
            <w:r>
              <w:rPr>
                <w:rFonts w:ascii="宋体" w:hAnsi="宋体" w:hint="eastAsia"/>
                <w:sz w:val="24"/>
                <w:szCs w:val="24"/>
              </w:rPr>
              <w:t>“006”二手车销售统一发票</w:t>
            </w:r>
          </w:p>
        </w:tc>
      </w:tr>
      <w:tr w:rsidR="00F81214" w:rsidRPr="00E1451A" w:rsidTr="00220D52">
        <w:tc>
          <w:tcPr>
            <w:tcW w:w="675" w:type="dxa"/>
          </w:tcPr>
          <w:p w:rsidR="00F81214" w:rsidRPr="00E1451A" w:rsidRDefault="00F81214" w:rsidP="00F81214">
            <w:pPr>
              <w:numPr>
                <w:ilvl w:val="0"/>
                <w:numId w:val="21"/>
              </w:numPr>
              <w:jc w:val="center"/>
              <w:rPr>
                <w:rFonts w:ascii="宋体" w:hAnsi="宋体"/>
                <w:sz w:val="24"/>
                <w:szCs w:val="24"/>
              </w:rPr>
            </w:pPr>
          </w:p>
        </w:tc>
        <w:tc>
          <w:tcPr>
            <w:tcW w:w="1560" w:type="dxa"/>
          </w:tcPr>
          <w:p w:rsidR="00F81214" w:rsidRPr="004D1D61" w:rsidRDefault="00F81214" w:rsidP="00BE3334">
            <w:pPr>
              <w:rPr>
                <w:rFonts w:ascii="宋体" w:hAnsi="宋体"/>
                <w:sz w:val="24"/>
                <w:szCs w:val="21"/>
              </w:rPr>
            </w:pPr>
            <w:r w:rsidRPr="004D1D61">
              <w:rPr>
                <w:rFonts w:ascii="宋体" w:hAnsi="宋体" w:hint="eastAsia"/>
                <w:sz w:val="24"/>
                <w:szCs w:val="21"/>
              </w:rPr>
              <w:t>cxfs</w:t>
            </w:r>
          </w:p>
        </w:tc>
        <w:tc>
          <w:tcPr>
            <w:tcW w:w="1984" w:type="dxa"/>
          </w:tcPr>
          <w:p w:rsidR="00F81214" w:rsidRPr="004D1D61" w:rsidRDefault="00F81214" w:rsidP="00BE3334">
            <w:pPr>
              <w:rPr>
                <w:rFonts w:ascii="宋体" w:hAnsi="宋体"/>
                <w:sz w:val="24"/>
                <w:szCs w:val="21"/>
              </w:rPr>
            </w:pPr>
            <w:r w:rsidRPr="004D1D61">
              <w:rPr>
                <w:rFonts w:ascii="宋体" w:hAnsi="宋体" w:hint="eastAsia"/>
                <w:sz w:val="24"/>
                <w:szCs w:val="21"/>
              </w:rPr>
              <w:t>查询方式</w:t>
            </w: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1</w:t>
            </w: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是</w:t>
            </w:r>
          </w:p>
        </w:tc>
        <w:tc>
          <w:tcPr>
            <w:tcW w:w="3118" w:type="dxa"/>
          </w:tcPr>
          <w:p w:rsidR="00F81214" w:rsidRPr="004D1D61" w:rsidRDefault="00F81214" w:rsidP="00BE3334">
            <w:pPr>
              <w:rPr>
                <w:rFonts w:ascii="宋体" w:hAnsi="宋体"/>
                <w:sz w:val="24"/>
                <w:szCs w:val="21"/>
              </w:rPr>
            </w:pPr>
            <w:r w:rsidRPr="004D1D61">
              <w:rPr>
                <w:rFonts w:ascii="宋体" w:hAnsi="宋体" w:hint="eastAsia"/>
                <w:sz w:val="24"/>
                <w:szCs w:val="21"/>
              </w:rPr>
              <w:t>0：按发票号码段查询</w:t>
            </w:r>
          </w:p>
          <w:p w:rsidR="00F81214" w:rsidRPr="004D1D61" w:rsidRDefault="00F81214" w:rsidP="00BE3334">
            <w:pPr>
              <w:rPr>
                <w:rFonts w:ascii="宋体" w:hAnsi="宋体"/>
                <w:sz w:val="24"/>
                <w:szCs w:val="21"/>
              </w:rPr>
            </w:pPr>
            <w:r w:rsidRPr="004D1D61">
              <w:rPr>
                <w:rFonts w:ascii="宋体" w:hAnsi="宋体" w:hint="eastAsia"/>
                <w:sz w:val="24"/>
                <w:szCs w:val="21"/>
              </w:rPr>
              <w:t>1：按时间段查询</w:t>
            </w:r>
          </w:p>
        </w:tc>
      </w:tr>
      <w:tr w:rsidR="00F81214" w:rsidRPr="00E1451A" w:rsidTr="00220D52">
        <w:tc>
          <w:tcPr>
            <w:tcW w:w="675" w:type="dxa"/>
          </w:tcPr>
          <w:p w:rsidR="00F81214" w:rsidRPr="00E1451A" w:rsidRDefault="00F81214" w:rsidP="00F81214">
            <w:pPr>
              <w:numPr>
                <w:ilvl w:val="0"/>
                <w:numId w:val="21"/>
              </w:numPr>
              <w:jc w:val="center"/>
              <w:rPr>
                <w:rFonts w:ascii="宋体" w:hAnsi="宋体"/>
                <w:sz w:val="24"/>
                <w:szCs w:val="24"/>
              </w:rPr>
            </w:pPr>
          </w:p>
        </w:tc>
        <w:tc>
          <w:tcPr>
            <w:tcW w:w="1560" w:type="dxa"/>
          </w:tcPr>
          <w:p w:rsidR="00F81214" w:rsidRPr="004D1D61" w:rsidRDefault="00F81214" w:rsidP="00BE3334">
            <w:pPr>
              <w:rPr>
                <w:rFonts w:ascii="宋体" w:hAnsi="宋体"/>
                <w:sz w:val="24"/>
                <w:szCs w:val="21"/>
              </w:rPr>
            </w:pPr>
            <w:r w:rsidRPr="004D1D61">
              <w:rPr>
                <w:rFonts w:ascii="宋体" w:hAnsi="宋体" w:hint="eastAsia"/>
                <w:sz w:val="24"/>
                <w:szCs w:val="21"/>
              </w:rPr>
              <w:t>cxtj</w:t>
            </w:r>
          </w:p>
        </w:tc>
        <w:tc>
          <w:tcPr>
            <w:tcW w:w="1984" w:type="dxa"/>
          </w:tcPr>
          <w:p w:rsidR="00F81214" w:rsidRPr="004D1D61" w:rsidRDefault="00F81214" w:rsidP="00BE3334">
            <w:pPr>
              <w:rPr>
                <w:rFonts w:ascii="宋体" w:hAnsi="宋体"/>
                <w:sz w:val="24"/>
                <w:szCs w:val="21"/>
              </w:rPr>
            </w:pPr>
            <w:r w:rsidRPr="004D1D61">
              <w:rPr>
                <w:rFonts w:ascii="宋体" w:hAnsi="宋体" w:hint="eastAsia"/>
                <w:sz w:val="24"/>
                <w:szCs w:val="21"/>
              </w:rPr>
              <w:t>查询条件</w:t>
            </w:r>
          </w:p>
        </w:tc>
        <w:tc>
          <w:tcPr>
            <w:tcW w:w="709" w:type="dxa"/>
          </w:tcPr>
          <w:p w:rsidR="00F81214" w:rsidRPr="004D1D61" w:rsidRDefault="00F81214" w:rsidP="00BE3334">
            <w:pPr>
              <w:rPr>
                <w:rFonts w:ascii="宋体" w:hAnsi="宋体"/>
                <w:sz w:val="24"/>
                <w:szCs w:val="21"/>
              </w:rPr>
            </w:pPr>
          </w:p>
        </w:tc>
        <w:tc>
          <w:tcPr>
            <w:tcW w:w="709" w:type="dxa"/>
          </w:tcPr>
          <w:p w:rsidR="00F81214" w:rsidRPr="004D1D61" w:rsidRDefault="00F81214" w:rsidP="00BE3334">
            <w:pPr>
              <w:rPr>
                <w:rFonts w:ascii="宋体" w:hAnsi="宋体"/>
                <w:sz w:val="24"/>
                <w:szCs w:val="21"/>
              </w:rPr>
            </w:pPr>
            <w:r w:rsidRPr="004D1D61">
              <w:rPr>
                <w:rFonts w:ascii="宋体" w:hAnsi="宋体" w:hint="eastAsia"/>
                <w:sz w:val="24"/>
                <w:szCs w:val="21"/>
              </w:rPr>
              <w:t>是</w:t>
            </w:r>
          </w:p>
        </w:tc>
        <w:tc>
          <w:tcPr>
            <w:tcW w:w="3118" w:type="dxa"/>
          </w:tcPr>
          <w:p w:rsidR="00F81214" w:rsidRPr="004D1D61" w:rsidRDefault="00F81214" w:rsidP="00BE3334">
            <w:pPr>
              <w:rPr>
                <w:rFonts w:ascii="宋体" w:hAnsi="宋体"/>
                <w:b/>
                <w:sz w:val="24"/>
                <w:szCs w:val="21"/>
              </w:rPr>
            </w:pPr>
            <w:r w:rsidRPr="004D1D61">
              <w:rPr>
                <w:rFonts w:ascii="宋体" w:hAnsi="宋体" w:hint="eastAsia"/>
                <w:b/>
                <w:sz w:val="24"/>
                <w:szCs w:val="21"/>
              </w:rPr>
              <w:t>cxfs为0时：</w:t>
            </w:r>
          </w:p>
          <w:p w:rsidR="00F81214" w:rsidRPr="004D1D61" w:rsidRDefault="00F81214" w:rsidP="00BE3334">
            <w:pPr>
              <w:rPr>
                <w:rFonts w:ascii="宋体" w:hAnsi="宋体"/>
                <w:sz w:val="24"/>
                <w:szCs w:val="21"/>
              </w:rPr>
            </w:pPr>
            <w:r w:rsidRPr="004D1D61">
              <w:rPr>
                <w:rFonts w:ascii="宋体" w:hAnsi="宋体" w:hint="eastAsia"/>
                <w:sz w:val="24"/>
                <w:szCs w:val="21"/>
              </w:rPr>
              <w:t>发票代码+发票起始号码+发票终止号码</w:t>
            </w:r>
          </w:p>
          <w:p w:rsidR="00F81214" w:rsidRPr="004D1D61" w:rsidRDefault="00F81214" w:rsidP="00BE3334">
            <w:pPr>
              <w:rPr>
                <w:rFonts w:ascii="宋体" w:hAnsi="宋体"/>
                <w:b/>
                <w:sz w:val="24"/>
                <w:szCs w:val="21"/>
              </w:rPr>
            </w:pPr>
            <w:r w:rsidRPr="004D1D61">
              <w:rPr>
                <w:rFonts w:ascii="宋体" w:hAnsi="宋体" w:hint="eastAsia"/>
                <w:b/>
                <w:sz w:val="24"/>
                <w:szCs w:val="21"/>
              </w:rPr>
              <w:t>cxfs为1时：</w:t>
            </w:r>
          </w:p>
          <w:p w:rsidR="00F81214" w:rsidRDefault="00F81214" w:rsidP="00BE3334">
            <w:pPr>
              <w:rPr>
                <w:rFonts w:ascii="宋体" w:hAnsi="宋体"/>
                <w:sz w:val="24"/>
                <w:szCs w:val="21"/>
              </w:rPr>
            </w:pPr>
            <w:r w:rsidRPr="004D1D61">
              <w:rPr>
                <w:rFonts w:ascii="宋体" w:hAnsi="宋体" w:hint="eastAsia"/>
                <w:sz w:val="24"/>
                <w:szCs w:val="21"/>
              </w:rPr>
              <w:t>起始日期+终止日期</w:t>
            </w:r>
          </w:p>
          <w:p w:rsidR="00F81214" w:rsidRDefault="00F81214" w:rsidP="00BE3334">
            <w:pPr>
              <w:rPr>
                <w:rFonts w:ascii="宋体" w:hAnsi="宋体"/>
                <w:sz w:val="24"/>
                <w:szCs w:val="21"/>
              </w:rPr>
            </w:pPr>
            <w:r>
              <w:rPr>
                <w:rFonts w:ascii="宋体" w:hAnsi="宋体" w:hint="eastAsia"/>
                <w:sz w:val="24"/>
                <w:szCs w:val="21"/>
              </w:rPr>
              <w:t>YYYYMMDD</w:t>
            </w:r>
          </w:p>
          <w:p w:rsidR="00F81214" w:rsidRDefault="00F81214" w:rsidP="00BE3334">
            <w:pPr>
              <w:rPr>
                <w:rFonts w:ascii="宋体" w:hAnsi="宋体"/>
                <w:b/>
                <w:sz w:val="24"/>
                <w:szCs w:val="21"/>
              </w:rPr>
            </w:pPr>
            <w:r w:rsidRPr="00B07597">
              <w:rPr>
                <w:rFonts w:ascii="宋体" w:hAnsi="宋体"/>
                <w:b/>
                <w:sz w:val="24"/>
                <w:szCs w:val="21"/>
              </w:rPr>
              <w:lastRenderedPageBreak/>
              <w:t>C</w:t>
            </w:r>
            <w:r w:rsidRPr="00B07597">
              <w:rPr>
                <w:rFonts w:ascii="宋体" w:hAnsi="宋体" w:hint="eastAsia"/>
                <w:b/>
                <w:sz w:val="24"/>
                <w:szCs w:val="21"/>
              </w:rPr>
              <w:t>xts为2时：</w:t>
            </w:r>
          </w:p>
          <w:p w:rsidR="00F81214" w:rsidRPr="00F01172" w:rsidRDefault="00F81214" w:rsidP="00BE3334">
            <w:pPr>
              <w:rPr>
                <w:rFonts w:ascii="宋体" w:hAnsi="宋体"/>
                <w:sz w:val="24"/>
                <w:szCs w:val="21"/>
              </w:rPr>
            </w:pPr>
            <w:r>
              <w:rPr>
                <w:rFonts w:ascii="宋体" w:hAnsi="宋体" w:hint="eastAsia"/>
                <w:sz w:val="24"/>
                <w:szCs w:val="21"/>
              </w:rPr>
              <w:t>按输入</w:t>
            </w:r>
            <w:r w:rsidRPr="00B07597">
              <w:rPr>
                <w:rFonts w:ascii="宋体" w:hAnsi="宋体" w:hint="eastAsia"/>
                <w:sz w:val="24"/>
                <w:szCs w:val="21"/>
              </w:rPr>
              <w:t>请求流水号</w:t>
            </w:r>
            <w:r>
              <w:rPr>
                <w:rFonts w:ascii="宋体" w:hAnsi="宋体" w:hint="eastAsia"/>
                <w:sz w:val="24"/>
                <w:szCs w:val="21"/>
              </w:rPr>
              <w:t>查询</w:t>
            </w:r>
          </w:p>
        </w:tc>
      </w:tr>
    </w:tbl>
    <w:p w:rsidR="00F81214" w:rsidRPr="002652A6" w:rsidRDefault="00F81214" w:rsidP="00F81214">
      <w:pPr>
        <w:pStyle w:val="3"/>
        <w:ind w:left="0"/>
      </w:pPr>
      <w:bookmarkStart w:id="79" w:name="_Toc421870256"/>
      <w:r w:rsidRPr="002652A6">
        <w:rPr>
          <w:rFonts w:hint="eastAsia"/>
        </w:rPr>
        <w:lastRenderedPageBreak/>
        <w:t>返回数据</w:t>
      </w:r>
      <w:bookmarkEnd w:id="79"/>
    </w:p>
    <w:p w:rsidR="00F81214" w:rsidRPr="004D1D61" w:rsidRDefault="00F81214" w:rsidP="00F81214">
      <w:pPr>
        <w:spacing w:line="360" w:lineRule="auto"/>
        <w:rPr>
          <w:b/>
          <w:sz w:val="24"/>
          <w:szCs w:val="21"/>
        </w:rPr>
      </w:pPr>
      <w:bookmarkStart w:id="80" w:name="OLE_LINK5"/>
      <w:r w:rsidRPr="004D1D61">
        <w:rPr>
          <w:rFonts w:hint="eastAsia"/>
          <w:b/>
          <w:sz w:val="24"/>
          <w:szCs w:val="21"/>
        </w:rPr>
        <w:t>响应报文：</w:t>
      </w:r>
    </w:p>
    <w:p w:rsidR="00BC0E81" w:rsidRPr="00BC0E81" w:rsidRDefault="00BC0E81" w:rsidP="00BC0E81">
      <w:pPr>
        <w:pStyle w:val="4"/>
        <w:numPr>
          <w:ilvl w:val="0"/>
          <w:numId w:val="6"/>
        </w:numPr>
        <w:jc w:val="left"/>
        <w:rPr>
          <w:sz w:val="24"/>
          <w:szCs w:val="24"/>
        </w:rPr>
      </w:pPr>
      <w:r w:rsidRPr="00BC0E81">
        <w:rPr>
          <w:rFonts w:hint="eastAsia"/>
          <w:sz w:val="24"/>
          <w:szCs w:val="24"/>
        </w:rPr>
        <w:t>机动车销售统一发票发票（发票类型代码：</w:t>
      </w:r>
      <w:r w:rsidRPr="00BC0E81">
        <w:rPr>
          <w:rFonts w:hint="eastAsia"/>
          <w:sz w:val="24"/>
          <w:szCs w:val="24"/>
        </w:rPr>
        <w:t>005</w:t>
      </w:r>
      <w:r w:rsidRPr="00BC0E81">
        <w:rPr>
          <w:rFonts w:hint="eastAsia"/>
          <w:sz w:val="24"/>
          <w:szCs w:val="24"/>
        </w:rPr>
        <w:t>）</w:t>
      </w:r>
    </w:p>
    <w:p w:rsidR="00BC0E81" w:rsidRDefault="00BC0E81" w:rsidP="00BC0E81">
      <w:pPr>
        <w:pStyle w:val="ab"/>
        <w:spacing w:line="240" w:lineRule="auto"/>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BC0E81" w:rsidRDefault="00BC0E81" w:rsidP="00BC0E81">
      <w:pPr>
        <w:pStyle w:val="ab"/>
        <w:spacing w:line="240" w:lineRule="auto"/>
        <w:rPr>
          <w:rFonts w:ascii="Courier" w:hAnsi="Courier"/>
          <w:sz w:val="21"/>
          <w:szCs w:val="21"/>
        </w:rPr>
      </w:pPr>
      <w:r>
        <w:rPr>
          <w:rFonts w:ascii="Courier" w:hAnsi="Courier" w:hint="eastAsia"/>
          <w:sz w:val="21"/>
          <w:szCs w:val="21"/>
        </w:rPr>
        <w:t>&lt;business id="10010" comment="</w:t>
      </w:r>
      <w:r>
        <w:rPr>
          <w:rFonts w:ascii="Courier" w:hAnsi="Courier" w:hint="eastAsia"/>
          <w:sz w:val="21"/>
          <w:szCs w:val="21"/>
        </w:rPr>
        <w:t>发票查询</w:t>
      </w:r>
      <w:r>
        <w:rPr>
          <w:rFonts w:ascii="Courier" w:hAnsi="Courier" w:hint="eastAsia"/>
          <w:sz w:val="21"/>
          <w:szCs w:val="21"/>
        </w:rPr>
        <w:t>"&gt;</w:t>
      </w:r>
    </w:p>
    <w:p w:rsidR="00BC0E81" w:rsidRDefault="00BC0E81" w:rsidP="00BC0E81">
      <w:pPr>
        <w:pStyle w:val="ab"/>
        <w:spacing w:line="240" w:lineRule="auto"/>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BC0E81" w:rsidRDefault="00BC0E81" w:rsidP="00BC0E81">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BC0E81" w:rsidRDefault="00BC0E81" w:rsidP="00BC0E81">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BC0E81" w:rsidRDefault="00BC0E81" w:rsidP="00BC0E81">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BC0E81" w:rsidRDefault="00BC0E81" w:rsidP="00BC0E81">
      <w:pPr>
        <w:pStyle w:val="ab"/>
        <w:spacing w:line="240" w:lineRule="auto"/>
        <w:ind w:leftChars="54" w:firstLineChars="500" w:firstLine="1050"/>
        <w:rPr>
          <w:rFonts w:ascii="Courier" w:hAnsi="Courier"/>
          <w:sz w:val="21"/>
          <w:szCs w:val="21"/>
        </w:rPr>
      </w:pPr>
      <w:r>
        <w:rPr>
          <w:rFonts w:ascii="Courier" w:hAnsi="Courier" w:hint="eastAsia"/>
          <w:sz w:val="21"/>
          <w:szCs w:val="21"/>
        </w:rPr>
        <w:t>&lt;kpxx count=</w:t>
      </w:r>
      <w:r>
        <w:rPr>
          <w:rFonts w:ascii="Courier" w:hAnsi="Courier"/>
          <w:sz w:val="21"/>
          <w:szCs w:val="21"/>
        </w:rPr>
        <w:t>"</w:t>
      </w:r>
      <w:r>
        <w:rPr>
          <w:rFonts w:ascii="Courier" w:hAnsi="Courier" w:hint="eastAsia"/>
          <w:sz w:val="21"/>
          <w:szCs w:val="21"/>
        </w:rPr>
        <w:t>1</w:t>
      </w:r>
      <w:r>
        <w:rPr>
          <w:rFonts w:ascii="Courier" w:hAnsi="Courier"/>
          <w:sz w:val="21"/>
          <w:szCs w:val="21"/>
        </w:rPr>
        <w:t>"</w:t>
      </w:r>
      <w:r>
        <w:rPr>
          <w:rFonts w:ascii="Courier" w:hAnsi="Courier" w:hint="eastAsia"/>
          <w:sz w:val="21"/>
          <w:szCs w:val="21"/>
        </w:rPr>
        <w:t>&gt;</w:t>
      </w:r>
    </w:p>
    <w:p w:rsidR="00BC0E81" w:rsidRDefault="00BC0E81" w:rsidP="00BC0E81">
      <w:pPr>
        <w:pStyle w:val="ab"/>
        <w:spacing w:line="240" w:lineRule="auto"/>
        <w:ind w:leftChars="54" w:firstLineChars="600" w:firstLine="1260"/>
        <w:rPr>
          <w:rFonts w:ascii="Courier" w:hAnsi="Courier"/>
          <w:sz w:val="21"/>
          <w:szCs w:val="21"/>
        </w:rPr>
      </w:pPr>
      <w:r>
        <w:rPr>
          <w:rFonts w:ascii="Courier" w:hAnsi="Courier" w:hint="eastAsia"/>
          <w:sz w:val="21"/>
          <w:szCs w:val="21"/>
        </w:rPr>
        <w:t>&lt;group xh=</w:t>
      </w:r>
      <w:r>
        <w:rPr>
          <w:rFonts w:ascii="Courier" w:hAnsi="Courier"/>
          <w:sz w:val="21"/>
          <w:szCs w:val="21"/>
        </w:rPr>
        <w:t>"1"</w:t>
      </w:r>
      <w:r>
        <w:rPr>
          <w:rFonts w:ascii="Courier" w:hAnsi="Courier" w:hint="eastAsia"/>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hint="eastAsia"/>
          <w:sz w:val="21"/>
          <w:szCs w:val="21"/>
        </w:rPr>
        <w:t>&lt;fpdm&gt;</w:t>
      </w:r>
      <w:r w:rsidRPr="009576EE">
        <w:rPr>
          <w:rFonts w:ascii="Courier" w:hAnsi="Courier" w:hint="eastAsia"/>
          <w:sz w:val="21"/>
          <w:szCs w:val="21"/>
        </w:rPr>
        <w:t>发票代码</w:t>
      </w:r>
      <w:r w:rsidRPr="009576EE">
        <w:rPr>
          <w:rFonts w:ascii="Courier" w:hAnsi="Courier" w:hint="eastAsia"/>
          <w:sz w:val="21"/>
          <w:szCs w:val="21"/>
        </w:rPr>
        <w:t>&lt;/fpdm&gt;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hint="eastAsia"/>
          <w:sz w:val="21"/>
          <w:szCs w:val="21"/>
        </w:rPr>
        <w:t>&lt;fphm&gt;</w:t>
      </w:r>
      <w:r w:rsidRPr="009576EE">
        <w:rPr>
          <w:rFonts w:ascii="Courier" w:hAnsi="Courier" w:hint="eastAsia"/>
          <w:sz w:val="21"/>
          <w:szCs w:val="21"/>
        </w:rPr>
        <w:t>发票号码</w:t>
      </w:r>
      <w:r w:rsidRPr="009576EE">
        <w:rPr>
          <w:rFonts w:ascii="Courier" w:hAnsi="Courier" w:hint="eastAsia"/>
          <w:sz w:val="21"/>
          <w:szCs w:val="21"/>
        </w:rPr>
        <w:t>&lt;/fphm&gt;</w:t>
      </w:r>
    </w:p>
    <w:p w:rsidR="00BC0E81" w:rsidRDefault="00BC0E81" w:rsidP="00BC0E81">
      <w:pPr>
        <w:pStyle w:val="ab"/>
        <w:spacing w:line="240" w:lineRule="auto"/>
        <w:ind w:leftChars="54" w:firstLineChars="700" w:firstLine="1470"/>
        <w:rPr>
          <w:rFonts w:ascii="Courier" w:hAnsi="Courier"/>
          <w:sz w:val="21"/>
          <w:szCs w:val="21"/>
        </w:rPr>
      </w:pPr>
      <w:r w:rsidRPr="009576EE">
        <w:rPr>
          <w:rFonts w:ascii="Courier" w:hAnsi="Courier" w:hint="eastAsia"/>
          <w:sz w:val="21"/>
          <w:szCs w:val="21"/>
        </w:rPr>
        <w:t>&lt;fpzt&gt;</w:t>
      </w:r>
      <w:r w:rsidRPr="009576EE">
        <w:rPr>
          <w:rFonts w:ascii="Courier" w:hAnsi="Courier" w:hint="eastAsia"/>
          <w:sz w:val="21"/>
          <w:szCs w:val="21"/>
        </w:rPr>
        <w:t>发票状态</w:t>
      </w:r>
      <w:r w:rsidRPr="009576EE">
        <w:rPr>
          <w:rFonts w:ascii="Courier" w:hAnsi="Courier" w:hint="eastAsia"/>
          <w:sz w:val="21"/>
          <w:szCs w:val="21"/>
        </w:rPr>
        <w:t>&lt;/fpzt&gt;</w:t>
      </w:r>
    </w:p>
    <w:p w:rsidR="00BC0E81" w:rsidRPr="00CA020B" w:rsidRDefault="00BC0E81" w:rsidP="00BC0E81">
      <w:pPr>
        <w:pStyle w:val="ab"/>
        <w:spacing w:line="240" w:lineRule="auto"/>
        <w:ind w:leftChars="54" w:firstLineChars="700" w:firstLine="1470"/>
        <w:rPr>
          <w:rFonts w:ascii="Courier" w:hAnsi="Courier"/>
          <w:sz w:val="21"/>
          <w:szCs w:val="21"/>
        </w:rPr>
      </w:pPr>
      <w:r w:rsidRPr="00CA020B">
        <w:rPr>
          <w:rFonts w:ascii="Courier" w:hAnsi="Courier" w:hint="eastAsia"/>
          <w:sz w:val="21"/>
          <w:szCs w:val="21"/>
        </w:rPr>
        <w:t>&lt;scbz&gt;</w:t>
      </w:r>
      <w:r w:rsidRPr="00CA020B">
        <w:rPr>
          <w:rFonts w:ascii="Courier" w:hAnsi="Courier" w:hint="eastAsia"/>
          <w:sz w:val="21"/>
          <w:szCs w:val="21"/>
        </w:rPr>
        <w:t>上</w:t>
      </w:r>
      <w:proofErr w:type="gramStart"/>
      <w:r w:rsidRPr="00CA020B">
        <w:rPr>
          <w:rFonts w:ascii="Courier" w:hAnsi="Courier" w:hint="eastAsia"/>
          <w:sz w:val="21"/>
          <w:szCs w:val="21"/>
        </w:rPr>
        <w:t>传标志</w:t>
      </w:r>
      <w:proofErr w:type="gramEnd"/>
      <w:r w:rsidRPr="00CA020B">
        <w:rPr>
          <w:rFonts w:ascii="Courier" w:hAnsi="Courier" w:hint="eastAsia"/>
          <w:sz w:val="21"/>
          <w:szCs w:val="21"/>
        </w:rPr>
        <w:t>&lt;</w:t>
      </w:r>
      <w:r>
        <w:rPr>
          <w:rFonts w:ascii="Courier" w:hAnsi="Courier" w:hint="eastAsia"/>
          <w:sz w:val="21"/>
          <w:szCs w:val="21"/>
        </w:rPr>
        <w:t>/</w:t>
      </w:r>
      <w:r w:rsidRPr="00CA020B">
        <w:rPr>
          <w:rFonts w:ascii="Courier" w:hAnsi="Courier" w:hint="eastAsia"/>
          <w:sz w:val="21"/>
          <w:szCs w:val="21"/>
        </w:rPr>
        <w:t>scbz&gt;</w:t>
      </w:r>
    </w:p>
    <w:p w:rsidR="00BC0E81" w:rsidRDefault="00BC0E81" w:rsidP="00BC0E81">
      <w:pPr>
        <w:pStyle w:val="ab"/>
        <w:spacing w:line="240" w:lineRule="auto"/>
        <w:ind w:leftChars="54" w:firstLineChars="700" w:firstLine="1470"/>
        <w:rPr>
          <w:rFonts w:ascii="Courier" w:hAnsi="Courier"/>
          <w:sz w:val="21"/>
          <w:szCs w:val="21"/>
        </w:rPr>
      </w:pPr>
      <w:r w:rsidRPr="009576EE">
        <w:rPr>
          <w:rFonts w:ascii="Courier" w:hAnsi="Courier" w:hint="eastAsia"/>
          <w:sz w:val="21"/>
          <w:szCs w:val="21"/>
        </w:rPr>
        <w:t>&lt;kprq&gt;</w:t>
      </w:r>
      <w:r w:rsidRPr="009576EE">
        <w:rPr>
          <w:rFonts w:ascii="Courier" w:hAnsi="Courier" w:hint="eastAsia"/>
          <w:sz w:val="21"/>
          <w:szCs w:val="21"/>
        </w:rPr>
        <w:t>开票日期</w:t>
      </w:r>
      <w:r>
        <w:rPr>
          <w:rFonts w:ascii="Courier" w:hAnsi="Courier" w:hint="eastAsia"/>
          <w:sz w:val="21"/>
          <w:szCs w:val="21"/>
        </w:rPr>
        <w:t>YYYYMMDDHHMMSS</w:t>
      </w:r>
      <w:r w:rsidRPr="009576EE">
        <w:rPr>
          <w:rFonts w:ascii="Courier" w:hAnsi="Courier" w:hint="eastAsia"/>
          <w:sz w:val="21"/>
          <w:szCs w:val="21"/>
        </w:rPr>
        <w:t>&lt;/kprq&gt;</w:t>
      </w:r>
    </w:p>
    <w:p w:rsidR="00BC0E81" w:rsidRPr="00D95065" w:rsidRDefault="00BC0E81" w:rsidP="00BC0E81">
      <w:pPr>
        <w:pStyle w:val="ab"/>
        <w:spacing w:line="240" w:lineRule="auto"/>
        <w:ind w:leftChars="54" w:firstLineChars="700" w:firstLine="1470"/>
        <w:rPr>
          <w:rFonts w:ascii="Courier" w:hAnsi="Courier"/>
          <w:sz w:val="21"/>
          <w:szCs w:val="21"/>
        </w:rPr>
      </w:pPr>
      <w:r w:rsidRPr="000036E9">
        <w:rPr>
          <w:rFonts w:ascii="Courier" w:hAnsi="Courier" w:hint="eastAsia"/>
          <w:sz w:val="21"/>
          <w:szCs w:val="21"/>
        </w:rPr>
        <w:t>&lt;</w:t>
      </w:r>
      <w:r>
        <w:rPr>
          <w:rFonts w:ascii="Courier" w:hAnsi="Courier" w:hint="eastAsia"/>
          <w:sz w:val="21"/>
          <w:szCs w:val="21"/>
        </w:rPr>
        <w:t>jqbh</w:t>
      </w:r>
      <w:r w:rsidRPr="000036E9">
        <w:rPr>
          <w:rFonts w:ascii="Courier" w:hAnsi="Courier" w:hint="eastAsia"/>
          <w:sz w:val="21"/>
          <w:szCs w:val="21"/>
        </w:rPr>
        <w:t>&gt;</w:t>
      </w:r>
      <w:r w:rsidRPr="000036E9">
        <w:rPr>
          <w:rFonts w:ascii="Courier" w:hAnsi="Courier" w:hint="eastAsia"/>
          <w:sz w:val="21"/>
          <w:szCs w:val="21"/>
        </w:rPr>
        <w:t>税控</w:t>
      </w:r>
      <w:r>
        <w:rPr>
          <w:rFonts w:ascii="Courier" w:hAnsi="Courier" w:hint="eastAsia"/>
          <w:sz w:val="21"/>
          <w:szCs w:val="21"/>
        </w:rPr>
        <w:t>服务器</w:t>
      </w:r>
      <w:r w:rsidRPr="000036E9">
        <w:rPr>
          <w:rFonts w:ascii="Courier" w:hAnsi="Courier" w:hint="eastAsia"/>
          <w:sz w:val="21"/>
          <w:szCs w:val="21"/>
        </w:rPr>
        <w:t>编号</w:t>
      </w:r>
      <w:r w:rsidRPr="000036E9">
        <w:rPr>
          <w:rFonts w:ascii="Courier" w:hAnsi="Courier" w:hint="eastAsia"/>
          <w:sz w:val="21"/>
          <w:szCs w:val="21"/>
        </w:rPr>
        <w:t>&lt;/</w:t>
      </w:r>
      <w:r>
        <w:rPr>
          <w:rFonts w:ascii="Courier" w:hAnsi="Courier" w:hint="eastAsia"/>
          <w:sz w:val="21"/>
          <w:szCs w:val="21"/>
        </w:rPr>
        <w:t>jqbh</w:t>
      </w:r>
      <w:r w:rsidRPr="000036E9">
        <w:rPr>
          <w:rFonts w:ascii="Courier" w:hAnsi="Courier" w:hint="eastAsia"/>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hint="eastAsia"/>
          <w:sz w:val="21"/>
          <w:szCs w:val="21"/>
        </w:rPr>
        <w:t>&lt;skm&gt;</w:t>
      </w:r>
      <w:r w:rsidRPr="009576EE">
        <w:rPr>
          <w:rFonts w:ascii="Courier" w:hAnsi="Courier" w:hint="eastAsia"/>
          <w:sz w:val="21"/>
          <w:szCs w:val="21"/>
        </w:rPr>
        <w:t>税控码</w:t>
      </w:r>
      <w:r w:rsidRPr="009576EE">
        <w:rPr>
          <w:rFonts w:ascii="Courier" w:hAnsi="Courier" w:hint="eastAsia"/>
          <w:sz w:val="21"/>
          <w:szCs w:val="21"/>
        </w:rPr>
        <w:t>&lt;/skm&gt;</w:t>
      </w:r>
    </w:p>
    <w:p w:rsidR="00BC0E81"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gh</w:t>
      </w:r>
      <w:r>
        <w:rPr>
          <w:rFonts w:ascii="Courier" w:hAnsi="Courier" w:hint="eastAsia"/>
          <w:sz w:val="21"/>
          <w:szCs w:val="21"/>
        </w:rPr>
        <w:t>fmc</w:t>
      </w:r>
      <w:r w:rsidRPr="009576EE">
        <w:rPr>
          <w:rFonts w:ascii="Courier" w:hAnsi="Courier"/>
          <w:sz w:val="21"/>
          <w:szCs w:val="21"/>
        </w:rPr>
        <w:t>&gt;</w:t>
      </w:r>
      <w:r w:rsidRPr="009576EE">
        <w:rPr>
          <w:rFonts w:ascii="Courier" w:hAnsi="Courier" w:hint="eastAsia"/>
          <w:sz w:val="21"/>
          <w:szCs w:val="21"/>
        </w:rPr>
        <w:t>购</w:t>
      </w:r>
      <w:r>
        <w:rPr>
          <w:rFonts w:ascii="Courier" w:hAnsi="Courier" w:hint="eastAsia"/>
          <w:sz w:val="21"/>
          <w:szCs w:val="21"/>
        </w:rPr>
        <w:t>买方名称</w:t>
      </w:r>
      <w:r w:rsidRPr="009576EE">
        <w:rPr>
          <w:rFonts w:ascii="Courier" w:hAnsi="Courier"/>
          <w:sz w:val="21"/>
          <w:szCs w:val="21"/>
        </w:rPr>
        <w:t>&lt;/</w:t>
      </w:r>
      <w:r w:rsidRPr="009576EE">
        <w:rPr>
          <w:rFonts w:ascii="Courier" w:hAnsi="Courier" w:hint="eastAsia"/>
          <w:sz w:val="21"/>
          <w:szCs w:val="21"/>
        </w:rPr>
        <w:t>gh</w:t>
      </w:r>
      <w:r>
        <w:rPr>
          <w:rFonts w:ascii="Courier" w:hAnsi="Courier" w:hint="eastAsia"/>
          <w:sz w:val="21"/>
          <w:szCs w:val="21"/>
        </w:rPr>
        <w:t>fmc</w:t>
      </w:r>
      <w:r w:rsidRPr="009576EE">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sfzhm</w:t>
      </w:r>
      <w:r w:rsidRPr="00DB7458">
        <w:rPr>
          <w:rFonts w:ascii="Courier" w:hAnsi="Courier"/>
          <w:sz w:val="21"/>
          <w:szCs w:val="21"/>
        </w:rPr>
        <w:t>&gt;</w:t>
      </w:r>
      <w:r w:rsidRPr="00DB7458">
        <w:rPr>
          <w:rFonts w:ascii="Courier" w:hAnsi="Courier" w:hint="eastAsia"/>
          <w:sz w:val="21"/>
          <w:szCs w:val="21"/>
        </w:rPr>
        <w:t>身份证号码</w:t>
      </w:r>
      <w:r w:rsidRPr="00DB7458">
        <w:rPr>
          <w:rFonts w:ascii="Courier" w:hAnsi="Courier" w:hint="eastAsia"/>
          <w:sz w:val="21"/>
          <w:szCs w:val="21"/>
        </w:rPr>
        <w:t>/</w:t>
      </w:r>
      <w:r w:rsidRPr="00DB7458">
        <w:rPr>
          <w:rFonts w:ascii="Courier" w:hAnsi="Courier" w:hint="eastAsia"/>
          <w:sz w:val="21"/>
          <w:szCs w:val="21"/>
        </w:rPr>
        <w:t>组织机构代码</w:t>
      </w:r>
      <w:r w:rsidRPr="00DB7458">
        <w:rPr>
          <w:rFonts w:ascii="Courier" w:hAnsi="Courier"/>
          <w:sz w:val="21"/>
          <w:szCs w:val="21"/>
        </w:rPr>
        <w:t>&lt;/</w:t>
      </w:r>
      <w:r w:rsidRPr="00DB7458">
        <w:rPr>
          <w:rFonts w:ascii="Courier" w:hAnsi="Courier" w:hint="eastAsia"/>
          <w:sz w:val="21"/>
          <w:szCs w:val="21"/>
        </w:rPr>
        <w:t>sfzhm</w:t>
      </w:r>
      <w:r w:rsidRPr="00DB7458">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DB7458">
        <w:rPr>
          <w:rFonts w:ascii="Courier" w:hAnsi="Courier"/>
          <w:sz w:val="21"/>
          <w:szCs w:val="21"/>
        </w:rPr>
        <w:t>&lt;</w:t>
      </w:r>
      <w:r>
        <w:rPr>
          <w:rFonts w:ascii="Courier" w:hAnsi="Courier" w:hint="eastAsia"/>
          <w:sz w:val="21"/>
          <w:szCs w:val="21"/>
        </w:rPr>
        <w:t>ghfsbh</w:t>
      </w:r>
      <w:r w:rsidRPr="00DB7458">
        <w:rPr>
          <w:rFonts w:ascii="Courier" w:hAnsi="Courier"/>
          <w:sz w:val="21"/>
          <w:szCs w:val="21"/>
        </w:rPr>
        <w:t>&gt;</w:t>
      </w:r>
      <w:r w:rsidRPr="00DB7458">
        <w:rPr>
          <w:rFonts w:ascii="Courier" w:hAnsi="Courier" w:hint="eastAsia"/>
          <w:sz w:val="21"/>
          <w:szCs w:val="21"/>
        </w:rPr>
        <w:t>购</w:t>
      </w:r>
      <w:r>
        <w:rPr>
          <w:rFonts w:ascii="Courier" w:hAnsi="Courier" w:hint="eastAsia"/>
          <w:sz w:val="21"/>
          <w:szCs w:val="21"/>
        </w:rPr>
        <w:t>买方识别号</w:t>
      </w:r>
      <w:r w:rsidRPr="00DB7458">
        <w:rPr>
          <w:rFonts w:ascii="Courier" w:hAnsi="Courier"/>
          <w:sz w:val="21"/>
          <w:szCs w:val="21"/>
        </w:rPr>
        <w:t>&lt;/</w:t>
      </w:r>
      <w:r w:rsidRPr="00DB7458">
        <w:rPr>
          <w:rFonts w:ascii="Courier" w:hAnsi="Courier" w:hint="eastAsia"/>
          <w:sz w:val="21"/>
          <w:szCs w:val="21"/>
        </w:rPr>
        <w:t>gh</w:t>
      </w:r>
      <w:r>
        <w:rPr>
          <w:rFonts w:ascii="Courier" w:hAnsi="Courier" w:hint="eastAsia"/>
          <w:sz w:val="21"/>
          <w:szCs w:val="21"/>
        </w:rPr>
        <w:t>fsbh</w:t>
      </w:r>
      <w:r w:rsidRPr="00DB7458">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hint="eastAsia"/>
          <w:sz w:val="21"/>
          <w:szCs w:val="21"/>
        </w:rPr>
        <w:t>&lt;</w:t>
      </w:r>
      <w:r w:rsidRPr="009576EE">
        <w:rPr>
          <w:rFonts w:ascii="Courier" w:hAnsi="Courier"/>
          <w:sz w:val="21"/>
          <w:szCs w:val="21"/>
        </w:rPr>
        <w:t>scqymc</w:t>
      </w:r>
      <w:r w:rsidRPr="009576EE">
        <w:rPr>
          <w:rFonts w:ascii="Courier" w:hAnsi="Courier" w:hint="eastAsia"/>
          <w:sz w:val="21"/>
          <w:szCs w:val="21"/>
        </w:rPr>
        <w:t>&gt;</w:t>
      </w:r>
      <w:r w:rsidRPr="009576EE">
        <w:rPr>
          <w:rFonts w:ascii="Courier" w:hAnsi="Courier" w:hint="eastAsia"/>
          <w:sz w:val="21"/>
          <w:szCs w:val="21"/>
        </w:rPr>
        <w:t>生产企业名称</w:t>
      </w:r>
      <w:r w:rsidRPr="009576EE">
        <w:rPr>
          <w:rFonts w:ascii="Courier" w:hAnsi="Courier" w:hint="eastAsia"/>
          <w:sz w:val="21"/>
          <w:szCs w:val="21"/>
        </w:rPr>
        <w:t>&lt;/</w:t>
      </w:r>
      <w:r w:rsidRPr="009576EE">
        <w:rPr>
          <w:rFonts w:ascii="Courier" w:hAnsi="Courier"/>
          <w:sz w:val="21"/>
          <w:szCs w:val="21"/>
        </w:rPr>
        <w:t>scqymc</w:t>
      </w:r>
      <w:r w:rsidRPr="009576EE">
        <w:rPr>
          <w:rFonts w:ascii="Courier" w:hAnsi="Courier" w:hint="eastAsia"/>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cllx</w:t>
      </w:r>
      <w:r w:rsidRPr="009576EE">
        <w:rPr>
          <w:rFonts w:ascii="Courier" w:hAnsi="Courier"/>
          <w:sz w:val="21"/>
          <w:szCs w:val="21"/>
        </w:rPr>
        <w:t>&gt;</w:t>
      </w:r>
      <w:r w:rsidRPr="009576EE">
        <w:rPr>
          <w:rFonts w:ascii="Courier" w:hAnsi="Courier" w:hint="eastAsia"/>
          <w:sz w:val="21"/>
          <w:szCs w:val="21"/>
        </w:rPr>
        <w:t>车辆类型</w:t>
      </w:r>
      <w:r w:rsidRPr="009576EE">
        <w:rPr>
          <w:rFonts w:ascii="Courier" w:hAnsi="Courier"/>
          <w:sz w:val="21"/>
          <w:szCs w:val="21"/>
        </w:rPr>
        <w:t>&lt;/</w:t>
      </w:r>
      <w:r w:rsidRPr="009576EE">
        <w:rPr>
          <w:rFonts w:ascii="Courier" w:hAnsi="Courier" w:hint="eastAsia"/>
          <w:sz w:val="21"/>
          <w:szCs w:val="21"/>
        </w:rPr>
        <w:t>cllx</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cpxh</w:t>
      </w:r>
      <w:r w:rsidRPr="009576EE">
        <w:rPr>
          <w:rFonts w:ascii="Courier" w:hAnsi="Courier"/>
          <w:sz w:val="21"/>
          <w:szCs w:val="21"/>
        </w:rPr>
        <w:t>&gt;</w:t>
      </w:r>
      <w:r w:rsidRPr="009576EE">
        <w:rPr>
          <w:rFonts w:ascii="Courier" w:hAnsi="Courier" w:hint="eastAsia"/>
          <w:sz w:val="21"/>
          <w:szCs w:val="21"/>
        </w:rPr>
        <w:t>厂牌型号</w:t>
      </w:r>
      <w:r w:rsidRPr="009576EE">
        <w:rPr>
          <w:rFonts w:ascii="Courier" w:hAnsi="Courier"/>
          <w:sz w:val="21"/>
          <w:szCs w:val="21"/>
        </w:rPr>
        <w:t>&lt;/</w:t>
      </w:r>
      <w:r w:rsidRPr="009576EE">
        <w:rPr>
          <w:rFonts w:ascii="Courier" w:hAnsi="Courier" w:hint="eastAsia"/>
          <w:sz w:val="21"/>
          <w:szCs w:val="21"/>
        </w:rPr>
        <w:t>cpxh</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cd</w:t>
      </w:r>
      <w:r w:rsidRPr="009576EE">
        <w:rPr>
          <w:rFonts w:ascii="Courier" w:hAnsi="Courier"/>
          <w:sz w:val="21"/>
          <w:szCs w:val="21"/>
        </w:rPr>
        <w:t>&gt;</w:t>
      </w:r>
      <w:r w:rsidRPr="009576EE">
        <w:rPr>
          <w:rFonts w:ascii="Courier" w:hAnsi="Courier" w:hint="eastAsia"/>
          <w:sz w:val="21"/>
          <w:szCs w:val="21"/>
        </w:rPr>
        <w:t>产地</w:t>
      </w:r>
      <w:r w:rsidRPr="009576EE">
        <w:rPr>
          <w:rFonts w:ascii="Courier" w:hAnsi="Courier"/>
          <w:sz w:val="21"/>
          <w:szCs w:val="21"/>
        </w:rPr>
        <w:t>&lt;/</w:t>
      </w:r>
      <w:r w:rsidRPr="009576EE">
        <w:rPr>
          <w:rFonts w:ascii="Courier" w:hAnsi="Courier" w:hint="eastAsia"/>
          <w:sz w:val="21"/>
          <w:szCs w:val="21"/>
        </w:rPr>
        <w:t>cd</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hgzh</w:t>
      </w:r>
      <w:r w:rsidRPr="009576EE">
        <w:rPr>
          <w:rFonts w:ascii="Courier" w:hAnsi="Courier"/>
          <w:sz w:val="21"/>
          <w:szCs w:val="21"/>
        </w:rPr>
        <w:t>&gt;</w:t>
      </w:r>
      <w:r w:rsidRPr="009576EE">
        <w:rPr>
          <w:rFonts w:ascii="Courier" w:hAnsi="Courier" w:hint="eastAsia"/>
          <w:sz w:val="21"/>
          <w:szCs w:val="21"/>
        </w:rPr>
        <w:t>合格证号</w:t>
      </w:r>
      <w:r w:rsidRPr="009576EE">
        <w:rPr>
          <w:rFonts w:ascii="Courier" w:hAnsi="Courier"/>
          <w:sz w:val="21"/>
          <w:szCs w:val="21"/>
        </w:rPr>
        <w:t>&lt;/</w:t>
      </w:r>
      <w:r w:rsidRPr="009576EE">
        <w:rPr>
          <w:rFonts w:ascii="Courier" w:hAnsi="Courier" w:hint="eastAsia"/>
          <w:sz w:val="21"/>
          <w:szCs w:val="21"/>
        </w:rPr>
        <w:t>hgzh</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jkzmsh</w:t>
      </w:r>
      <w:r w:rsidRPr="009576EE">
        <w:rPr>
          <w:rFonts w:ascii="Courier" w:hAnsi="Courier"/>
          <w:sz w:val="21"/>
          <w:szCs w:val="21"/>
        </w:rPr>
        <w:t>&gt;</w:t>
      </w:r>
      <w:r w:rsidRPr="009576EE">
        <w:rPr>
          <w:rFonts w:ascii="Courier" w:hAnsi="Courier" w:hint="eastAsia"/>
          <w:sz w:val="21"/>
          <w:szCs w:val="21"/>
        </w:rPr>
        <w:t>进口证明书号</w:t>
      </w:r>
      <w:r w:rsidRPr="009576EE">
        <w:rPr>
          <w:rFonts w:ascii="Courier" w:hAnsi="Courier"/>
          <w:sz w:val="21"/>
          <w:szCs w:val="21"/>
        </w:rPr>
        <w:t>&lt;/</w:t>
      </w:r>
      <w:r w:rsidRPr="009576EE">
        <w:rPr>
          <w:rFonts w:ascii="Courier" w:hAnsi="Courier" w:hint="eastAsia"/>
          <w:sz w:val="21"/>
          <w:szCs w:val="21"/>
        </w:rPr>
        <w:t>jkzmsh</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sjdh</w:t>
      </w:r>
      <w:r w:rsidRPr="009576EE">
        <w:rPr>
          <w:rFonts w:ascii="Courier" w:hAnsi="Courier"/>
          <w:sz w:val="21"/>
          <w:szCs w:val="21"/>
        </w:rPr>
        <w:t>&gt;</w:t>
      </w:r>
      <w:r w:rsidRPr="009576EE">
        <w:rPr>
          <w:rFonts w:ascii="Courier" w:hAnsi="Courier" w:hint="eastAsia"/>
          <w:sz w:val="21"/>
          <w:szCs w:val="21"/>
        </w:rPr>
        <w:t>商检单号</w:t>
      </w:r>
      <w:r w:rsidRPr="009576EE">
        <w:rPr>
          <w:rFonts w:ascii="Courier" w:hAnsi="Courier"/>
          <w:sz w:val="21"/>
          <w:szCs w:val="21"/>
        </w:rPr>
        <w:t>&lt;/</w:t>
      </w:r>
      <w:r w:rsidRPr="009576EE">
        <w:rPr>
          <w:rFonts w:ascii="Courier" w:hAnsi="Courier" w:hint="eastAsia"/>
          <w:sz w:val="21"/>
          <w:szCs w:val="21"/>
        </w:rPr>
        <w:t>sjdh</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fdjhm</w:t>
      </w:r>
      <w:r w:rsidRPr="009576EE">
        <w:rPr>
          <w:rFonts w:ascii="Courier" w:hAnsi="Courier"/>
          <w:sz w:val="21"/>
          <w:szCs w:val="21"/>
        </w:rPr>
        <w:t>&gt;</w:t>
      </w:r>
      <w:r w:rsidRPr="009576EE">
        <w:rPr>
          <w:rFonts w:ascii="Courier" w:hAnsi="Courier" w:hint="eastAsia"/>
          <w:sz w:val="21"/>
          <w:szCs w:val="21"/>
        </w:rPr>
        <w:t>发动机号码</w:t>
      </w:r>
      <w:r w:rsidRPr="009576EE">
        <w:rPr>
          <w:rFonts w:ascii="Courier" w:hAnsi="Courier"/>
          <w:sz w:val="21"/>
          <w:szCs w:val="21"/>
        </w:rPr>
        <w:t>&lt;/</w:t>
      </w:r>
      <w:r w:rsidRPr="009576EE">
        <w:rPr>
          <w:rFonts w:ascii="Courier" w:hAnsi="Courier" w:hint="eastAsia"/>
          <w:sz w:val="21"/>
          <w:szCs w:val="21"/>
        </w:rPr>
        <w:t>fdjhm</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cjhm</w:t>
      </w:r>
      <w:r w:rsidRPr="009576EE">
        <w:rPr>
          <w:rFonts w:ascii="Courier" w:hAnsi="Courier"/>
          <w:sz w:val="21"/>
          <w:szCs w:val="21"/>
        </w:rPr>
        <w:t>&gt;</w:t>
      </w:r>
      <w:r w:rsidRPr="009576EE">
        <w:rPr>
          <w:rFonts w:ascii="Courier" w:hAnsi="Courier" w:hint="eastAsia"/>
          <w:sz w:val="21"/>
          <w:szCs w:val="21"/>
        </w:rPr>
        <w:t>车架号码</w:t>
      </w:r>
      <w:r w:rsidRPr="009576EE">
        <w:rPr>
          <w:rFonts w:ascii="Courier" w:hAnsi="Courier" w:hint="eastAsia"/>
          <w:sz w:val="21"/>
          <w:szCs w:val="21"/>
        </w:rPr>
        <w:t>/</w:t>
      </w:r>
      <w:r w:rsidRPr="009576EE">
        <w:rPr>
          <w:rFonts w:ascii="Courier" w:hAnsi="Courier" w:hint="eastAsia"/>
          <w:sz w:val="21"/>
          <w:szCs w:val="21"/>
        </w:rPr>
        <w:t>车辆识别代号</w:t>
      </w:r>
      <w:r w:rsidRPr="009576EE">
        <w:rPr>
          <w:rFonts w:ascii="Courier" w:hAnsi="Courier"/>
          <w:sz w:val="21"/>
          <w:szCs w:val="21"/>
        </w:rPr>
        <w:t>&lt;/</w:t>
      </w:r>
      <w:r w:rsidRPr="009576EE">
        <w:rPr>
          <w:rFonts w:ascii="Courier" w:hAnsi="Courier" w:hint="eastAsia"/>
          <w:sz w:val="21"/>
          <w:szCs w:val="21"/>
        </w:rPr>
        <w:t>cjhm</w:t>
      </w:r>
      <w:r w:rsidRPr="009576EE">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Pr>
          <w:rFonts w:ascii="Courier" w:hAnsi="Courier" w:hint="eastAsia"/>
          <w:sz w:val="21"/>
          <w:szCs w:val="21"/>
        </w:rPr>
        <w:t>jshj</w:t>
      </w:r>
      <w:r w:rsidRPr="009576EE">
        <w:rPr>
          <w:rFonts w:ascii="Courier" w:hAnsi="Courier"/>
          <w:sz w:val="21"/>
          <w:szCs w:val="21"/>
        </w:rPr>
        <w:t>&gt;</w:t>
      </w:r>
      <w:r w:rsidRPr="009576EE">
        <w:rPr>
          <w:rFonts w:ascii="Courier" w:hAnsi="Courier" w:hint="eastAsia"/>
          <w:sz w:val="21"/>
          <w:szCs w:val="21"/>
        </w:rPr>
        <w:t>价税合计</w:t>
      </w:r>
      <w:r w:rsidRPr="009576EE">
        <w:rPr>
          <w:rFonts w:ascii="Courier" w:hAnsi="Courier"/>
          <w:sz w:val="21"/>
          <w:szCs w:val="21"/>
        </w:rPr>
        <w:t>&lt;/</w:t>
      </w:r>
      <w:r>
        <w:rPr>
          <w:rFonts w:ascii="Courier" w:hAnsi="Courier" w:hint="eastAsia"/>
          <w:sz w:val="21"/>
          <w:szCs w:val="21"/>
        </w:rPr>
        <w:t>jshj</w:t>
      </w:r>
      <w:r w:rsidRPr="009576EE">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Pr>
          <w:rFonts w:ascii="Courier" w:hAnsi="Courier" w:hint="eastAsia"/>
          <w:sz w:val="21"/>
          <w:szCs w:val="21"/>
        </w:rPr>
        <w:t>&lt;xhdwmc&gt;</w:t>
      </w:r>
      <w:r>
        <w:rPr>
          <w:rFonts w:ascii="Courier" w:hAnsi="Courier" w:hint="eastAsia"/>
          <w:sz w:val="21"/>
          <w:szCs w:val="21"/>
        </w:rPr>
        <w:t>销货单位名称</w:t>
      </w:r>
      <w:r>
        <w:rPr>
          <w:rFonts w:ascii="Courier" w:hAnsi="Courier" w:hint="eastAsia"/>
          <w:sz w:val="21"/>
          <w:szCs w:val="21"/>
        </w:rPr>
        <w:t>&lt;/xhdwmc&gt;</w:t>
      </w:r>
    </w:p>
    <w:p w:rsidR="00BC0E81" w:rsidRPr="009576EE" w:rsidRDefault="00BC0E81" w:rsidP="00BC0E81">
      <w:pPr>
        <w:pStyle w:val="ab"/>
        <w:spacing w:line="240" w:lineRule="auto"/>
        <w:ind w:leftChars="54" w:firstLineChars="700" w:firstLine="1470"/>
        <w:rPr>
          <w:rFonts w:ascii="Courier" w:hAnsi="Courier"/>
          <w:sz w:val="21"/>
          <w:szCs w:val="21"/>
        </w:rPr>
      </w:pPr>
      <w:r>
        <w:rPr>
          <w:rFonts w:ascii="Courier" w:hAnsi="Courier" w:hint="eastAsia"/>
          <w:sz w:val="21"/>
          <w:szCs w:val="21"/>
        </w:rPr>
        <w:t>&lt;xhdwsbh&gt;</w:t>
      </w:r>
      <w:r>
        <w:rPr>
          <w:rFonts w:ascii="Courier" w:hAnsi="Courier" w:hint="eastAsia"/>
          <w:sz w:val="21"/>
          <w:szCs w:val="21"/>
        </w:rPr>
        <w:t>销货单位纳税人识别号</w:t>
      </w:r>
      <w:r>
        <w:rPr>
          <w:rFonts w:ascii="Courier" w:hAnsi="Courier" w:hint="eastAsia"/>
          <w:sz w:val="21"/>
          <w:szCs w:val="21"/>
        </w:rPr>
        <w:t>&lt;/xhdwsbh&gt;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dh</w:t>
      </w:r>
      <w:r w:rsidRPr="009576EE">
        <w:rPr>
          <w:rFonts w:ascii="Courier" w:hAnsi="Courier"/>
          <w:sz w:val="21"/>
          <w:szCs w:val="21"/>
        </w:rPr>
        <w:t>&gt;</w:t>
      </w:r>
      <w:r w:rsidRPr="009576EE">
        <w:rPr>
          <w:rFonts w:ascii="Courier" w:hAnsi="Courier" w:hint="eastAsia"/>
          <w:sz w:val="21"/>
          <w:szCs w:val="21"/>
        </w:rPr>
        <w:t>电话</w:t>
      </w:r>
      <w:r w:rsidRPr="009576EE">
        <w:rPr>
          <w:rFonts w:ascii="Courier" w:hAnsi="Courier"/>
          <w:sz w:val="21"/>
          <w:szCs w:val="21"/>
        </w:rPr>
        <w:t>&lt;/</w:t>
      </w:r>
      <w:r w:rsidRPr="009576EE">
        <w:rPr>
          <w:rFonts w:ascii="Courier" w:hAnsi="Courier" w:hint="eastAsia"/>
          <w:sz w:val="21"/>
          <w:szCs w:val="21"/>
        </w:rPr>
        <w:t>dh</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zh</w:t>
      </w:r>
      <w:r w:rsidRPr="009576EE">
        <w:rPr>
          <w:rFonts w:ascii="Courier" w:hAnsi="Courier"/>
          <w:sz w:val="21"/>
          <w:szCs w:val="21"/>
        </w:rPr>
        <w:t>&gt;</w:t>
      </w:r>
      <w:proofErr w:type="gramStart"/>
      <w:r w:rsidRPr="009576EE">
        <w:rPr>
          <w:rFonts w:ascii="Courier" w:hAnsi="Courier" w:hint="eastAsia"/>
          <w:sz w:val="21"/>
          <w:szCs w:val="21"/>
        </w:rPr>
        <w:t>帐号</w:t>
      </w:r>
      <w:proofErr w:type="gramEnd"/>
      <w:r w:rsidRPr="009576EE">
        <w:rPr>
          <w:rFonts w:ascii="Courier" w:hAnsi="Courier"/>
          <w:sz w:val="21"/>
          <w:szCs w:val="21"/>
        </w:rPr>
        <w:t>&lt;/</w:t>
      </w:r>
      <w:r w:rsidRPr="009576EE">
        <w:rPr>
          <w:rFonts w:ascii="Courier" w:hAnsi="Courier" w:hint="eastAsia"/>
          <w:sz w:val="21"/>
          <w:szCs w:val="21"/>
        </w:rPr>
        <w:t>zh</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dz</w:t>
      </w:r>
      <w:r w:rsidRPr="009576EE">
        <w:rPr>
          <w:rFonts w:ascii="Courier" w:hAnsi="Courier"/>
          <w:sz w:val="21"/>
          <w:szCs w:val="21"/>
        </w:rPr>
        <w:t>&gt;</w:t>
      </w:r>
      <w:r w:rsidRPr="009576EE">
        <w:rPr>
          <w:rFonts w:ascii="Courier" w:hAnsi="Courier" w:hint="eastAsia"/>
          <w:sz w:val="21"/>
          <w:szCs w:val="21"/>
        </w:rPr>
        <w:t>地址</w:t>
      </w:r>
      <w:r w:rsidRPr="009576EE">
        <w:rPr>
          <w:rFonts w:ascii="Courier" w:hAnsi="Courier"/>
          <w:sz w:val="21"/>
          <w:szCs w:val="21"/>
        </w:rPr>
        <w:t>&lt;/</w:t>
      </w:r>
      <w:r w:rsidRPr="009576EE">
        <w:rPr>
          <w:rFonts w:ascii="Courier" w:hAnsi="Courier" w:hint="eastAsia"/>
          <w:sz w:val="21"/>
          <w:szCs w:val="21"/>
        </w:rPr>
        <w:t>dz</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khyh</w:t>
      </w:r>
      <w:r w:rsidRPr="009576EE">
        <w:rPr>
          <w:rFonts w:ascii="Courier" w:hAnsi="Courier"/>
          <w:sz w:val="21"/>
          <w:szCs w:val="21"/>
        </w:rPr>
        <w:t>&gt;</w:t>
      </w:r>
      <w:r w:rsidRPr="009576EE">
        <w:rPr>
          <w:rFonts w:ascii="Courier" w:hAnsi="Courier" w:hint="eastAsia"/>
          <w:sz w:val="21"/>
          <w:szCs w:val="21"/>
        </w:rPr>
        <w:t>开户银行</w:t>
      </w:r>
      <w:r w:rsidRPr="009576EE">
        <w:rPr>
          <w:rFonts w:ascii="Courier" w:hAnsi="Courier"/>
          <w:sz w:val="21"/>
          <w:szCs w:val="21"/>
        </w:rPr>
        <w:t>&lt;/</w:t>
      </w:r>
      <w:r w:rsidRPr="009576EE">
        <w:rPr>
          <w:rFonts w:ascii="Courier" w:hAnsi="Courier" w:hint="eastAsia"/>
          <w:sz w:val="21"/>
          <w:szCs w:val="21"/>
        </w:rPr>
        <w:t>khyh</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zzssl</w:t>
      </w:r>
      <w:r w:rsidRPr="009576EE">
        <w:rPr>
          <w:rFonts w:ascii="Courier" w:hAnsi="Courier"/>
          <w:sz w:val="21"/>
          <w:szCs w:val="21"/>
        </w:rPr>
        <w:t>&gt;</w:t>
      </w:r>
      <w:r w:rsidRPr="009576EE">
        <w:rPr>
          <w:rFonts w:ascii="Courier" w:hAnsi="Courier" w:hint="eastAsia"/>
          <w:sz w:val="21"/>
          <w:szCs w:val="21"/>
        </w:rPr>
        <w:t>增值税税率或征收率</w:t>
      </w:r>
      <w:r w:rsidRPr="009576EE">
        <w:rPr>
          <w:rFonts w:ascii="Courier" w:hAnsi="Courier"/>
          <w:sz w:val="21"/>
          <w:szCs w:val="21"/>
        </w:rPr>
        <w:t>&lt;/</w:t>
      </w:r>
      <w:r w:rsidRPr="009576EE">
        <w:rPr>
          <w:rFonts w:ascii="Courier" w:hAnsi="Courier" w:hint="eastAsia"/>
          <w:sz w:val="21"/>
          <w:szCs w:val="21"/>
        </w:rPr>
        <w:t>zzssl</w:t>
      </w:r>
      <w:r w:rsidRPr="009576EE">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9576EE">
        <w:rPr>
          <w:rFonts w:ascii="Courier" w:hAnsi="Courier" w:hint="eastAsia"/>
          <w:sz w:val="21"/>
          <w:szCs w:val="21"/>
        </w:rPr>
        <w:t>&lt;</w:t>
      </w:r>
      <w:r>
        <w:rPr>
          <w:rFonts w:ascii="Courier" w:hAnsi="Courier" w:hint="eastAsia"/>
          <w:sz w:val="21"/>
          <w:szCs w:val="21"/>
        </w:rPr>
        <w:t>zzsse</w:t>
      </w:r>
      <w:r w:rsidRPr="009576EE">
        <w:rPr>
          <w:rFonts w:ascii="Courier" w:hAnsi="Courier" w:hint="eastAsia"/>
          <w:sz w:val="21"/>
          <w:szCs w:val="21"/>
        </w:rPr>
        <w:t>&gt;</w:t>
      </w:r>
      <w:r w:rsidRPr="009576EE">
        <w:rPr>
          <w:rFonts w:ascii="Courier" w:hAnsi="Courier" w:hint="eastAsia"/>
          <w:sz w:val="21"/>
          <w:szCs w:val="21"/>
        </w:rPr>
        <w:t>增值税税额</w:t>
      </w:r>
      <w:r w:rsidRPr="009576EE">
        <w:rPr>
          <w:rFonts w:ascii="Courier" w:hAnsi="Courier" w:hint="eastAsia"/>
          <w:sz w:val="21"/>
          <w:szCs w:val="21"/>
        </w:rPr>
        <w:t>&lt;/</w:t>
      </w:r>
      <w:r>
        <w:rPr>
          <w:rFonts w:ascii="Courier" w:hAnsi="Courier" w:hint="eastAsia"/>
          <w:sz w:val="21"/>
          <w:szCs w:val="21"/>
        </w:rPr>
        <w:t>zzsse</w:t>
      </w:r>
      <w:r w:rsidRPr="009576EE">
        <w:rPr>
          <w:rFonts w:ascii="Courier" w:hAnsi="Courier" w:hint="eastAsia"/>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460A4D">
        <w:rPr>
          <w:rFonts w:ascii="Courier" w:hAnsi="Courier"/>
          <w:sz w:val="21"/>
          <w:szCs w:val="21"/>
        </w:rPr>
        <w:t>&lt;</w:t>
      </w:r>
      <w:r>
        <w:rPr>
          <w:rFonts w:ascii="Courier" w:hAnsi="Courier" w:hint="eastAsia"/>
          <w:sz w:val="21"/>
          <w:szCs w:val="21"/>
        </w:rPr>
        <w:t>swjgdm</w:t>
      </w:r>
      <w:r w:rsidRPr="00460A4D">
        <w:rPr>
          <w:rFonts w:ascii="Courier" w:hAnsi="Courier"/>
          <w:sz w:val="21"/>
          <w:szCs w:val="21"/>
        </w:rPr>
        <w:t>&gt;</w:t>
      </w:r>
      <w:r>
        <w:rPr>
          <w:rFonts w:ascii="Courier" w:hAnsi="Courier" w:hint="eastAsia"/>
          <w:sz w:val="21"/>
          <w:szCs w:val="21"/>
        </w:rPr>
        <w:t>税务机关代码</w:t>
      </w:r>
      <w:r w:rsidRPr="00460A4D">
        <w:rPr>
          <w:rFonts w:ascii="Courier" w:hAnsi="Courier"/>
          <w:sz w:val="21"/>
          <w:szCs w:val="21"/>
        </w:rPr>
        <w:t>&lt;/</w:t>
      </w:r>
      <w:r>
        <w:rPr>
          <w:rFonts w:ascii="Courier" w:hAnsi="Courier" w:hint="eastAsia"/>
          <w:sz w:val="21"/>
          <w:szCs w:val="21"/>
        </w:rPr>
        <w:t>swjgdm</w:t>
      </w:r>
      <w:r w:rsidRPr="00460A4D">
        <w:rPr>
          <w:rFonts w:ascii="Courier" w:hAnsi="Courier"/>
          <w:sz w:val="21"/>
          <w:szCs w:val="21"/>
        </w:rPr>
        <w:t>&gt;</w:t>
      </w:r>
    </w:p>
    <w:p w:rsidR="00BC0E81" w:rsidRPr="00460A4D" w:rsidRDefault="00BC0E81" w:rsidP="00BC0E81">
      <w:pPr>
        <w:pStyle w:val="ab"/>
        <w:spacing w:line="240" w:lineRule="auto"/>
        <w:ind w:leftChars="54" w:firstLineChars="700" w:firstLine="1470"/>
        <w:rPr>
          <w:rFonts w:ascii="Courier" w:hAnsi="Courier"/>
          <w:sz w:val="21"/>
          <w:szCs w:val="21"/>
        </w:rPr>
      </w:pPr>
      <w:r w:rsidRPr="00460A4D">
        <w:rPr>
          <w:rFonts w:ascii="Courier" w:hAnsi="Courier"/>
          <w:sz w:val="21"/>
          <w:szCs w:val="21"/>
        </w:rPr>
        <w:t>&lt;</w:t>
      </w:r>
      <w:r>
        <w:rPr>
          <w:rFonts w:ascii="Courier" w:hAnsi="Courier" w:hint="eastAsia"/>
          <w:sz w:val="21"/>
          <w:szCs w:val="21"/>
        </w:rPr>
        <w:t>swjgmc</w:t>
      </w:r>
      <w:r w:rsidRPr="00460A4D">
        <w:rPr>
          <w:rFonts w:ascii="Courier" w:hAnsi="Courier"/>
          <w:sz w:val="21"/>
          <w:szCs w:val="21"/>
        </w:rPr>
        <w:t>&gt;</w:t>
      </w:r>
      <w:r>
        <w:rPr>
          <w:rFonts w:ascii="Courier" w:hAnsi="Courier" w:hint="eastAsia"/>
          <w:sz w:val="21"/>
          <w:szCs w:val="21"/>
        </w:rPr>
        <w:t>税务机关名称</w:t>
      </w:r>
      <w:r w:rsidRPr="00460A4D">
        <w:rPr>
          <w:rFonts w:ascii="Courier" w:hAnsi="Courier"/>
          <w:sz w:val="21"/>
          <w:szCs w:val="21"/>
        </w:rPr>
        <w:t>&lt;/</w:t>
      </w:r>
      <w:r>
        <w:rPr>
          <w:rFonts w:ascii="Courier" w:hAnsi="Courier" w:hint="eastAsia"/>
          <w:sz w:val="21"/>
          <w:szCs w:val="21"/>
        </w:rPr>
        <w:t>swjgmc</w:t>
      </w:r>
      <w:r w:rsidRPr="00460A4D">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bhsj</w:t>
      </w:r>
      <w:r w:rsidRPr="009576EE">
        <w:rPr>
          <w:rFonts w:ascii="Courier" w:hAnsi="Courier"/>
          <w:sz w:val="21"/>
          <w:szCs w:val="21"/>
        </w:rPr>
        <w:t>&gt;</w:t>
      </w:r>
      <w:r w:rsidRPr="009576EE">
        <w:rPr>
          <w:rFonts w:ascii="Courier" w:hAnsi="Courier" w:hint="eastAsia"/>
          <w:sz w:val="21"/>
          <w:szCs w:val="21"/>
        </w:rPr>
        <w:t>不含税价</w:t>
      </w:r>
      <w:r w:rsidRPr="009576EE">
        <w:rPr>
          <w:rFonts w:ascii="Courier" w:hAnsi="Courier"/>
          <w:sz w:val="21"/>
          <w:szCs w:val="21"/>
        </w:rPr>
        <w:t>&lt;/</w:t>
      </w:r>
      <w:r w:rsidRPr="009576EE">
        <w:rPr>
          <w:rFonts w:ascii="Courier" w:hAnsi="Courier" w:hint="eastAsia"/>
          <w:sz w:val="21"/>
          <w:szCs w:val="21"/>
        </w:rPr>
        <w:t>bhsj</w:t>
      </w:r>
      <w:r w:rsidRPr="009576EE">
        <w:rPr>
          <w:rFonts w:ascii="Courier" w:hAnsi="Courier"/>
          <w:sz w:val="21"/>
          <w:szCs w:val="21"/>
        </w:rPr>
        <w:t>&gt;</w:t>
      </w:r>
    </w:p>
    <w:p w:rsidR="00BC0E81" w:rsidRPr="00DB7458" w:rsidRDefault="00BC0E81" w:rsidP="00BC0E81">
      <w:pPr>
        <w:pStyle w:val="ab"/>
        <w:spacing w:line="240" w:lineRule="auto"/>
        <w:ind w:leftChars="54" w:firstLineChars="700" w:firstLine="1470"/>
        <w:rPr>
          <w:rFonts w:ascii="Courier" w:hAnsi="Courier"/>
          <w:sz w:val="21"/>
          <w:szCs w:val="21"/>
        </w:rPr>
      </w:pPr>
      <w:r w:rsidRPr="00DB7458">
        <w:rPr>
          <w:rFonts w:ascii="Courier" w:hAnsi="Courier"/>
          <w:sz w:val="21"/>
          <w:szCs w:val="21"/>
        </w:rPr>
        <w:lastRenderedPageBreak/>
        <w:t>&lt;</w:t>
      </w:r>
      <w:r>
        <w:rPr>
          <w:rFonts w:ascii="Courier" w:hAnsi="Courier" w:hint="eastAsia"/>
          <w:sz w:val="21"/>
          <w:szCs w:val="21"/>
        </w:rPr>
        <w:t>wspzhm</w:t>
      </w:r>
      <w:r w:rsidRPr="00DB7458">
        <w:rPr>
          <w:rFonts w:ascii="Courier" w:hAnsi="Courier"/>
          <w:sz w:val="21"/>
          <w:szCs w:val="21"/>
        </w:rPr>
        <w:t>&gt;</w:t>
      </w:r>
      <w:r>
        <w:rPr>
          <w:rFonts w:ascii="Courier" w:hAnsi="Courier" w:hint="eastAsia"/>
          <w:sz w:val="21"/>
          <w:szCs w:val="21"/>
        </w:rPr>
        <w:t>完税凭证号码</w:t>
      </w:r>
      <w:r w:rsidRPr="00DB7458">
        <w:rPr>
          <w:rFonts w:ascii="Courier" w:hAnsi="Courier"/>
          <w:sz w:val="21"/>
          <w:szCs w:val="21"/>
        </w:rPr>
        <w:t>&lt;/</w:t>
      </w:r>
      <w:r>
        <w:rPr>
          <w:rFonts w:ascii="Courier" w:hAnsi="Courier" w:hint="eastAsia"/>
          <w:sz w:val="21"/>
          <w:szCs w:val="21"/>
        </w:rPr>
        <w:t>wspzhm</w:t>
      </w:r>
      <w:r w:rsidRPr="00DB7458">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dw</w:t>
      </w:r>
      <w:r w:rsidRPr="009576EE">
        <w:rPr>
          <w:rFonts w:ascii="Courier" w:hAnsi="Courier"/>
          <w:sz w:val="21"/>
          <w:szCs w:val="21"/>
        </w:rPr>
        <w:t>&gt;</w:t>
      </w:r>
      <w:r w:rsidRPr="009576EE">
        <w:rPr>
          <w:rFonts w:ascii="Courier" w:hAnsi="Courier" w:hint="eastAsia"/>
          <w:sz w:val="21"/>
          <w:szCs w:val="21"/>
        </w:rPr>
        <w:t>吨位</w:t>
      </w:r>
      <w:r w:rsidRPr="009576EE">
        <w:rPr>
          <w:rFonts w:ascii="Courier" w:hAnsi="Courier"/>
          <w:sz w:val="21"/>
          <w:szCs w:val="21"/>
        </w:rPr>
        <w:t>&lt;/</w:t>
      </w:r>
      <w:r w:rsidRPr="009576EE">
        <w:rPr>
          <w:rFonts w:ascii="Courier" w:hAnsi="Courier" w:hint="eastAsia"/>
          <w:sz w:val="21"/>
          <w:szCs w:val="21"/>
        </w:rPr>
        <w:t>dw</w:t>
      </w:r>
      <w:r w:rsidRPr="009576EE">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xcrs</w:t>
      </w:r>
      <w:r w:rsidRPr="009576EE">
        <w:rPr>
          <w:rFonts w:ascii="Courier" w:hAnsi="Courier"/>
          <w:sz w:val="21"/>
          <w:szCs w:val="21"/>
        </w:rPr>
        <w:t>&gt;</w:t>
      </w:r>
      <w:r w:rsidRPr="009576EE">
        <w:rPr>
          <w:rFonts w:ascii="Courier" w:hAnsi="Courier" w:hint="eastAsia"/>
          <w:sz w:val="21"/>
          <w:szCs w:val="21"/>
        </w:rPr>
        <w:t>限乘人数</w:t>
      </w:r>
      <w:r w:rsidRPr="009576EE">
        <w:rPr>
          <w:rFonts w:ascii="Courier" w:hAnsi="Courier"/>
          <w:sz w:val="21"/>
          <w:szCs w:val="21"/>
        </w:rPr>
        <w:t>&lt;/</w:t>
      </w:r>
      <w:r w:rsidRPr="009576EE">
        <w:rPr>
          <w:rFonts w:ascii="Courier" w:hAnsi="Courier" w:hint="eastAsia"/>
          <w:sz w:val="21"/>
          <w:szCs w:val="21"/>
        </w:rPr>
        <w:t>xcrs</w:t>
      </w:r>
      <w:r w:rsidRPr="009576EE">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8F5F58">
        <w:rPr>
          <w:rFonts w:ascii="Courier" w:hAnsi="Courier" w:hint="eastAsia"/>
          <w:sz w:val="21"/>
          <w:szCs w:val="21"/>
        </w:rPr>
        <w:t>&lt;bmbbbh&gt;</w:t>
      </w:r>
      <w:r w:rsidRPr="008F5F58">
        <w:rPr>
          <w:rFonts w:ascii="Courier" w:hAnsi="Courier" w:hint="eastAsia"/>
          <w:sz w:val="21"/>
          <w:szCs w:val="21"/>
        </w:rPr>
        <w:t>编码表版本号</w:t>
      </w:r>
      <w:r w:rsidRPr="008F5F58">
        <w:rPr>
          <w:rFonts w:ascii="Courier" w:hAnsi="Courier" w:hint="eastAsia"/>
          <w:sz w:val="21"/>
          <w:szCs w:val="21"/>
        </w:rPr>
        <w:t>&lt;/bmbbbh&gt;</w:t>
      </w:r>
    </w:p>
    <w:p w:rsidR="00BC0E81" w:rsidRPr="008F5F58" w:rsidRDefault="00BC0E81" w:rsidP="00BC0E81">
      <w:pPr>
        <w:pStyle w:val="ab"/>
        <w:spacing w:line="240" w:lineRule="auto"/>
        <w:ind w:leftChars="54" w:firstLineChars="700" w:firstLine="1470"/>
        <w:rPr>
          <w:rFonts w:ascii="Courier" w:hAnsi="Courier"/>
          <w:sz w:val="21"/>
          <w:szCs w:val="21"/>
        </w:rPr>
      </w:pPr>
      <w:r w:rsidRPr="00A9418B">
        <w:rPr>
          <w:rFonts w:ascii="Courier" w:hAnsi="Courier" w:hint="eastAsia"/>
          <w:color w:val="FF0000"/>
          <w:sz w:val="21"/>
          <w:szCs w:val="21"/>
        </w:rPr>
        <w:t>&lt;</w:t>
      </w:r>
      <w:r>
        <w:rPr>
          <w:rFonts w:ascii="Courier" w:hAnsi="Courier" w:hint="eastAsia"/>
          <w:color w:val="FF0000"/>
          <w:sz w:val="21"/>
          <w:szCs w:val="21"/>
        </w:rPr>
        <w:t>hsslbs</w:t>
      </w:r>
      <w:r w:rsidRPr="00A9418B">
        <w:rPr>
          <w:rFonts w:ascii="Courier" w:hAnsi="Courier" w:hint="eastAsia"/>
          <w:color w:val="FF0000"/>
          <w:sz w:val="21"/>
          <w:szCs w:val="21"/>
        </w:rPr>
        <w:t>&gt;</w:t>
      </w:r>
      <w:r>
        <w:rPr>
          <w:rFonts w:ascii="Courier" w:hAnsi="Courier" w:hint="eastAsia"/>
          <w:color w:val="FF0000"/>
          <w:sz w:val="21"/>
          <w:szCs w:val="21"/>
        </w:rPr>
        <w:t>含税税率标识</w:t>
      </w:r>
      <w:r w:rsidRPr="00A9418B">
        <w:rPr>
          <w:rFonts w:ascii="Courier" w:hAnsi="Courier" w:hint="eastAsia"/>
          <w:color w:val="FF0000"/>
          <w:sz w:val="21"/>
          <w:szCs w:val="21"/>
        </w:rPr>
        <w:t>&lt;/</w:t>
      </w:r>
      <w:r>
        <w:rPr>
          <w:rFonts w:ascii="Courier" w:hAnsi="Courier" w:hint="eastAsia"/>
          <w:color w:val="FF0000"/>
          <w:sz w:val="21"/>
          <w:szCs w:val="21"/>
        </w:rPr>
        <w:t>hsslbs</w:t>
      </w:r>
      <w:r w:rsidRPr="00A9418B">
        <w:rPr>
          <w:rFonts w:ascii="Courier" w:hAnsi="Courier" w:hint="eastAsia"/>
          <w:color w:val="FF0000"/>
          <w:sz w:val="21"/>
          <w:szCs w:val="21"/>
        </w:rPr>
        <w:t>&gt;</w:t>
      </w:r>
    </w:p>
    <w:p w:rsidR="00BC0E81" w:rsidRPr="008F5F58" w:rsidRDefault="00BC0E81" w:rsidP="00BC0E81">
      <w:pPr>
        <w:pStyle w:val="ab"/>
        <w:spacing w:line="240" w:lineRule="auto"/>
        <w:ind w:leftChars="54" w:firstLineChars="700" w:firstLine="1470"/>
        <w:rPr>
          <w:rFonts w:ascii="Courier" w:hAnsi="Courier"/>
          <w:sz w:val="21"/>
          <w:szCs w:val="21"/>
        </w:rPr>
      </w:pPr>
      <w:r w:rsidRPr="008F5F58">
        <w:rPr>
          <w:rFonts w:ascii="Courier" w:hAnsi="Courier"/>
          <w:sz w:val="21"/>
          <w:szCs w:val="21"/>
        </w:rPr>
        <w:t>&lt;</w:t>
      </w:r>
      <w:r w:rsidRPr="008F5F58">
        <w:rPr>
          <w:rFonts w:ascii="Courier" w:hAnsi="Courier" w:hint="eastAsia"/>
          <w:sz w:val="21"/>
          <w:szCs w:val="21"/>
        </w:rPr>
        <w:t>spbm</w:t>
      </w:r>
      <w:r w:rsidRPr="008F5F58">
        <w:rPr>
          <w:rFonts w:ascii="Courier" w:hAnsi="Courier"/>
          <w:sz w:val="21"/>
          <w:szCs w:val="21"/>
        </w:rPr>
        <w:t>&gt;</w:t>
      </w:r>
      <w:r w:rsidRPr="008F5F58">
        <w:rPr>
          <w:rFonts w:ascii="Courier" w:hAnsi="Courier" w:hint="eastAsia"/>
          <w:sz w:val="21"/>
          <w:szCs w:val="21"/>
        </w:rPr>
        <w:t>商品编码</w:t>
      </w:r>
      <w:r w:rsidRPr="008F5F58">
        <w:rPr>
          <w:rFonts w:ascii="Courier" w:hAnsi="Courier"/>
          <w:sz w:val="21"/>
          <w:szCs w:val="21"/>
        </w:rPr>
        <w:t>&lt;/</w:t>
      </w:r>
      <w:r w:rsidRPr="008F5F58">
        <w:rPr>
          <w:rFonts w:ascii="Courier" w:hAnsi="Courier" w:hint="eastAsia"/>
          <w:sz w:val="21"/>
          <w:szCs w:val="21"/>
        </w:rPr>
        <w:t>spbm</w:t>
      </w:r>
      <w:r w:rsidRPr="008F5F58">
        <w:rPr>
          <w:rFonts w:ascii="Courier" w:hAnsi="Courier"/>
          <w:sz w:val="21"/>
          <w:szCs w:val="21"/>
        </w:rPr>
        <w:t>&gt;</w:t>
      </w:r>
    </w:p>
    <w:p w:rsidR="00BC0E81" w:rsidRPr="008F5F58" w:rsidRDefault="00BC0E81" w:rsidP="00BC0E81">
      <w:pPr>
        <w:pStyle w:val="ab"/>
        <w:spacing w:line="240" w:lineRule="auto"/>
        <w:ind w:leftChars="54" w:firstLineChars="700" w:firstLine="1470"/>
        <w:rPr>
          <w:rFonts w:ascii="Courier" w:hAnsi="Courier"/>
          <w:sz w:val="21"/>
          <w:szCs w:val="21"/>
        </w:rPr>
      </w:pPr>
      <w:r w:rsidRPr="008F5F58">
        <w:rPr>
          <w:rFonts w:ascii="Courier" w:hAnsi="Courier"/>
          <w:sz w:val="21"/>
          <w:szCs w:val="21"/>
        </w:rPr>
        <w:t>&lt;</w:t>
      </w:r>
      <w:r w:rsidRPr="008F5F58">
        <w:rPr>
          <w:rFonts w:ascii="Courier" w:hAnsi="Courier" w:hint="eastAsia"/>
          <w:sz w:val="21"/>
          <w:szCs w:val="21"/>
        </w:rPr>
        <w:t>zxbm</w:t>
      </w:r>
      <w:r w:rsidRPr="008F5F58">
        <w:rPr>
          <w:rFonts w:ascii="Courier" w:hAnsi="Courier"/>
          <w:sz w:val="21"/>
          <w:szCs w:val="21"/>
        </w:rPr>
        <w:t>&gt;</w:t>
      </w:r>
      <w:r w:rsidRPr="008F5F58">
        <w:rPr>
          <w:rFonts w:ascii="Courier" w:hAnsi="Courier" w:hint="eastAsia"/>
          <w:sz w:val="21"/>
          <w:szCs w:val="21"/>
        </w:rPr>
        <w:t>纳税人自行编码</w:t>
      </w:r>
      <w:r w:rsidRPr="008F5F58">
        <w:rPr>
          <w:rFonts w:ascii="Courier" w:hAnsi="Courier"/>
          <w:sz w:val="21"/>
          <w:szCs w:val="21"/>
        </w:rPr>
        <w:t>&lt;/</w:t>
      </w:r>
      <w:r w:rsidRPr="008F5F58">
        <w:rPr>
          <w:rFonts w:ascii="Courier" w:hAnsi="Courier" w:hint="eastAsia"/>
          <w:sz w:val="21"/>
          <w:szCs w:val="21"/>
        </w:rPr>
        <w:t>zxbm</w:t>
      </w:r>
      <w:r w:rsidRPr="008F5F58">
        <w:rPr>
          <w:rFonts w:ascii="Courier" w:hAnsi="Courier"/>
          <w:sz w:val="21"/>
          <w:szCs w:val="21"/>
        </w:rPr>
        <w:t>&gt;</w:t>
      </w:r>
    </w:p>
    <w:p w:rsidR="00BC0E81" w:rsidRPr="008F5F58" w:rsidRDefault="00BC0E81" w:rsidP="00BC0E81">
      <w:pPr>
        <w:pStyle w:val="ab"/>
        <w:spacing w:line="240" w:lineRule="auto"/>
        <w:ind w:leftChars="54" w:firstLineChars="700" w:firstLine="1470"/>
        <w:rPr>
          <w:rFonts w:ascii="Courier" w:hAnsi="Courier"/>
          <w:sz w:val="21"/>
          <w:szCs w:val="21"/>
        </w:rPr>
      </w:pPr>
      <w:r w:rsidRPr="008F5F58">
        <w:rPr>
          <w:rFonts w:ascii="Courier" w:hAnsi="Courier"/>
          <w:sz w:val="21"/>
          <w:szCs w:val="21"/>
        </w:rPr>
        <w:t>&lt;</w:t>
      </w:r>
      <w:r w:rsidRPr="008F5F58">
        <w:rPr>
          <w:rFonts w:ascii="Courier" w:hAnsi="Courier" w:hint="eastAsia"/>
          <w:sz w:val="21"/>
          <w:szCs w:val="21"/>
        </w:rPr>
        <w:t>yhzcbs</w:t>
      </w:r>
      <w:r w:rsidRPr="008F5F58">
        <w:rPr>
          <w:rFonts w:ascii="Courier" w:hAnsi="Courier"/>
          <w:sz w:val="21"/>
          <w:szCs w:val="21"/>
        </w:rPr>
        <w:t>&gt;</w:t>
      </w:r>
      <w:r w:rsidRPr="008F5F58">
        <w:rPr>
          <w:rFonts w:ascii="Courier" w:hAnsi="Courier" w:hint="eastAsia"/>
          <w:sz w:val="21"/>
          <w:szCs w:val="21"/>
        </w:rPr>
        <w:t>优惠政策标识</w:t>
      </w:r>
      <w:r w:rsidRPr="008F5F58">
        <w:rPr>
          <w:rFonts w:ascii="Courier" w:hAnsi="Courier"/>
          <w:sz w:val="21"/>
          <w:szCs w:val="21"/>
        </w:rPr>
        <w:t>&lt;/</w:t>
      </w:r>
      <w:r w:rsidRPr="008F5F58">
        <w:rPr>
          <w:rFonts w:ascii="Courier" w:hAnsi="Courier" w:hint="eastAsia"/>
          <w:sz w:val="21"/>
          <w:szCs w:val="21"/>
        </w:rPr>
        <w:t>yhzcbs</w:t>
      </w:r>
      <w:r w:rsidRPr="008F5F58">
        <w:rPr>
          <w:rFonts w:ascii="Courier" w:hAnsi="Courier"/>
          <w:sz w:val="21"/>
          <w:szCs w:val="21"/>
        </w:rPr>
        <w:t>&gt;</w:t>
      </w:r>
    </w:p>
    <w:p w:rsidR="00BC0E81" w:rsidRPr="008F5F58" w:rsidRDefault="00BC0E81" w:rsidP="00BC0E81">
      <w:pPr>
        <w:pStyle w:val="ab"/>
        <w:spacing w:line="240" w:lineRule="auto"/>
        <w:ind w:leftChars="54" w:firstLineChars="700" w:firstLine="1470"/>
        <w:rPr>
          <w:rFonts w:ascii="Courier" w:hAnsi="Courier"/>
          <w:sz w:val="21"/>
          <w:szCs w:val="21"/>
        </w:rPr>
      </w:pPr>
      <w:r w:rsidRPr="008F5F58">
        <w:rPr>
          <w:rFonts w:ascii="Courier" w:hAnsi="Courier"/>
          <w:sz w:val="21"/>
          <w:szCs w:val="21"/>
        </w:rPr>
        <w:t>&lt;</w:t>
      </w:r>
      <w:r>
        <w:rPr>
          <w:rFonts w:ascii="Courier" w:hAnsi="Courier" w:hint="eastAsia"/>
          <w:sz w:val="21"/>
          <w:szCs w:val="21"/>
        </w:rPr>
        <w:t>l</w:t>
      </w:r>
      <w:r w:rsidRPr="008F5F58">
        <w:rPr>
          <w:rFonts w:ascii="Courier" w:hAnsi="Courier" w:hint="eastAsia"/>
          <w:sz w:val="21"/>
          <w:szCs w:val="21"/>
        </w:rPr>
        <w:t>slbs</w:t>
      </w:r>
      <w:r w:rsidRPr="008F5F58">
        <w:rPr>
          <w:rFonts w:ascii="Courier" w:hAnsi="Courier"/>
          <w:sz w:val="21"/>
          <w:szCs w:val="21"/>
        </w:rPr>
        <w:t>&gt;</w:t>
      </w:r>
      <w:r>
        <w:rPr>
          <w:rFonts w:ascii="Courier" w:hAnsi="Courier" w:hint="eastAsia"/>
          <w:sz w:val="21"/>
          <w:szCs w:val="21"/>
        </w:rPr>
        <w:t>零</w:t>
      </w:r>
      <w:r w:rsidRPr="008F5F58">
        <w:rPr>
          <w:rFonts w:ascii="Courier" w:hAnsi="Courier" w:hint="eastAsia"/>
          <w:sz w:val="21"/>
          <w:szCs w:val="21"/>
        </w:rPr>
        <w:t>税率标识</w:t>
      </w:r>
      <w:r w:rsidRPr="008F5F58">
        <w:rPr>
          <w:rFonts w:ascii="Courier" w:hAnsi="Courier"/>
          <w:sz w:val="21"/>
          <w:szCs w:val="21"/>
        </w:rPr>
        <w:t>&lt;/</w:t>
      </w:r>
      <w:r>
        <w:rPr>
          <w:rFonts w:ascii="Courier" w:hAnsi="Courier" w:hint="eastAsia"/>
          <w:sz w:val="21"/>
          <w:szCs w:val="21"/>
        </w:rPr>
        <w:t>l</w:t>
      </w:r>
      <w:r w:rsidRPr="008F5F58">
        <w:rPr>
          <w:rFonts w:ascii="Courier" w:hAnsi="Courier" w:hint="eastAsia"/>
          <w:sz w:val="21"/>
          <w:szCs w:val="21"/>
        </w:rPr>
        <w:t>slbs</w:t>
      </w:r>
      <w:r w:rsidRPr="008F5F58">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8F5F58">
        <w:rPr>
          <w:rFonts w:ascii="Courier" w:hAnsi="Courier"/>
          <w:sz w:val="21"/>
          <w:szCs w:val="21"/>
        </w:rPr>
        <w:t>&lt;</w:t>
      </w:r>
      <w:r w:rsidRPr="008F5F58">
        <w:rPr>
          <w:rFonts w:ascii="Courier" w:hAnsi="Courier" w:hint="eastAsia"/>
          <w:sz w:val="21"/>
          <w:szCs w:val="21"/>
        </w:rPr>
        <w:t>zzstsgl</w:t>
      </w:r>
      <w:r w:rsidRPr="008F5F58">
        <w:rPr>
          <w:rFonts w:ascii="Courier" w:hAnsi="Courier"/>
          <w:sz w:val="21"/>
          <w:szCs w:val="21"/>
        </w:rPr>
        <w:t>&gt;</w:t>
      </w:r>
      <w:r w:rsidRPr="008F5F58">
        <w:rPr>
          <w:rFonts w:ascii="Courier" w:hAnsi="Courier" w:hint="eastAsia"/>
          <w:sz w:val="21"/>
          <w:szCs w:val="21"/>
        </w:rPr>
        <w:t>增值税特殊管理</w:t>
      </w:r>
      <w:r w:rsidRPr="008F5F58">
        <w:rPr>
          <w:rFonts w:ascii="Courier" w:hAnsi="Courier"/>
          <w:sz w:val="21"/>
          <w:szCs w:val="21"/>
        </w:rPr>
        <w:t>&lt;/</w:t>
      </w:r>
      <w:r w:rsidRPr="008F5F58">
        <w:rPr>
          <w:rFonts w:ascii="Courier" w:hAnsi="Courier" w:hint="eastAsia"/>
          <w:sz w:val="21"/>
          <w:szCs w:val="21"/>
        </w:rPr>
        <w:t>zzstsgl</w:t>
      </w:r>
      <w:r w:rsidRPr="008F5F58">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bz</w:t>
      </w:r>
      <w:r w:rsidRPr="009576EE">
        <w:rPr>
          <w:rFonts w:ascii="Courier" w:hAnsi="Courier"/>
          <w:sz w:val="21"/>
          <w:szCs w:val="21"/>
        </w:rPr>
        <w:t>&gt;</w:t>
      </w:r>
      <w:r w:rsidRPr="009576EE">
        <w:rPr>
          <w:rFonts w:ascii="Courier" w:hAnsi="Courier" w:hint="eastAsia"/>
          <w:sz w:val="21"/>
          <w:szCs w:val="21"/>
        </w:rPr>
        <w:t>备注</w:t>
      </w:r>
      <w:r w:rsidRPr="009576EE">
        <w:rPr>
          <w:rFonts w:ascii="Courier" w:hAnsi="Courier"/>
          <w:sz w:val="21"/>
          <w:szCs w:val="21"/>
        </w:rPr>
        <w:t>&lt;/</w:t>
      </w:r>
      <w:r w:rsidRPr="009576EE">
        <w:rPr>
          <w:rFonts w:ascii="Courier" w:hAnsi="Courier" w:hint="eastAsia"/>
          <w:sz w:val="21"/>
          <w:szCs w:val="21"/>
        </w:rPr>
        <w:t>bz</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kpr</w:t>
      </w:r>
      <w:r w:rsidRPr="009576EE">
        <w:rPr>
          <w:rFonts w:ascii="Courier" w:hAnsi="Courier"/>
          <w:sz w:val="21"/>
          <w:szCs w:val="21"/>
        </w:rPr>
        <w:t>&gt;</w:t>
      </w:r>
      <w:r w:rsidRPr="009576EE">
        <w:rPr>
          <w:rFonts w:ascii="Courier" w:hAnsi="Courier" w:hint="eastAsia"/>
          <w:sz w:val="21"/>
          <w:szCs w:val="21"/>
        </w:rPr>
        <w:t>开票人</w:t>
      </w:r>
      <w:r w:rsidRPr="009576EE">
        <w:rPr>
          <w:rFonts w:ascii="Courier" w:hAnsi="Courier"/>
          <w:sz w:val="21"/>
          <w:szCs w:val="21"/>
        </w:rPr>
        <w:t>&lt;/</w:t>
      </w:r>
      <w:r w:rsidRPr="009576EE">
        <w:rPr>
          <w:rFonts w:ascii="Courier" w:hAnsi="Courier" w:hint="eastAsia"/>
          <w:sz w:val="21"/>
          <w:szCs w:val="21"/>
        </w:rPr>
        <w:t>kpr</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yfpdm</w:t>
      </w:r>
      <w:r w:rsidRPr="009576EE">
        <w:rPr>
          <w:rFonts w:ascii="Courier" w:hAnsi="Courier"/>
          <w:sz w:val="21"/>
          <w:szCs w:val="21"/>
        </w:rPr>
        <w:t>&gt;</w:t>
      </w:r>
      <w:r w:rsidRPr="009576EE">
        <w:rPr>
          <w:rFonts w:ascii="Courier" w:hAnsi="Courier" w:hint="eastAsia"/>
          <w:sz w:val="21"/>
          <w:szCs w:val="21"/>
        </w:rPr>
        <w:t>原发票代码</w:t>
      </w:r>
      <w:r w:rsidRPr="009576EE">
        <w:rPr>
          <w:rFonts w:ascii="Courier" w:hAnsi="Courier"/>
          <w:sz w:val="21"/>
          <w:szCs w:val="21"/>
        </w:rPr>
        <w:t>&lt;/</w:t>
      </w:r>
      <w:r w:rsidRPr="009576EE">
        <w:rPr>
          <w:rFonts w:ascii="Courier" w:hAnsi="Courier" w:hint="eastAsia"/>
          <w:sz w:val="21"/>
          <w:szCs w:val="21"/>
        </w:rPr>
        <w:t>yfpdm</w:t>
      </w:r>
      <w:r w:rsidRPr="009576EE">
        <w:rPr>
          <w:rFonts w:ascii="Courier" w:hAnsi="Courier"/>
          <w:sz w:val="21"/>
          <w:szCs w:val="21"/>
        </w:rPr>
        <w:t>&gt;</w:t>
      </w:r>
    </w:p>
    <w:p w:rsidR="00BC0E81" w:rsidRPr="009576EE"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yfphm</w:t>
      </w:r>
      <w:r w:rsidRPr="009576EE">
        <w:rPr>
          <w:rFonts w:ascii="Courier" w:hAnsi="Courier"/>
          <w:sz w:val="21"/>
          <w:szCs w:val="21"/>
        </w:rPr>
        <w:t>&gt;</w:t>
      </w:r>
      <w:r w:rsidRPr="009576EE">
        <w:rPr>
          <w:rFonts w:ascii="Courier" w:hAnsi="Courier" w:hint="eastAsia"/>
          <w:sz w:val="21"/>
          <w:szCs w:val="21"/>
        </w:rPr>
        <w:t>原发票号码</w:t>
      </w:r>
      <w:r w:rsidRPr="009576EE">
        <w:rPr>
          <w:rFonts w:ascii="Courier" w:hAnsi="Courier"/>
          <w:sz w:val="21"/>
          <w:szCs w:val="21"/>
        </w:rPr>
        <w:t>&lt;/</w:t>
      </w:r>
      <w:r w:rsidRPr="009576EE">
        <w:rPr>
          <w:rFonts w:ascii="Courier" w:hAnsi="Courier" w:hint="eastAsia"/>
          <w:sz w:val="21"/>
          <w:szCs w:val="21"/>
        </w:rPr>
        <w:t>yfphm</w:t>
      </w:r>
      <w:r w:rsidRPr="009576EE">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zfrq</w:t>
      </w:r>
      <w:r w:rsidRPr="009576EE">
        <w:rPr>
          <w:rFonts w:ascii="Courier" w:hAnsi="Courier"/>
          <w:sz w:val="21"/>
          <w:szCs w:val="21"/>
        </w:rPr>
        <w:t>&gt;</w:t>
      </w:r>
      <w:r w:rsidRPr="009576EE">
        <w:rPr>
          <w:rFonts w:ascii="Courier" w:hAnsi="Courier" w:hint="eastAsia"/>
          <w:sz w:val="21"/>
          <w:szCs w:val="21"/>
        </w:rPr>
        <w:t>作废日期</w:t>
      </w:r>
      <w:r w:rsidRPr="009576EE">
        <w:rPr>
          <w:rFonts w:ascii="Courier" w:hAnsi="Courier"/>
          <w:sz w:val="21"/>
          <w:szCs w:val="21"/>
        </w:rPr>
        <w:t>&lt;/</w:t>
      </w:r>
      <w:r w:rsidRPr="009576EE">
        <w:rPr>
          <w:rFonts w:ascii="Courier" w:hAnsi="Courier" w:hint="eastAsia"/>
          <w:sz w:val="21"/>
          <w:szCs w:val="21"/>
        </w:rPr>
        <w:t>zfrq</w:t>
      </w:r>
      <w:r w:rsidRPr="009576EE">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460A4D">
        <w:rPr>
          <w:rFonts w:ascii="Courier" w:hAnsi="Courier"/>
          <w:sz w:val="21"/>
          <w:szCs w:val="21"/>
        </w:rPr>
        <w:t>&lt;</w:t>
      </w:r>
      <w:r>
        <w:rPr>
          <w:rFonts w:ascii="Courier" w:hAnsi="Courier" w:hint="eastAsia"/>
          <w:sz w:val="21"/>
          <w:szCs w:val="21"/>
        </w:rPr>
        <w:t>zfr</w:t>
      </w:r>
      <w:r w:rsidRPr="00460A4D">
        <w:rPr>
          <w:rFonts w:ascii="Courier" w:hAnsi="Courier"/>
          <w:sz w:val="21"/>
          <w:szCs w:val="21"/>
        </w:rPr>
        <w:t>&gt;</w:t>
      </w:r>
      <w:r w:rsidRPr="00460A4D">
        <w:rPr>
          <w:rFonts w:ascii="Courier" w:hAnsi="Courier" w:hint="eastAsia"/>
          <w:sz w:val="21"/>
          <w:szCs w:val="21"/>
        </w:rPr>
        <w:t>作废</w:t>
      </w:r>
      <w:r>
        <w:rPr>
          <w:rFonts w:ascii="Courier" w:hAnsi="Courier" w:hint="eastAsia"/>
          <w:sz w:val="21"/>
          <w:szCs w:val="21"/>
        </w:rPr>
        <w:t>人</w:t>
      </w:r>
      <w:r w:rsidRPr="00460A4D">
        <w:rPr>
          <w:rFonts w:ascii="Courier" w:hAnsi="Courier"/>
          <w:sz w:val="21"/>
          <w:szCs w:val="21"/>
        </w:rPr>
        <w:t>&lt;/</w:t>
      </w:r>
      <w:r>
        <w:rPr>
          <w:rFonts w:ascii="Courier" w:hAnsi="Courier" w:hint="eastAsia"/>
          <w:sz w:val="21"/>
          <w:szCs w:val="21"/>
        </w:rPr>
        <w:t>zfr</w:t>
      </w:r>
      <w:r w:rsidRPr="00460A4D">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DB7458">
        <w:rPr>
          <w:rFonts w:ascii="Courier" w:hAnsi="Courier"/>
          <w:sz w:val="21"/>
          <w:szCs w:val="21"/>
        </w:rPr>
        <w:t>&lt;</w:t>
      </w:r>
      <w:r>
        <w:rPr>
          <w:rFonts w:ascii="Courier" w:hAnsi="Courier" w:hint="eastAsia"/>
          <w:sz w:val="21"/>
          <w:szCs w:val="21"/>
        </w:rPr>
        <w:t>qmcs</w:t>
      </w:r>
      <w:r w:rsidRPr="00DB7458">
        <w:rPr>
          <w:rFonts w:ascii="Courier" w:hAnsi="Courier"/>
          <w:sz w:val="21"/>
          <w:szCs w:val="21"/>
        </w:rPr>
        <w:t>&gt;</w:t>
      </w:r>
      <w:r>
        <w:rPr>
          <w:rFonts w:ascii="Courier" w:hAnsi="Courier" w:hint="eastAsia"/>
          <w:sz w:val="21"/>
          <w:szCs w:val="21"/>
        </w:rPr>
        <w:t>签名参数</w:t>
      </w:r>
      <w:r w:rsidRPr="00DB7458">
        <w:rPr>
          <w:rFonts w:ascii="Courier" w:hAnsi="Courier"/>
          <w:sz w:val="21"/>
          <w:szCs w:val="21"/>
        </w:rPr>
        <w:t>&lt;/</w:t>
      </w:r>
      <w:r>
        <w:rPr>
          <w:rFonts w:ascii="Courier" w:hAnsi="Courier" w:hint="eastAsia"/>
          <w:sz w:val="21"/>
          <w:szCs w:val="21"/>
        </w:rPr>
        <w:t>qmcs</w:t>
      </w:r>
      <w:r w:rsidRPr="00DB7458">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AC2C0B">
        <w:rPr>
          <w:rFonts w:ascii="Courier" w:hAnsi="Courier"/>
          <w:sz w:val="21"/>
          <w:szCs w:val="21"/>
        </w:rPr>
        <w:t>&lt;</w:t>
      </w:r>
      <w:r w:rsidRPr="00AC2C0B">
        <w:rPr>
          <w:rFonts w:ascii="Courier" w:hAnsi="Courier" w:hint="eastAsia"/>
          <w:sz w:val="21"/>
          <w:szCs w:val="21"/>
        </w:rPr>
        <w:t>qmz</w:t>
      </w:r>
      <w:r w:rsidRPr="00AC2C0B">
        <w:rPr>
          <w:rFonts w:ascii="Courier" w:hAnsi="Courier"/>
          <w:sz w:val="21"/>
          <w:szCs w:val="21"/>
        </w:rPr>
        <w:t>&gt;</w:t>
      </w:r>
      <w:proofErr w:type="gramStart"/>
      <w:r w:rsidRPr="00AC2C0B">
        <w:rPr>
          <w:rFonts w:ascii="Courier" w:hAnsi="Courier" w:hint="eastAsia"/>
          <w:sz w:val="21"/>
          <w:szCs w:val="21"/>
        </w:rPr>
        <w:t>签名值</w:t>
      </w:r>
      <w:proofErr w:type="gramEnd"/>
      <w:r w:rsidRPr="00AC2C0B">
        <w:rPr>
          <w:rFonts w:ascii="Courier" w:hAnsi="Courier"/>
          <w:sz w:val="21"/>
          <w:szCs w:val="21"/>
        </w:rPr>
        <w:t>&lt;/</w:t>
      </w:r>
      <w:r w:rsidRPr="00AC2C0B">
        <w:rPr>
          <w:rFonts w:ascii="Courier" w:hAnsi="Courier" w:hint="eastAsia"/>
          <w:sz w:val="21"/>
          <w:szCs w:val="21"/>
        </w:rPr>
        <w:t>qmz</w:t>
      </w:r>
      <w:r w:rsidRPr="00AC2C0B">
        <w:rPr>
          <w:rFonts w:ascii="Courier" w:hAnsi="Courier"/>
          <w:sz w:val="21"/>
          <w:szCs w:val="21"/>
        </w:rPr>
        <w:t>&gt;</w:t>
      </w:r>
    </w:p>
    <w:p w:rsidR="00BC0E81" w:rsidRDefault="00BC0E81" w:rsidP="00BC0E81">
      <w:pPr>
        <w:pStyle w:val="ab"/>
        <w:spacing w:line="240" w:lineRule="auto"/>
        <w:ind w:leftChars="54" w:firstLineChars="700" w:firstLine="1470"/>
        <w:rPr>
          <w:rFonts w:ascii="Courier" w:hAnsi="Courier"/>
          <w:sz w:val="21"/>
          <w:szCs w:val="21"/>
        </w:rPr>
      </w:pPr>
      <w:r w:rsidRPr="00AC2C0B">
        <w:rPr>
          <w:rFonts w:ascii="Courier" w:hAnsi="Courier"/>
          <w:sz w:val="21"/>
          <w:szCs w:val="21"/>
        </w:rPr>
        <w:t>&lt;</w:t>
      </w:r>
      <w:r>
        <w:rPr>
          <w:rFonts w:ascii="Courier" w:hAnsi="Courier" w:hint="eastAsia"/>
          <w:sz w:val="21"/>
          <w:szCs w:val="21"/>
        </w:rPr>
        <w:t>ykfsje</w:t>
      </w:r>
      <w:r w:rsidRPr="00AC2C0B">
        <w:rPr>
          <w:rFonts w:ascii="Courier" w:hAnsi="Courier"/>
          <w:sz w:val="21"/>
          <w:szCs w:val="21"/>
        </w:rPr>
        <w:t>&gt;</w:t>
      </w:r>
      <w:r>
        <w:rPr>
          <w:rFonts w:ascii="Courier" w:hAnsi="Courier" w:hint="eastAsia"/>
          <w:sz w:val="21"/>
          <w:szCs w:val="21"/>
        </w:rPr>
        <w:t>已开负数金额</w:t>
      </w:r>
      <w:r w:rsidRPr="00AC2C0B">
        <w:rPr>
          <w:rFonts w:ascii="Courier" w:hAnsi="Courier"/>
          <w:sz w:val="21"/>
          <w:szCs w:val="21"/>
        </w:rPr>
        <w:t>&lt;/</w:t>
      </w:r>
      <w:r>
        <w:rPr>
          <w:rFonts w:ascii="Courier" w:hAnsi="Courier" w:hint="eastAsia"/>
          <w:sz w:val="21"/>
          <w:szCs w:val="21"/>
        </w:rPr>
        <w:t>ykfsje</w:t>
      </w:r>
      <w:r w:rsidRPr="00AC2C0B">
        <w:rPr>
          <w:rFonts w:ascii="Courier" w:hAnsi="Courier"/>
          <w:sz w:val="21"/>
          <w:szCs w:val="21"/>
        </w:rPr>
        <w:t>&gt;</w:t>
      </w:r>
    </w:p>
    <w:p w:rsidR="00BC0E81" w:rsidRPr="000D0444" w:rsidRDefault="00BC0E81" w:rsidP="00BC0E81">
      <w:pPr>
        <w:pStyle w:val="ab"/>
        <w:spacing w:line="240" w:lineRule="auto"/>
        <w:ind w:leftChars="54" w:firstLineChars="700" w:firstLine="1470"/>
        <w:rPr>
          <w:rFonts w:ascii="Courier" w:hAnsi="Courier"/>
          <w:sz w:val="21"/>
          <w:szCs w:val="21"/>
        </w:rPr>
      </w:pPr>
      <w:r>
        <w:rPr>
          <w:rFonts w:ascii="Courier" w:hAnsi="Courier" w:hint="eastAsia"/>
          <w:sz w:val="21"/>
          <w:szCs w:val="21"/>
        </w:rPr>
        <w:t>&lt;yqjg&gt;</w:t>
      </w:r>
      <w:r>
        <w:rPr>
          <w:rFonts w:ascii="Courier" w:hAnsi="Courier" w:hint="eastAsia"/>
          <w:sz w:val="21"/>
          <w:szCs w:val="21"/>
        </w:rPr>
        <w:t>验</w:t>
      </w:r>
      <w:proofErr w:type="gramStart"/>
      <w:r>
        <w:rPr>
          <w:rFonts w:ascii="Courier" w:hAnsi="Courier" w:hint="eastAsia"/>
          <w:sz w:val="21"/>
          <w:szCs w:val="21"/>
        </w:rPr>
        <w:t>签结果</w:t>
      </w:r>
      <w:proofErr w:type="gramEnd"/>
      <w:r>
        <w:rPr>
          <w:rFonts w:ascii="Courier" w:hAnsi="Courier" w:hint="eastAsia"/>
          <w:sz w:val="21"/>
          <w:szCs w:val="21"/>
        </w:rPr>
        <w:t>&lt;/yqjg&gt;</w:t>
      </w:r>
    </w:p>
    <w:p w:rsidR="00BC0E81" w:rsidRDefault="00BC0E81" w:rsidP="00BC0E81">
      <w:pPr>
        <w:pStyle w:val="ab"/>
        <w:spacing w:line="240" w:lineRule="auto"/>
        <w:ind w:leftChars="54" w:firstLineChars="650" w:firstLine="1365"/>
        <w:rPr>
          <w:rFonts w:ascii="Courier" w:hAnsi="Courier"/>
          <w:sz w:val="21"/>
          <w:szCs w:val="21"/>
        </w:rPr>
      </w:pPr>
      <w:r>
        <w:rPr>
          <w:rFonts w:ascii="Courier" w:hAnsi="Courier" w:hint="eastAsia"/>
          <w:sz w:val="21"/>
          <w:szCs w:val="21"/>
        </w:rPr>
        <w:t>&lt;/group&gt;</w:t>
      </w:r>
    </w:p>
    <w:p w:rsidR="00BC0E81" w:rsidRDefault="00BC0E81" w:rsidP="00BC0E81">
      <w:pPr>
        <w:pStyle w:val="ab"/>
        <w:spacing w:line="240" w:lineRule="auto"/>
        <w:ind w:leftChars="54" w:firstLineChars="450" w:firstLine="945"/>
        <w:rPr>
          <w:rFonts w:ascii="Courier" w:hAnsi="Courier"/>
          <w:sz w:val="21"/>
          <w:szCs w:val="21"/>
        </w:rPr>
      </w:pPr>
      <w:r>
        <w:rPr>
          <w:rFonts w:ascii="Courier" w:hAnsi="Courier" w:hint="eastAsia"/>
          <w:sz w:val="21"/>
          <w:szCs w:val="21"/>
        </w:rPr>
        <w:t>&lt;/kpxx&gt;</w:t>
      </w:r>
    </w:p>
    <w:p w:rsidR="00BC0E81" w:rsidRDefault="00BC0E81" w:rsidP="00BC0E81">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&lt;/returndata&gt;</w:t>
      </w:r>
    </w:p>
    <w:p w:rsidR="00BC0E81" w:rsidRDefault="00BC0E81" w:rsidP="00BC0E81">
      <w:pPr>
        <w:pStyle w:val="ab"/>
        <w:spacing w:line="240" w:lineRule="auto"/>
        <w:rPr>
          <w:rFonts w:ascii="Courier" w:hAnsi="Courier"/>
          <w:sz w:val="21"/>
          <w:szCs w:val="21"/>
        </w:rPr>
      </w:pPr>
      <w:r>
        <w:rPr>
          <w:rFonts w:ascii="Courier" w:hAnsi="Courier"/>
          <w:sz w:val="21"/>
          <w:szCs w:val="21"/>
        </w:rPr>
        <w:t>&lt;/body&gt;</w:t>
      </w:r>
    </w:p>
    <w:p w:rsidR="00BC0E81" w:rsidRPr="00DB7458" w:rsidRDefault="00BC0E81" w:rsidP="00BC0E81">
      <w:pPr>
        <w:pStyle w:val="ab"/>
        <w:spacing w:line="240" w:lineRule="auto"/>
        <w:rPr>
          <w:rFonts w:ascii="Courier" w:hAnsi="Courier"/>
          <w:sz w:val="21"/>
          <w:szCs w:val="21"/>
        </w:rPr>
      </w:pPr>
      <w:r>
        <w:rPr>
          <w:rFonts w:ascii="Courier" w:hAnsi="Courier"/>
          <w:sz w:val="21"/>
          <w:szCs w:val="21"/>
        </w:rPr>
        <w:t>&lt;/business&gt;</w:t>
      </w:r>
    </w:p>
    <w:p w:rsidR="00F81214" w:rsidRPr="00461238" w:rsidRDefault="00F81214" w:rsidP="00F81214">
      <w:pPr>
        <w:pStyle w:val="4"/>
        <w:numPr>
          <w:ilvl w:val="0"/>
          <w:numId w:val="6"/>
        </w:numPr>
        <w:jc w:val="left"/>
        <w:rPr>
          <w:sz w:val="24"/>
          <w:szCs w:val="24"/>
        </w:rPr>
      </w:pPr>
      <w:r w:rsidRPr="00461238">
        <w:rPr>
          <w:rFonts w:hint="eastAsia"/>
          <w:sz w:val="24"/>
          <w:szCs w:val="24"/>
        </w:rPr>
        <w:t>增值税专用发票（发票类型代码：</w:t>
      </w:r>
      <w:r w:rsidRPr="00461238">
        <w:rPr>
          <w:rFonts w:hint="eastAsia"/>
          <w:sz w:val="24"/>
          <w:szCs w:val="24"/>
        </w:rPr>
        <w:t>004</w:t>
      </w:r>
      <w:r w:rsidRPr="00461238">
        <w:rPr>
          <w:rFonts w:hint="eastAsia"/>
          <w:sz w:val="24"/>
          <w:szCs w:val="24"/>
        </w:rPr>
        <w:t>）</w:t>
      </w:r>
    </w:p>
    <w:p w:rsidR="00F81214" w:rsidRDefault="00F81214" w:rsidP="00F81214">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F81214" w:rsidRDefault="00F81214" w:rsidP="00F81214">
      <w:pPr>
        <w:pStyle w:val="ab"/>
        <w:spacing w:line="240" w:lineRule="auto"/>
        <w:ind w:firstLineChars="150" w:firstLine="315"/>
        <w:rPr>
          <w:rFonts w:ascii="Courier" w:hAnsi="Courier"/>
          <w:sz w:val="21"/>
          <w:szCs w:val="21"/>
        </w:rPr>
      </w:pPr>
      <w:r>
        <w:rPr>
          <w:rFonts w:ascii="Courier" w:hAnsi="Courier" w:hint="eastAsia"/>
          <w:sz w:val="21"/>
          <w:szCs w:val="21"/>
        </w:rPr>
        <w:t>&lt;business id="10010" comment="</w:t>
      </w:r>
      <w:r>
        <w:rPr>
          <w:rFonts w:ascii="Courier" w:hAnsi="Courier" w:hint="eastAsia"/>
          <w:sz w:val="21"/>
          <w:szCs w:val="21"/>
        </w:rPr>
        <w:t>发票查询</w:t>
      </w:r>
      <w:r>
        <w:rPr>
          <w:rFonts w:ascii="Courier" w:hAnsi="Courier" w:hint="eastAsia"/>
          <w:sz w:val="21"/>
          <w:szCs w:val="21"/>
        </w:rPr>
        <w:t>"&gt;</w:t>
      </w:r>
    </w:p>
    <w:p w:rsidR="00F81214" w:rsidRDefault="00F81214" w:rsidP="00F81214">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F81214" w:rsidRDefault="00F81214" w:rsidP="00F81214">
      <w:pPr>
        <w:pStyle w:val="ab"/>
        <w:spacing w:line="240" w:lineRule="auto"/>
        <w:ind w:leftChars="54" w:firstLineChars="250" w:firstLine="52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F81214" w:rsidRDefault="00F81214" w:rsidP="00F81214">
      <w:pPr>
        <w:pStyle w:val="ab"/>
        <w:spacing w:line="240" w:lineRule="auto"/>
        <w:ind w:leftChars="54" w:firstLineChars="250" w:firstLine="52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F81214" w:rsidRDefault="00F81214" w:rsidP="00F81214">
      <w:pPr>
        <w:pStyle w:val="ab"/>
        <w:spacing w:line="240" w:lineRule="auto"/>
        <w:ind w:leftChars="54" w:firstLineChars="250" w:firstLine="52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F81214" w:rsidRDefault="00F81214" w:rsidP="00F81214">
      <w:pPr>
        <w:pStyle w:val="ab"/>
        <w:spacing w:line="240" w:lineRule="auto"/>
        <w:ind w:leftChars="54" w:firstLineChars="350" w:firstLine="735"/>
        <w:rPr>
          <w:rFonts w:ascii="Courier" w:hAnsi="Courier"/>
          <w:sz w:val="21"/>
          <w:szCs w:val="21"/>
        </w:rPr>
      </w:pPr>
      <w:r>
        <w:rPr>
          <w:rFonts w:ascii="Courier" w:hAnsi="Courier"/>
          <w:sz w:val="21"/>
          <w:szCs w:val="21"/>
        </w:rPr>
        <w:t>&lt;</w:t>
      </w:r>
      <w:r>
        <w:rPr>
          <w:rFonts w:ascii="Courier" w:hAnsi="Courier" w:hint="eastAsia"/>
          <w:sz w:val="21"/>
          <w:szCs w:val="21"/>
        </w:rPr>
        <w:t>kpxx count=</w:t>
      </w:r>
      <w:r>
        <w:rPr>
          <w:rFonts w:ascii="Courier" w:hAnsi="Courier"/>
          <w:sz w:val="21"/>
          <w:szCs w:val="21"/>
        </w:rPr>
        <w:t>"</w:t>
      </w:r>
      <w:r>
        <w:rPr>
          <w:rFonts w:ascii="Courier" w:hAnsi="Courier" w:hint="eastAsia"/>
          <w:sz w:val="21"/>
          <w:szCs w:val="21"/>
        </w:rPr>
        <w:t>1</w:t>
      </w:r>
      <w:r>
        <w:rPr>
          <w:rFonts w:ascii="Courier" w:hAnsi="Courier"/>
          <w:sz w:val="21"/>
          <w:szCs w:val="21"/>
        </w:rPr>
        <w:t>"&gt;</w:t>
      </w:r>
    </w:p>
    <w:p w:rsidR="00F81214" w:rsidRDefault="00F81214" w:rsidP="00F81214">
      <w:pPr>
        <w:pStyle w:val="ab"/>
        <w:spacing w:line="240" w:lineRule="auto"/>
        <w:ind w:leftChars="54" w:firstLineChars="450" w:firstLine="945"/>
        <w:rPr>
          <w:rFonts w:ascii="Courier" w:hAnsi="Courier"/>
          <w:sz w:val="21"/>
          <w:szCs w:val="21"/>
        </w:rPr>
      </w:pPr>
      <w:r>
        <w:rPr>
          <w:rFonts w:ascii="Courier" w:hAnsi="Courier" w:hint="eastAsia"/>
          <w:sz w:val="21"/>
          <w:szCs w:val="21"/>
        </w:rPr>
        <w:t>&lt;group xh=</w:t>
      </w:r>
      <w:r>
        <w:rPr>
          <w:rFonts w:ascii="Courier" w:hAnsi="Courier"/>
          <w:sz w:val="21"/>
          <w:szCs w:val="21"/>
        </w:rPr>
        <w:t>"1"</w:t>
      </w:r>
      <w:r>
        <w:rPr>
          <w:rFonts w:ascii="Courier" w:hAnsi="Courier" w:hint="eastAsia"/>
          <w:sz w:val="21"/>
          <w:szCs w:val="21"/>
        </w:rPr>
        <w:t>&gt;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&lt;fpdm&gt;</w:t>
      </w:r>
      <w:r>
        <w:rPr>
          <w:rFonts w:ascii="Courier" w:hAnsi="Courier" w:hint="eastAsia"/>
          <w:sz w:val="21"/>
          <w:szCs w:val="21"/>
        </w:rPr>
        <w:t>发票代码</w:t>
      </w:r>
      <w:r>
        <w:rPr>
          <w:rFonts w:ascii="Courier" w:hAnsi="Courier" w:hint="eastAsia"/>
          <w:sz w:val="21"/>
          <w:szCs w:val="21"/>
        </w:rPr>
        <w:t>&lt;/fpdm&gt;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&lt;fphm&gt;</w:t>
      </w:r>
      <w:r>
        <w:rPr>
          <w:rFonts w:ascii="Courier" w:hAnsi="Courier" w:hint="eastAsia"/>
          <w:sz w:val="21"/>
          <w:szCs w:val="21"/>
        </w:rPr>
        <w:t>发票号码</w:t>
      </w:r>
      <w:r>
        <w:rPr>
          <w:rFonts w:ascii="Courier" w:hAnsi="Courier" w:hint="eastAsia"/>
          <w:sz w:val="21"/>
          <w:szCs w:val="21"/>
        </w:rPr>
        <w:t>&lt;/fphm&gt;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&lt;fpzt&gt;</w:t>
      </w:r>
      <w:r>
        <w:rPr>
          <w:rFonts w:ascii="Courier" w:hAnsi="Courier" w:hint="eastAsia"/>
          <w:sz w:val="21"/>
          <w:szCs w:val="21"/>
        </w:rPr>
        <w:t>发票状态</w:t>
      </w:r>
      <w:r>
        <w:rPr>
          <w:rFonts w:ascii="Courier" w:hAnsi="Courier" w:hint="eastAsia"/>
          <w:sz w:val="21"/>
          <w:szCs w:val="21"/>
        </w:rPr>
        <w:t>&lt;/fpzt&gt;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&lt;scbz&gt;</w:t>
      </w:r>
      <w:r>
        <w:rPr>
          <w:rFonts w:ascii="Courier" w:hAnsi="Courier" w:hint="eastAsia"/>
          <w:sz w:val="21"/>
          <w:szCs w:val="21"/>
        </w:rPr>
        <w:t>上</w:t>
      </w:r>
      <w:proofErr w:type="gramStart"/>
      <w:r>
        <w:rPr>
          <w:rFonts w:ascii="Courier" w:hAnsi="Courier" w:hint="eastAsia"/>
          <w:sz w:val="21"/>
          <w:szCs w:val="21"/>
        </w:rPr>
        <w:t>传标志</w:t>
      </w:r>
      <w:proofErr w:type="gramEnd"/>
      <w:r>
        <w:rPr>
          <w:rFonts w:ascii="Courier" w:hAnsi="Courier" w:hint="eastAsia"/>
          <w:sz w:val="21"/>
          <w:szCs w:val="21"/>
        </w:rPr>
        <w:t>&lt;/scbz&gt;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&lt;kprq&gt;</w:t>
      </w:r>
      <w:r>
        <w:rPr>
          <w:rFonts w:ascii="Courier" w:hAnsi="Courier" w:hint="eastAsia"/>
          <w:sz w:val="21"/>
          <w:szCs w:val="21"/>
        </w:rPr>
        <w:t>开票日期</w:t>
      </w:r>
      <w:r>
        <w:rPr>
          <w:rFonts w:ascii="Courier" w:hAnsi="Courier" w:hint="eastAsia"/>
          <w:sz w:val="21"/>
          <w:szCs w:val="21"/>
        </w:rPr>
        <w:t>YYYYMMDDHHMMSS&lt;/kprq&gt;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&lt;jqbh&gt;</w:t>
      </w:r>
      <w:r>
        <w:rPr>
          <w:rFonts w:ascii="Courier" w:hAnsi="Courier" w:hint="eastAsia"/>
          <w:sz w:val="21"/>
          <w:szCs w:val="21"/>
        </w:rPr>
        <w:t>税控服务器编号</w:t>
      </w:r>
      <w:r>
        <w:rPr>
          <w:rFonts w:ascii="Courier" w:hAnsi="Courier" w:hint="eastAsia"/>
          <w:sz w:val="21"/>
          <w:szCs w:val="21"/>
        </w:rPr>
        <w:t>&lt;/jqbh&gt;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&lt;skm&gt;</w:t>
      </w:r>
      <w:r>
        <w:rPr>
          <w:rFonts w:ascii="Courier" w:hAnsi="Courier" w:hint="eastAsia"/>
          <w:sz w:val="21"/>
          <w:szCs w:val="21"/>
        </w:rPr>
        <w:t>税控码</w:t>
      </w:r>
      <w:r>
        <w:rPr>
          <w:rFonts w:ascii="Courier" w:hAnsi="Courier" w:hint="eastAsia"/>
          <w:sz w:val="21"/>
          <w:szCs w:val="21"/>
        </w:rPr>
        <w:t>&lt;/skm&gt;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&lt;jym&gt;</w:t>
      </w:r>
      <w:r>
        <w:rPr>
          <w:rFonts w:ascii="Courier" w:hAnsi="Courier" w:hint="eastAsia"/>
          <w:sz w:val="21"/>
          <w:szCs w:val="21"/>
        </w:rPr>
        <w:t>校验码</w:t>
      </w:r>
      <w:r>
        <w:rPr>
          <w:rFonts w:ascii="Courier" w:hAnsi="Courier" w:hint="eastAsia"/>
          <w:sz w:val="21"/>
          <w:szCs w:val="21"/>
        </w:rPr>
        <w:t>&lt;/jym&gt;</w:t>
      </w:r>
    </w:p>
    <w:p w:rsidR="00AF085A" w:rsidRDefault="00AF085A" w:rsidP="00F81214">
      <w:pPr>
        <w:pStyle w:val="ab"/>
        <w:spacing w:line="240" w:lineRule="auto"/>
        <w:ind w:leftChars="54" w:firstLineChars="550" w:firstLine="1155"/>
        <w:rPr>
          <w:rFonts w:ascii="Courier" w:hAnsi="Courier"/>
          <w:sz w:val="21"/>
          <w:szCs w:val="21"/>
        </w:rPr>
      </w:pPr>
      <w:r w:rsidRPr="00D766A4">
        <w:rPr>
          <w:rFonts w:ascii="Courier" w:hAnsi="Courier" w:hint="eastAsia"/>
          <w:sz w:val="21"/>
          <w:szCs w:val="21"/>
        </w:rPr>
        <w:t>&lt;tspz&gt;</w:t>
      </w:r>
      <w:r w:rsidRPr="00D766A4">
        <w:rPr>
          <w:rFonts w:ascii="Courier" w:hAnsi="Courier" w:hint="eastAsia"/>
          <w:sz w:val="21"/>
          <w:szCs w:val="21"/>
        </w:rPr>
        <w:t>特殊票种标识</w:t>
      </w:r>
      <w:r w:rsidRPr="00D766A4">
        <w:rPr>
          <w:rFonts w:ascii="Courier" w:hAnsi="Courier" w:hint="eastAsia"/>
          <w:sz w:val="21"/>
          <w:szCs w:val="21"/>
        </w:rPr>
        <w:t>&lt;</w:t>
      </w:r>
      <w:r>
        <w:rPr>
          <w:rFonts w:ascii="Courier" w:hAnsi="Courier" w:hint="eastAsia"/>
          <w:sz w:val="21"/>
          <w:szCs w:val="21"/>
        </w:rPr>
        <w:t>/</w:t>
      </w:r>
      <w:r w:rsidRPr="00D766A4">
        <w:rPr>
          <w:rFonts w:ascii="Courier" w:hAnsi="Courier" w:hint="eastAsia"/>
          <w:sz w:val="21"/>
          <w:szCs w:val="21"/>
        </w:rPr>
        <w:t>tspz&gt;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xhdwsbh</w:t>
      </w:r>
      <w:r>
        <w:rPr>
          <w:rFonts w:ascii="Courier" w:hAnsi="Courier"/>
          <w:sz w:val="21"/>
          <w:szCs w:val="21"/>
        </w:rPr>
        <w:t>&gt;</w:t>
      </w:r>
      <w:r>
        <w:rPr>
          <w:rFonts w:ascii="Courier" w:hAnsi="Courier" w:hint="eastAsia"/>
          <w:sz w:val="21"/>
          <w:szCs w:val="21"/>
        </w:rPr>
        <w:t>销货单位识别号</w:t>
      </w:r>
      <w:r>
        <w:rPr>
          <w:rFonts w:ascii="Courier" w:hAnsi="Courier"/>
          <w:sz w:val="21"/>
          <w:szCs w:val="21"/>
        </w:rPr>
        <w:t>&lt;/</w:t>
      </w:r>
      <w:r>
        <w:rPr>
          <w:rFonts w:ascii="Courier" w:hAnsi="Courier" w:hint="eastAsia"/>
          <w:sz w:val="21"/>
          <w:szCs w:val="21"/>
        </w:rPr>
        <w:t>xhdwsbh</w:t>
      </w:r>
      <w:r>
        <w:rPr>
          <w:rFonts w:ascii="Courier" w:hAnsi="Courier"/>
          <w:sz w:val="21"/>
          <w:szCs w:val="21"/>
        </w:rPr>
        <w:t>&gt;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xhdw</w:t>
      </w:r>
      <w:r>
        <w:rPr>
          <w:rFonts w:ascii="Courier" w:hAnsi="Courier"/>
          <w:sz w:val="21"/>
          <w:szCs w:val="21"/>
        </w:rPr>
        <w:t>mc&gt;</w:t>
      </w:r>
      <w:r>
        <w:rPr>
          <w:rFonts w:ascii="Courier" w:hAnsi="Courier" w:hint="eastAsia"/>
          <w:sz w:val="21"/>
          <w:szCs w:val="21"/>
        </w:rPr>
        <w:t>销货单位名称</w:t>
      </w:r>
      <w:r>
        <w:rPr>
          <w:rFonts w:ascii="Courier" w:hAnsi="Courier"/>
          <w:sz w:val="21"/>
          <w:szCs w:val="21"/>
        </w:rPr>
        <w:t>&lt;/</w:t>
      </w:r>
      <w:r>
        <w:rPr>
          <w:rFonts w:ascii="Courier" w:hAnsi="Courier" w:hint="eastAsia"/>
          <w:sz w:val="21"/>
          <w:szCs w:val="21"/>
        </w:rPr>
        <w:t>xhdwmc</w:t>
      </w:r>
      <w:r>
        <w:rPr>
          <w:rFonts w:ascii="Courier" w:hAnsi="Courier"/>
          <w:sz w:val="21"/>
          <w:szCs w:val="21"/>
        </w:rPr>
        <w:t>&gt;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&lt;xhdwdzdh&gt;</w:t>
      </w:r>
      <w:r>
        <w:rPr>
          <w:rFonts w:ascii="Courier" w:hAnsi="Courier" w:hint="eastAsia"/>
          <w:sz w:val="21"/>
          <w:szCs w:val="21"/>
        </w:rPr>
        <w:t>销货单位地址电话</w:t>
      </w:r>
      <w:r>
        <w:rPr>
          <w:rFonts w:ascii="Courier" w:hAnsi="Courier" w:hint="eastAsia"/>
          <w:sz w:val="21"/>
          <w:szCs w:val="21"/>
        </w:rPr>
        <w:t>&lt;/xhdwdzdh&gt;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&lt;xhdwyhzh&gt;</w:t>
      </w:r>
      <w:r>
        <w:rPr>
          <w:rFonts w:ascii="Courier" w:hAnsi="Courier" w:hint="eastAsia"/>
          <w:sz w:val="21"/>
          <w:szCs w:val="21"/>
        </w:rPr>
        <w:t>销货单位银行帐号</w:t>
      </w:r>
      <w:r>
        <w:rPr>
          <w:rFonts w:ascii="Courier" w:hAnsi="Courier" w:hint="eastAsia"/>
          <w:sz w:val="21"/>
          <w:szCs w:val="21"/>
        </w:rPr>
        <w:t>&lt;/xhdwyhzh&gt;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sz w:val="21"/>
          <w:szCs w:val="21"/>
        </w:rPr>
        <w:t>&lt;</w:t>
      </w:r>
      <w:r>
        <w:rPr>
          <w:rFonts w:ascii="Courier" w:hAnsi="Courier" w:hint="eastAsia"/>
          <w:sz w:val="21"/>
          <w:szCs w:val="21"/>
        </w:rPr>
        <w:t>ghdwsbh</w:t>
      </w:r>
      <w:r>
        <w:rPr>
          <w:rFonts w:ascii="Courier" w:hAnsi="Courier"/>
          <w:sz w:val="21"/>
          <w:szCs w:val="21"/>
        </w:rPr>
        <w:t>&gt;</w:t>
      </w:r>
      <w:r>
        <w:rPr>
          <w:rFonts w:ascii="Courier" w:hAnsi="Courier" w:hint="eastAsia"/>
          <w:sz w:val="21"/>
          <w:szCs w:val="21"/>
        </w:rPr>
        <w:t>购货单位识别号</w:t>
      </w:r>
      <w:r>
        <w:rPr>
          <w:rFonts w:ascii="Courier" w:hAnsi="Courier"/>
          <w:sz w:val="21"/>
          <w:szCs w:val="21"/>
        </w:rPr>
        <w:t>&lt;/</w:t>
      </w:r>
      <w:r>
        <w:rPr>
          <w:rFonts w:ascii="Courier" w:hAnsi="Courier" w:hint="eastAsia"/>
          <w:sz w:val="21"/>
          <w:szCs w:val="21"/>
        </w:rPr>
        <w:t>ghdwsbh</w:t>
      </w:r>
      <w:r>
        <w:rPr>
          <w:rFonts w:ascii="Courier" w:hAnsi="Courier"/>
          <w:sz w:val="21"/>
          <w:szCs w:val="21"/>
        </w:rPr>
        <w:t>&gt;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lastRenderedPageBreak/>
        <w:t>&lt;ghdwmc&gt;</w:t>
      </w:r>
      <w:r>
        <w:rPr>
          <w:rFonts w:ascii="Courier" w:hAnsi="Courier" w:hint="eastAsia"/>
          <w:sz w:val="21"/>
          <w:szCs w:val="21"/>
        </w:rPr>
        <w:t>购货单位名称</w:t>
      </w:r>
      <w:r>
        <w:rPr>
          <w:rFonts w:ascii="Courier" w:hAnsi="Courier" w:hint="eastAsia"/>
          <w:sz w:val="21"/>
          <w:szCs w:val="21"/>
        </w:rPr>
        <w:t>&lt;/ghdwmc&gt;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&lt;ghdwdzdh&gt;</w:t>
      </w:r>
      <w:r>
        <w:rPr>
          <w:rFonts w:ascii="Courier" w:hAnsi="Courier" w:hint="eastAsia"/>
          <w:sz w:val="21"/>
          <w:szCs w:val="21"/>
        </w:rPr>
        <w:t>购货单位地址电话</w:t>
      </w:r>
      <w:r>
        <w:rPr>
          <w:rFonts w:ascii="Courier" w:hAnsi="Courier" w:hint="eastAsia"/>
          <w:sz w:val="21"/>
          <w:szCs w:val="21"/>
        </w:rPr>
        <w:t>&lt;/ghdwdzdh&gt;</w:t>
      </w:r>
    </w:p>
    <w:p w:rsidR="00F81214" w:rsidRDefault="00F81214" w:rsidP="00F81214">
      <w:pPr>
        <w:pStyle w:val="ab"/>
        <w:spacing w:line="240" w:lineRule="auto"/>
        <w:ind w:leftChars="54" w:firstLineChars="550" w:firstLine="1155"/>
        <w:rPr>
          <w:rFonts w:ascii="Courier" w:hAnsi="Courier"/>
          <w:sz w:val="21"/>
          <w:szCs w:val="21"/>
        </w:rPr>
      </w:pPr>
      <w:r>
        <w:rPr>
          <w:rFonts w:ascii="Courier" w:hAnsi="Courier" w:hint="eastAsia"/>
          <w:sz w:val="21"/>
          <w:szCs w:val="21"/>
        </w:rPr>
        <w:t>&lt;ghdwyhzh&gt;</w:t>
      </w:r>
      <w:r>
        <w:rPr>
          <w:rFonts w:ascii="Courier" w:hAnsi="Courier" w:hint="eastAsia"/>
          <w:sz w:val="21"/>
          <w:szCs w:val="21"/>
        </w:rPr>
        <w:t>购货单位银行帐号</w:t>
      </w:r>
      <w:r>
        <w:rPr>
          <w:rFonts w:ascii="Courier" w:hAnsi="Courier" w:hint="eastAsia"/>
          <w:sz w:val="21"/>
          <w:szCs w:val="21"/>
        </w:rPr>
        <w:t>&lt;/ghdwyhzh&gt;</w:t>
      </w:r>
    </w:p>
    <w:p w:rsidR="00F81214" w:rsidRPr="00B6635B" w:rsidRDefault="00F81214" w:rsidP="00F81214">
      <w:pPr>
        <w:pStyle w:val="ab"/>
        <w:ind w:firstLineChars="550" w:firstLine="1155"/>
        <w:rPr>
          <w:rFonts w:ascii="Courier" w:hAnsi="Courier"/>
          <w:sz w:val="21"/>
          <w:szCs w:val="21"/>
          <w:u w:val="single"/>
        </w:rPr>
      </w:pPr>
      <w:r w:rsidRPr="00B6635B">
        <w:rPr>
          <w:rFonts w:ascii="Courier" w:hAnsi="Courier" w:hint="eastAsia"/>
          <w:sz w:val="21"/>
          <w:szCs w:val="21"/>
          <w:u w:val="single"/>
        </w:rPr>
        <w:t>&lt;bmbbbh&gt;</w:t>
      </w:r>
      <w:r w:rsidRPr="00B6635B">
        <w:rPr>
          <w:rFonts w:ascii="Courier" w:hAnsi="Courier" w:hint="eastAsia"/>
          <w:sz w:val="21"/>
          <w:szCs w:val="21"/>
          <w:u w:val="single"/>
        </w:rPr>
        <w:t>编码表版本号</w:t>
      </w:r>
      <w:r w:rsidRPr="00B6635B">
        <w:rPr>
          <w:rFonts w:ascii="Courier" w:hAnsi="Courier" w:hint="eastAsia"/>
          <w:sz w:val="21"/>
          <w:szCs w:val="21"/>
          <w:u w:val="single"/>
        </w:rPr>
        <w:t>&lt;/bmbbbh&gt;</w:t>
      </w:r>
    </w:p>
    <w:p w:rsidR="00F81214" w:rsidRPr="00B6635B" w:rsidRDefault="00F81214" w:rsidP="00F81214">
      <w:pPr>
        <w:pStyle w:val="ab"/>
        <w:spacing w:line="240" w:lineRule="auto"/>
        <w:ind w:leftChars="54" w:firstLineChars="550" w:firstLine="1155"/>
        <w:rPr>
          <w:rFonts w:ascii="Courier" w:hAnsi="Courier"/>
          <w:sz w:val="21"/>
          <w:szCs w:val="21"/>
          <w:u w:val="single"/>
        </w:rPr>
      </w:pPr>
      <w:r w:rsidRPr="00B6635B">
        <w:rPr>
          <w:rFonts w:ascii="Courier" w:hAnsi="Courier" w:hint="eastAsia"/>
          <w:sz w:val="21"/>
          <w:szCs w:val="21"/>
          <w:u w:val="single"/>
        </w:rPr>
        <w:t>&lt;zsfs&gt;</w:t>
      </w:r>
      <w:r w:rsidRPr="00B6635B">
        <w:rPr>
          <w:rFonts w:ascii="Courier" w:hAnsi="Courier" w:hint="eastAsia"/>
          <w:sz w:val="21"/>
          <w:szCs w:val="21"/>
          <w:u w:val="single"/>
        </w:rPr>
        <w:t>征税方式</w:t>
      </w:r>
      <w:r w:rsidRPr="00B6635B">
        <w:rPr>
          <w:rFonts w:ascii="Courier" w:hAnsi="Courier" w:hint="eastAsia"/>
          <w:sz w:val="21"/>
          <w:szCs w:val="21"/>
          <w:u w:val="single"/>
        </w:rPr>
        <w:t>&lt;/zsfs&gt;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fyxm count=</w:t>
      </w:r>
      <w:r w:rsidRPr="00B6635B">
        <w:rPr>
          <w:rFonts w:ascii="Courier" w:hAnsi="Courier"/>
          <w:sz w:val="21"/>
          <w:szCs w:val="21"/>
        </w:rPr>
        <w:t>"</w:t>
      </w:r>
      <w:r w:rsidRPr="00B6635B">
        <w:rPr>
          <w:rFonts w:ascii="Courier" w:hAnsi="Courier" w:hint="eastAsia"/>
          <w:sz w:val="21"/>
          <w:szCs w:val="21"/>
        </w:rPr>
        <w:t>1</w:t>
      </w:r>
      <w:r w:rsidRPr="00B6635B">
        <w:rPr>
          <w:rFonts w:ascii="Courier" w:hAnsi="Courier"/>
          <w:sz w:val="21"/>
          <w:szCs w:val="21"/>
        </w:rPr>
        <w:t>"&gt;</w:t>
      </w:r>
    </w:p>
    <w:p w:rsidR="00F81214" w:rsidRPr="00B6635B" w:rsidRDefault="00F81214" w:rsidP="00F81214">
      <w:pPr>
        <w:pStyle w:val="ab"/>
        <w:spacing w:line="240" w:lineRule="auto"/>
        <w:ind w:leftChars="54" w:firstLineChars="650" w:firstLine="1365"/>
        <w:rPr>
          <w:rFonts w:ascii="Courier" w:hAnsi="Courier"/>
          <w:sz w:val="21"/>
          <w:szCs w:val="21"/>
        </w:rPr>
      </w:pPr>
      <w:r w:rsidRPr="00B6635B">
        <w:rPr>
          <w:rFonts w:ascii="Courier" w:hAnsi="Courier" w:hint="eastAsia"/>
          <w:sz w:val="21"/>
          <w:szCs w:val="21"/>
        </w:rPr>
        <w:t>&lt;group xh=</w:t>
      </w:r>
      <w:r w:rsidRPr="00B6635B">
        <w:rPr>
          <w:rFonts w:ascii="Courier" w:hAnsi="Courier"/>
          <w:sz w:val="21"/>
          <w:szCs w:val="21"/>
        </w:rPr>
        <w:t>"1"</w:t>
      </w:r>
      <w:r w:rsidRPr="00B6635B">
        <w:rPr>
          <w:rFonts w:ascii="Courier" w:hAnsi="Courier" w:hint="eastAsia"/>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&lt;fphxz&gt;</w:t>
      </w:r>
      <w:r w:rsidRPr="00B6635B">
        <w:rPr>
          <w:rFonts w:ascii="Courier" w:hAnsi="Courier" w:hint="eastAsia"/>
          <w:sz w:val="21"/>
          <w:szCs w:val="21"/>
        </w:rPr>
        <w:t>发票</w:t>
      </w:r>
      <w:proofErr w:type="gramStart"/>
      <w:r w:rsidRPr="00B6635B">
        <w:rPr>
          <w:rFonts w:ascii="Courier" w:hAnsi="Courier"/>
          <w:sz w:val="21"/>
          <w:szCs w:val="21"/>
        </w:rPr>
        <w:t>行</w:t>
      </w:r>
      <w:r w:rsidRPr="00B6635B">
        <w:rPr>
          <w:rFonts w:ascii="Courier" w:hAnsi="Courier" w:hint="eastAsia"/>
          <w:sz w:val="21"/>
          <w:szCs w:val="21"/>
        </w:rPr>
        <w:t>性质</w:t>
      </w:r>
      <w:proofErr w:type="gramEnd"/>
      <w:r w:rsidRPr="00B6635B">
        <w:rPr>
          <w:rFonts w:ascii="Courier" w:hAnsi="Courier"/>
          <w:sz w:val="21"/>
          <w:szCs w:val="21"/>
        </w:rPr>
        <w:t>&lt;</w:t>
      </w:r>
      <w:r w:rsidRPr="00B6635B">
        <w:rPr>
          <w:rFonts w:ascii="Courier" w:hAnsi="Courier" w:hint="eastAsia"/>
          <w:sz w:val="21"/>
          <w:szCs w:val="21"/>
        </w:rPr>
        <w:t>/fphxz</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spmc</w:t>
      </w:r>
      <w:r w:rsidRPr="00B6635B">
        <w:rPr>
          <w:rFonts w:ascii="Courier" w:hAnsi="Courier"/>
          <w:sz w:val="21"/>
          <w:szCs w:val="21"/>
        </w:rPr>
        <w:t>&gt;</w:t>
      </w:r>
      <w:r w:rsidRPr="00B6635B">
        <w:rPr>
          <w:rFonts w:ascii="Courier" w:hAnsi="Courier" w:hint="eastAsia"/>
          <w:sz w:val="21"/>
          <w:szCs w:val="21"/>
        </w:rPr>
        <w:t>商品名称</w:t>
      </w:r>
      <w:r w:rsidRPr="00B6635B">
        <w:rPr>
          <w:rFonts w:ascii="Courier" w:hAnsi="Courier"/>
          <w:sz w:val="21"/>
          <w:szCs w:val="21"/>
        </w:rPr>
        <w:t>&lt;/</w:t>
      </w:r>
      <w:r w:rsidRPr="00B6635B">
        <w:rPr>
          <w:rFonts w:ascii="Courier" w:hAnsi="Courier" w:hint="eastAsia"/>
          <w:sz w:val="21"/>
          <w:szCs w:val="21"/>
        </w:rPr>
        <w:t>spmc</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spsm</w:t>
      </w:r>
      <w:r w:rsidRPr="00B6635B">
        <w:rPr>
          <w:rFonts w:ascii="Courier" w:hAnsi="Courier"/>
          <w:sz w:val="21"/>
          <w:szCs w:val="21"/>
        </w:rPr>
        <w:t>&gt;</w:t>
      </w:r>
      <w:r w:rsidRPr="00B6635B">
        <w:rPr>
          <w:rFonts w:ascii="Courier" w:hAnsi="Courier" w:hint="eastAsia"/>
          <w:sz w:val="21"/>
          <w:szCs w:val="21"/>
        </w:rPr>
        <w:t>商品税目</w:t>
      </w:r>
      <w:r w:rsidRPr="00B6635B">
        <w:rPr>
          <w:rFonts w:ascii="Courier" w:hAnsi="Courier"/>
          <w:sz w:val="21"/>
          <w:szCs w:val="21"/>
        </w:rPr>
        <w:t>&lt;/</w:t>
      </w:r>
      <w:r w:rsidRPr="00B6635B">
        <w:rPr>
          <w:rFonts w:ascii="Courier" w:hAnsi="Courier" w:hint="eastAsia"/>
          <w:sz w:val="21"/>
          <w:szCs w:val="21"/>
        </w:rPr>
        <w:t>spsm</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ggxh</w:t>
      </w:r>
      <w:r w:rsidRPr="00B6635B">
        <w:rPr>
          <w:rFonts w:ascii="Courier" w:hAnsi="Courier"/>
          <w:sz w:val="21"/>
          <w:szCs w:val="21"/>
        </w:rPr>
        <w:t>&gt;</w:t>
      </w:r>
      <w:r w:rsidRPr="00B6635B">
        <w:rPr>
          <w:rFonts w:ascii="Courier" w:hAnsi="Courier" w:hint="eastAsia"/>
          <w:sz w:val="21"/>
          <w:szCs w:val="21"/>
        </w:rPr>
        <w:t>规格型号</w:t>
      </w:r>
      <w:r w:rsidRPr="00B6635B">
        <w:rPr>
          <w:rFonts w:ascii="Courier" w:hAnsi="Courier"/>
          <w:sz w:val="21"/>
          <w:szCs w:val="21"/>
        </w:rPr>
        <w:t>&lt;/</w:t>
      </w:r>
      <w:r w:rsidRPr="00B6635B">
        <w:rPr>
          <w:rFonts w:ascii="Courier" w:hAnsi="Courier" w:hint="eastAsia"/>
          <w:sz w:val="21"/>
          <w:szCs w:val="21"/>
        </w:rPr>
        <w:t>ggxh</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dw</w:t>
      </w:r>
      <w:r w:rsidRPr="00B6635B">
        <w:rPr>
          <w:rFonts w:ascii="Courier" w:hAnsi="Courier"/>
          <w:sz w:val="21"/>
          <w:szCs w:val="21"/>
        </w:rPr>
        <w:t>&gt;</w:t>
      </w:r>
      <w:r w:rsidRPr="00B6635B">
        <w:rPr>
          <w:rFonts w:ascii="Courier" w:hAnsi="Courier" w:hint="eastAsia"/>
          <w:sz w:val="21"/>
          <w:szCs w:val="21"/>
        </w:rPr>
        <w:t>单位</w:t>
      </w:r>
      <w:r w:rsidRPr="00B6635B">
        <w:rPr>
          <w:rFonts w:ascii="Courier" w:hAnsi="Courier"/>
          <w:sz w:val="21"/>
          <w:szCs w:val="21"/>
        </w:rPr>
        <w:t>&lt;/</w:t>
      </w:r>
      <w:r w:rsidRPr="00B6635B">
        <w:rPr>
          <w:rFonts w:ascii="Courier" w:hAnsi="Courier" w:hint="eastAsia"/>
          <w:sz w:val="21"/>
          <w:szCs w:val="21"/>
        </w:rPr>
        <w:t>dw</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spsl</w:t>
      </w:r>
      <w:r w:rsidRPr="00B6635B">
        <w:rPr>
          <w:rFonts w:ascii="Courier" w:hAnsi="Courier"/>
          <w:sz w:val="21"/>
          <w:szCs w:val="21"/>
        </w:rPr>
        <w:t>&gt;</w:t>
      </w:r>
      <w:r w:rsidRPr="00B6635B">
        <w:rPr>
          <w:rFonts w:ascii="Courier" w:hAnsi="Courier" w:hint="eastAsia"/>
          <w:sz w:val="21"/>
          <w:szCs w:val="21"/>
        </w:rPr>
        <w:t>商品数量</w:t>
      </w:r>
      <w:r w:rsidRPr="00B6635B">
        <w:rPr>
          <w:rFonts w:ascii="Courier" w:hAnsi="Courier"/>
          <w:sz w:val="21"/>
          <w:szCs w:val="21"/>
        </w:rPr>
        <w:t>&lt;/</w:t>
      </w:r>
      <w:r w:rsidRPr="00B6635B">
        <w:rPr>
          <w:rFonts w:ascii="Courier" w:hAnsi="Courier" w:hint="eastAsia"/>
          <w:sz w:val="21"/>
          <w:szCs w:val="21"/>
        </w:rPr>
        <w:t>spsl</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dj</w:t>
      </w:r>
      <w:r w:rsidRPr="00B6635B">
        <w:rPr>
          <w:rFonts w:ascii="Courier" w:hAnsi="Courier"/>
          <w:sz w:val="21"/>
          <w:szCs w:val="21"/>
        </w:rPr>
        <w:t>&gt;</w:t>
      </w:r>
      <w:r w:rsidRPr="00B6635B">
        <w:rPr>
          <w:rFonts w:ascii="Courier" w:hAnsi="Courier" w:hint="eastAsia"/>
          <w:sz w:val="21"/>
          <w:szCs w:val="21"/>
        </w:rPr>
        <w:t>单价</w:t>
      </w:r>
      <w:r w:rsidRPr="00B6635B">
        <w:rPr>
          <w:rFonts w:ascii="Courier" w:hAnsi="Courier"/>
          <w:sz w:val="21"/>
          <w:szCs w:val="21"/>
        </w:rPr>
        <w:t>&lt;/</w:t>
      </w:r>
      <w:r w:rsidRPr="00B6635B">
        <w:rPr>
          <w:rFonts w:ascii="Courier" w:hAnsi="Courier" w:hint="eastAsia"/>
          <w:sz w:val="21"/>
          <w:szCs w:val="21"/>
        </w:rPr>
        <w:t>dj</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je</w:t>
      </w:r>
      <w:r w:rsidRPr="00B6635B">
        <w:rPr>
          <w:rFonts w:ascii="Courier" w:hAnsi="Courier"/>
          <w:sz w:val="21"/>
          <w:szCs w:val="21"/>
        </w:rPr>
        <w:t>&gt;</w:t>
      </w:r>
      <w:r w:rsidRPr="00B6635B">
        <w:rPr>
          <w:rFonts w:ascii="Courier" w:hAnsi="Courier" w:hint="eastAsia"/>
          <w:sz w:val="21"/>
          <w:szCs w:val="21"/>
        </w:rPr>
        <w:t>金额</w:t>
      </w:r>
      <w:r w:rsidRPr="00B6635B">
        <w:rPr>
          <w:rFonts w:ascii="Courier" w:hAnsi="Courier"/>
          <w:sz w:val="21"/>
          <w:szCs w:val="21"/>
        </w:rPr>
        <w:t>&lt;/</w:t>
      </w:r>
      <w:r w:rsidRPr="00B6635B">
        <w:rPr>
          <w:rFonts w:ascii="Courier" w:hAnsi="Courier" w:hint="eastAsia"/>
          <w:sz w:val="21"/>
          <w:szCs w:val="21"/>
        </w:rPr>
        <w:t>je</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sl</w:t>
      </w:r>
      <w:r w:rsidRPr="00B6635B">
        <w:rPr>
          <w:rFonts w:ascii="Courier" w:hAnsi="Courier"/>
          <w:sz w:val="21"/>
          <w:szCs w:val="21"/>
        </w:rPr>
        <w:t>&gt;</w:t>
      </w:r>
      <w:r w:rsidRPr="00B6635B">
        <w:rPr>
          <w:rFonts w:ascii="Courier" w:hAnsi="Courier" w:hint="eastAsia"/>
          <w:sz w:val="21"/>
          <w:szCs w:val="21"/>
        </w:rPr>
        <w:t>税率</w:t>
      </w:r>
      <w:r w:rsidRPr="00B6635B">
        <w:rPr>
          <w:rFonts w:ascii="Courier" w:hAnsi="Courier" w:hint="eastAsia"/>
          <w:sz w:val="21"/>
          <w:szCs w:val="21"/>
        </w:rPr>
        <w:t>&lt;/sl</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se</w:t>
      </w:r>
      <w:r w:rsidRPr="00B6635B">
        <w:rPr>
          <w:rFonts w:ascii="Courier" w:hAnsi="Courier"/>
          <w:sz w:val="21"/>
          <w:szCs w:val="21"/>
        </w:rPr>
        <w:t>&gt;</w:t>
      </w:r>
      <w:r w:rsidRPr="00B6635B">
        <w:rPr>
          <w:rFonts w:ascii="Courier" w:hAnsi="Courier" w:hint="eastAsia"/>
          <w:sz w:val="21"/>
          <w:szCs w:val="21"/>
        </w:rPr>
        <w:t>税额</w:t>
      </w:r>
      <w:r w:rsidRPr="00B6635B">
        <w:rPr>
          <w:rFonts w:ascii="Courier" w:hAnsi="Courier"/>
          <w:sz w:val="21"/>
          <w:szCs w:val="21"/>
        </w:rPr>
        <w:t>&lt;/</w:t>
      </w:r>
      <w:r w:rsidRPr="00B6635B">
        <w:rPr>
          <w:rFonts w:ascii="Courier" w:hAnsi="Courier" w:hint="eastAsia"/>
          <w:sz w:val="21"/>
          <w:szCs w:val="21"/>
        </w:rPr>
        <w:t>se</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hsbz</w:t>
      </w:r>
      <w:r w:rsidRPr="00B6635B">
        <w:rPr>
          <w:rFonts w:ascii="Courier" w:hAnsi="Courier"/>
          <w:sz w:val="21"/>
          <w:szCs w:val="21"/>
        </w:rPr>
        <w:t>&gt;</w:t>
      </w:r>
      <w:r w:rsidRPr="00B6635B">
        <w:rPr>
          <w:rFonts w:ascii="Courier" w:hAnsi="Courier" w:hint="eastAsia"/>
          <w:sz w:val="21"/>
          <w:szCs w:val="21"/>
        </w:rPr>
        <w:t>含税标志</w:t>
      </w:r>
      <w:r w:rsidRPr="00B6635B">
        <w:rPr>
          <w:rFonts w:ascii="Courier" w:hAnsi="Courier"/>
          <w:sz w:val="21"/>
          <w:szCs w:val="21"/>
        </w:rPr>
        <w:t>&lt;/</w:t>
      </w:r>
      <w:r w:rsidRPr="00B6635B">
        <w:rPr>
          <w:rFonts w:ascii="Courier" w:hAnsi="Courier" w:hint="eastAsia"/>
          <w:sz w:val="21"/>
          <w:szCs w:val="21"/>
        </w:rPr>
        <w:t>hsbz</w:t>
      </w:r>
      <w:r w:rsidRPr="00B6635B">
        <w:rPr>
          <w:rFonts w:ascii="Courier" w:hAnsi="Courier"/>
          <w:sz w:val="21"/>
          <w:szCs w:val="21"/>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spbm</w:t>
      </w:r>
      <w:r w:rsidRPr="00B6635B">
        <w:rPr>
          <w:rFonts w:ascii="Courier" w:hAnsi="Courier"/>
          <w:sz w:val="21"/>
          <w:szCs w:val="21"/>
          <w:u w:val="single"/>
        </w:rPr>
        <w:t>&gt;</w:t>
      </w:r>
      <w:r w:rsidRPr="00B6635B">
        <w:rPr>
          <w:rFonts w:ascii="Courier" w:hAnsi="Courier" w:hint="eastAsia"/>
          <w:sz w:val="21"/>
          <w:szCs w:val="21"/>
          <w:u w:val="single"/>
        </w:rPr>
        <w:t>商品编码</w:t>
      </w:r>
      <w:r w:rsidRPr="00B6635B">
        <w:rPr>
          <w:rFonts w:ascii="Courier" w:hAnsi="Courier"/>
          <w:sz w:val="21"/>
          <w:szCs w:val="21"/>
          <w:u w:val="single"/>
        </w:rPr>
        <w:t>&lt;/</w:t>
      </w:r>
      <w:r w:rsidRPr="00B6635B">
        <w:rPr>
          <w:rFonts w:ascii="Courier" w:hAnsi="Courier" w:hint="eastAsia"/>
          <w:sz w:val="21"/>
          <w:szCs w:val="21"/>
          <w:u w:val="single"/>
        </w:rPr>
        <w:t>spbm</w:t>
      </w:r>
      <w:r w:rsidRPr="00B6635B">
        <w:rPr>
          <w:rFonts w:ascii="Courier" w:hAnsi="Courier"/>
          <w:sz w:val="21"/>
          <w:szCs w:val="21"/>
          <w:u w:val="single"/>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r w:rsidRPr="00B6635B">
        <w:rPr>
          <w:rFonts w:ascii="Courier" w:hAnsi="Courier" w:hint="eastAsia"/>
          <w:sz w:val="21"/>
          <w:szCs w:val="21"/>
          <w:u w:val="single"/>
        </w:rPr>
        <w:t>纳税人自行编码</w:t>
      </w: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r w:rsidRPr="00B6635B">
        <w:rPr>
          <w:rFonts w:ascii="Courier" w:hAnsi="Courier" w:hint="eastAsia"/>
          <w:sz w:val="21"/>
          <w:szCs w:val="21"/>
          <w:u w:val="single"/>
        </w:rPr>
        <w:t>优惠政策标识</w:t>
      </w: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r w:rsidRPr="00B6635B">
        <w:rPr>
          <w:rFonts w:ascii="Courier" w:hAnsi="Courier" w:hint="eastAsia"/>
          <w:sz w:val="21"/>
          <w:szCs w:val="21"/>
          <w:u w:val="single"/>
        </w:rPr>
        <w:t>零税率标识</w:t>
      </w: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r w:rsidRPr="00B6635B">
        <w:rPr>
          <w:rFonts w:ascii="Courier" w:hAnsi="Courier" w:hint="eastAsia"/>
          <w:sz w:val="21"/>
          <w:szCs w:val="21"/>
          <w:u w:val="single"/>
        </w:rPr>
        <w:t>增值税特殊管理</w:t>
      </w: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p>
    <w:p w:rsidR="00F81214" w:rsidRPr="00B6635B" w:rsidRDefault="00F81214" w:rsidP="00F81214">
      <w:pPr>
        <w:pStyle w:val="ab"/>
        <w:spacing w:line="240" w:lineRule="auto"/>
        <w:ind w:leftChars="54" w:firstLineChars="650" w:firstLine="1365"/>
        <w:rPr>
          <w:rFonts w:ascii="Courier" w:hAnsi="Courier"/>
          <w:sz w:val="21"/>
          <w:szCs w:val="21"/>
        </w:rPr>
      </w:pPr>
      <w:r w:rsidRPr="00B6635B">
        <w:rPr>
          <w:rFonts w:ascii="Courier" w:hAnsi="Courier" w:hint="eastAsia"/>
          <w:sz w:val="21"/>
          <w:szCs w:val="21"/>
        </w:rPr>
        <w:t>&lt;/group&gt;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fyxm</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qdxm count=</w:t>
      </w:r>
      <w:r w:rsidRPr="00B6635B">
        <w:rPr>
          <w:rFonts w:ascii="Courier" w:hAnsi="Courier"/>
          <w:sz w:val="21"/>
          <w:szCs w:val="21"/>
        </w:rPr>
        <w:t>"</w:t>
      </w:r>
      <w:r w:rsidRPr="00B6635B">
        <w:rPr>
          <w:rFonts w:ascii="Courier" w:hAnsi="Courier" w:hint="eastAsia"/>
          <w:sz w:val="21"/>
          <w:szCs w:val="21"/>
        </w:rPr>
        <w:t>1</w:t>
      </w:r>
      <w:r w:rsidRPr="00B6635B">
        <w:rPr>
          <w:rFonts w:ascii="Courier" w:hAnsi="Courier"/>
          <w:sz w:val="21"/>
          <w:szCs w:val="21"/>
        </w:rPr>
        <w:t>"&gt;</w:t>
      </w:r>
    </w:p>
    <w:p w:rsidR="00F81214" w:rsidRPr="00B6635B" w:rsidRDefault="00F81214" w:rsidP="00F81214">
      <w:pPr>
        <w:pStyle w:val="ab"/>
        <w:spacing w:line="240" w:lineRule="auto"/>
        <w:ind w:leftChars="54" w:firstLineChars="650" w:firstLine="1365"/>
        <w:rPr>
          <w:rFonts w:ascii="Courier" w:hAnsi="Courier"/>
          <w:sz w:val="21"/>
          <w:szCs w:val="21"/>
        </w:rPr>
      </w:pPr>
      <w:r w:rsidRPr="00B6635B">
        <w:rPr>
          <w:rFonts w:ascii="Courier" w:hAnsi="Courier" w:hint="eastAsia"/>
          <w:sz w:val="21"/>
          <w:szCs w:val="21"/>
        </w:rPr>
        <w:t>&lt;group xh=</w:t>
      </w:r>
      <w:r w:rsidRPr="00B6635B">
        <w:rPr>
          <w:rFonts w:ascii="Courier" w:hAnsi="Courier"/>
          <w:sz w:val="21"/>
          <w:szCs w:val="21"/>
        </w:rPr>
        <w:t>"1"</w:t>
      </w:r>
      <w:r w:rsidRPr="00B6635B">
        <w:rPr>
          <w:rFonts w:ascii="Courier" w:hAnsi="Courier" w:hint="eastAsia"/>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&lt;fphxz&gt;</w:t>
      </w:r>
      <w:r w:rsidRPr="00B6635B">
        <w:rPr>
          <w:rFonts w:ascii="Courier" w:hAnsi="Courier" w:hint="eastAsia"/>
          <w:sz w:val="21"/>
          <w:szCs w:val="21"/>
        </w:rPr>
        <w:t>发票</w:t>
      </w:r>
      <w:proofErr w:type="gramStart"/>
      <w:r w:rsidRPr="00B6635B">
        <w:rPr>
          <w:rFonts w:ascii="Courier" w:hAnsi="Courier"/>
          <w:sz w:val="21"/>
          <w:szCs w:val="21"/>
        </w:rPr>
        <w:t>行</w:t>
      </w:r>
      <w:r w:rsidRPr="00B6635B">
        <w:rPr>
          <w:rFonts w:ascii="Courier" w:hAnsi="Courier" w:hint="eastAsia"/>
          <w:sz w:val="21"/>
          <w:szCs w:val="21"/>
        </w:rPr>
        <w:t>性质</w:t>
      </w:r>
      <w:proofErr w:type="gramEnd"/>
      <w:r w:rsidRPr="00B6635B">
        <w:rPr>
          <w:rFonts w:ascii="Courier" w:hAnsi="Courier"/>
          <w:sz w:val="21"/>
          <w:szCs w:val="21"/>
        </w:rPr>
        <w:t>&lt;</w:t>
      </w:r>
      <w:r w:rsidRPr="00B6635B">
        <w:rPr>
          <w:rFonts w:ascii="Courier" w:hAnsi="Courier" w:hint="eastAsia"/>
          <w:sz w:val="21"/>
          <w:szCs w:val="21"/>
        </w:rPr>
        <w:t>/fphxz</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spmc</w:t>
      </w:r>
      <w:r w:rsidRPr="00B6635B">
        <w:rPr>
          <w:rFonts w:ascii="Courier" w:hAnsi="Courier"/>
          <w:sz w:val="21"/>
          <w:szCs w:val="21"/>
        </w:rPr>
        <w:t>&gt;</w:t>
      </w:r>
      <w:r w:rsidRPr="00B6635B">
        <w:rPr>
          <w:rFonts w:ascii="Courier" w:hAnsi="Courier" w:hint="eastAsia"/>
          <w:sz w:val="21"/>
          <w:szCs w:val="21"/>
        </w:rPr>
        <w:t>商品名称</w:t>
      </w:r>
      <w:r w:rsidRPr="00B6635B">
        <w:rPr>
          <w:rFonts w:ascii="Courier" w:hAnsi="Courier"/>
          <w:sz w:val="21"/>
          <w:szCs w:val="21"/>
        </w:rPr>
        <w:t>&lt;/</w:t>
      </w:r>
      <w:r w:rsidRPr="00B6635B">
        <w:rPr>
          <w:rFonts w:ascii="Courier" w:hAnsi="Courier" w:hint="eastAsia"/>
          <w:sz w:val="21"/>
          <w:szCs w:val="21"/>
        </w:rPr>
        <w:t>spmc</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spsm</w:t>
      </w:r>
      <w:r w:rsidRPr="00B6635B">
        <w:rPr>
          <w:rFonts w:ascii="Courier" w:hAnsi="Courier"/>
          <w:sz w:val="21"/>
          <w:szCs w:val="21"/>
        </w:rPr>
        <w:t>&gt;</w:t>
      </w:r>
      <w:r w:rsidRPr="00B6635B">
        <w:rPr>
          <w:rFonts w:ascii="Courier" w:hAnsi="Courier" w:hint="eastAsia"/>
          <w:sz w:val="21"/>
          <w:szCs w:val="21"/>
        </w:rPr>
        <w:t>商品税目</w:t>
      </w:r>
      <w:r w:rsidRPr="00B6635B">
        <w:rPr>
          <w:rFonts w:ascii="Courier" w:hAnsi="Courier"/>
          <w:sz w:val="21"/>
          <w:szCs w:val="21"/>
        </w:rPr>
        <w:t>&lt;/</w:t>
      </w:r>
      <w:r w:rsidRPr="00B6635B">
        <w:rPr>
          <w:rFonts w:ascii="Courier" w:hAnsi="Courier" w:hint="eastAsia"/>
          <w:sz w:val="21"/>
          <w:szCs w:val="21"/>
        </w:rPr>
        <w:t>spsm</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ggxh</w:t>
      </w:r>
      <w:r w:rsidRPr="00B6635B">
        <w:rPr>
          <w:rFonts w:ascii="Courier" w:hAnsi="Courier"/>
          <w:sz w:val="21"/>
          <w:szCs w:val="21"/>
        </w:rPr>
        <w:t>&gt;</w:t>
      </w:r>
      <w:r w:rsidRPr="00B6635B">
        <w:rPr>
          <w:rFonts w:ascii="Courier" w:hAnsi="Courier" w:hint="eastAsia"/>
          <w:sz w:val="21"/>
          <w:szCs w:val="21"/>
        </w:rPr>
        <w:t>规格型号</w:t>
      </w:r>
      <w:r w:rsidRPr="00B6635B">
        <w:rPr>
          <w:rFonts w:ascii="Courier" w:hAnsi="Courier"/>
          <w:sz w:val="21"/>
          <w:szCs w:val="21"/>
        </w:rPr>
        <w:t>&lt;/</w:t>
      </w:r>
      <w:r w:rsidRPr="00B6635B">
        <w:rPr>
          <w:rFonts w:ascii="Courier" w:hAnsi="Courier" w:hint="eastAsia"/>
          <w:sz w:val="21"/>
          <w:szCs w:val="21"/>
        </w:rPr>
        <w:t>ggxh</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dw</w:t>
      </w:r>
      <w:r w:rsidRPr="00B6635B">
        <w:rPr>
          <w:rFonts w:ascii="Courier" w:hAnsi="Courier"/>
          <w:sz w:val="21"/>
          <w:szCs w:val="21"/>
        </w:rPr>
        <w:t>&gt;</w:t>
      </w:r>
      <w:r w:rsidRPr="00B6635B">
        <w:rPr>
          <w:rFonts w:ascii="Courier" w:hAnsi="Courier" w:hint="eastAsia"/>
          <w:sz w:val="21"/>
          <w:szCs w:val="21"/>
        </w:rPr>
        <w:t>单位</w:t>
      </w:r>
      <w:r w:rsidRPr="00B6635B">
        <w:rPr>
          <w:rFonts w:ascii="Courier" w:hAnsi="Courier"/>
          <w:sz w:val="21"/>
          <w:szCs w:val="21"/>
        </w:rPr>
        <w:t>&lt;/</w:t>
      </w:r>
      <w:r w:rsidRPr="00B6635B">
        <w:rPr>
          <w:rFonts w:ascii="Courier" w:hAnsi="Courier" w:hint="eastAsia"/>
          <w:sz w:val="21"/>
          <w:szCs w:val="21"/>
        </w:rPr>
        <w:t>dw</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spsl</w:t>
      </w:r>
      <w:r w:rsidRPr="00B6635B">
        <w:rPr>
          <w:rFonts w:ascii="Courier" w:hAnsi="Courier"/>
          <w:sz w:val="21"/>
          <w:szCs w:val="21"/>
        </w:rPr>
        <w:t>&gt;</w:t>
      </w:r>
      <w:r w:rsidRPr="00B6635B">
        <w:rPr>
          <w:rFonts w:ascii="Courier" w:hAnsi="Courier" w:hint="eastAsia"/>
          <w:sz w:val="21"/>
          <w:szCs w:val="21"/>
        </w:rPr>
        <w:t>商品数量</w:t>
      </w:r>
      <w:r w:rsidRPr="00B6635B">
        <w:rPr>
          <w:rFonts w:ascii="Courier" w:hAnsi="Courier"/>
          <w:sz w:val="21"/>
          <w:szCs w:val="21"/>
        </w:rPr>
        <w:t>&lt;/</w:t>
      </w:r>
      <w:r w:rsidRPr="00B6635B">
        <w:rPr>
          <w:rFonts w:ascii="Courier" w:hAnsi="Courier" w:hint="eastAsia"/>
          <w:sz w:val="21"/>
          <w:szCs w:val="21"/>
        </w:rPr>
        <w:t>spsl</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dj</w:t>
      </w:r>
      <w:r w:rsidRPr="00B6635B">
        <w:rPr>
          <w:rFonts w:ascii="Courier" w:hAnsi="Courier"/>
          <w:sz w:val="21"/>
          <w:szCs w:val="21"/>
        </w:rPr>
        <w:t>&gt;</w:t>
      </w:r>
      <w:r w:rsidRPr="00B6635B">
        <w:rPr>
          <w:rFonts w:ascii="Courier" w:hAnsi="Courier" w:hint="eastAsia"/>
          <w:sz w:val="21"/>
          <w:szCs w:val="21"/>
        </w:rPr>
        <w:t>单价</w:t>
      </w:r>
      <w:r w:rsidRPr="00B6635B">
        <w:rPr>
          <w:rFonts w:ascii="Courier" w:hAnsi="Courier"/>
          <w:sz w:val="21"/>
          <w:szCs w:val="21"/>
        </w:rPr>
        <w:t>&lt;/</w:t>
      </w:r>
      <w:r w:rsidRPr="00B6635B">
        <w:rPr>
          <w:rFonts w:ascii="Courier" w:hAnsi="Courier" w:hint="eastAsia"/>
          <w:sz w:val="21"/>
          <w:szCs w:val="21"/>
        </w:rPr>
        <w:t>dj</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je</w:t>
      </w:r>
      <w:r w:rsidRPr="00B6635B">
        <w:rPr>
          <w:rFonts w:ascii="Courier" w:hAnsi="Courier"/>
          <w:sz w:val="21"/>
          <w:szCs w:val="21"/>
        </w:rPr>
        <w:t>&gt;</w:t>
      </w:r>
      <w:r w:rsidRPr="00B6635B">
        <w:rPr>
          <w:rFonts w:ascii="Courier" w:hAnsi="Courier" w:hint="eastAsia"/>
          <w:sz w:val="21"/>
          <w:szCs w:val="21"/>
        </w:rPr>
        <w:t>金额</w:t>
      </w:r>
      <w:r w:rsidRPr="00B6635B">
        <w:rPr>
          <w:rFonts w:ascii="Courier" w:hAnsi="Courier"/>
          <w:sz w:val="21"/>
          <w:szCs w:val="21"/>
        </w:rPr>
        <w:t>&lt;/</w:t>
      </w:r>
      <w:r w:rsidRPr="00B6635B">
        <w:rPr>
          <w:rFonts w:ascii="Courier" w:hAnsi="Courier" w:hint="eastAsia"/>
          <w:sz w:val="21"/>
          <w:szCs w:val="21"/>
        </w:rPr>
        <w:t>je</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sl</w:t>
      </w:r>
      <w:r w:rsidRPr="00B6635B">
        <w:rPr>
          <w:rFonts w:ascii="Courier" w:hAnsi="Courier"/>
          <w:sz w:val="21"/>
          <w:szCs w:val="21"/>
        </w:rPr>
        <w:t>&gt;</w:t>
      </w:r>
      <w:r w:rsidRPr="00B6635B">
        <w:rPr>
          <w:rFonts w:ascii="Courier" w:hAnsi="Courier" w:hint="eastAsia"/>
          <w:sz w:val="21"/>
          <w:szCs w:val="21"/>
        </w:rPr>
        <w:t>税率</w:t>
      </w:r>
      <w:r w:rsidRPr="00B6635B">
        <w:rPr>
          <w:rFonts w:ascii="Courier" w:hAnsi="Courier" w:hint="eastAsia"/>
          <w:sz w:val="21"/>
          <w:szCs w:val="21"/>
        </w:rPr>
        <w:t>&lt;/sl</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se</w:t>
      </w:r>
      <w:r w:rsidRPr="00B6635B">
        <w:rPr>
          <w:rFonts w:ascii="Courier" w:hAnsi="Courier"/>
          <w:sz w:val="21"/>
          <w:szCs w:val="21"/>
        </w:rPr>
        <w:t>&gt;</w:t>
      </w:r>
      <w:r w:rsidRPr="00B6635B">
        <w:rPr>
          <w:rFonts w:ascii="Courier" w:hAnsi="Courier" w:hint="eastAsia"/>
          <w:sz w:val="21"/>
          <w:szCs w:val="21"/>
        </w:rPr>
        <w:t>税额</w:t>
      </w:r>
      <w:r w:rsidRPr="00B6635B">
        <w:rPr>
          <w:rFonts w:ascii="Courier" w:hAnsi="Courier"/>
          <w:sz w:val="21"/>
          <w:szCs w:val="21"/>
        </w:rPr>
        <w:t>&lt;/</w:t>
      </w:r>
      <w:r w:rsidRPr="00B6635B">
        <w:rPr>
          <w:rFonts w:ascii="Courier" w:hAnsi="Courier" w:hint="eastAsia"/>
          <w:sz w:val="21"/>
          <w:szCs w:val="21"/>
        </w:rPr>
        <w:t>se</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hsbz</w:t>
      </w:r>
      <w:r w:rsidRPr="00B6635B">
        <w:rPr>
          <w:rFonts w:ascii="Courier" w:hAnsi="Courier"/>
          <w:sz w:val="21"/>
          <w:szCs w:val="21"/>
        </w:rPr>
        <w:t>&gt;</w:t>
      </w:r>
      <w:r w:rsidRPr="00B6635B">
        <w:rPr>
          <w:rFonts w:ascii="Courier" w:hAnsi="Courier" w:hint="eastAsia"/>
          <w:sz w:val="21"/>
          <w:szCs w:val="21"/>
        </w:rPr>
        <w:t>含税标志</w:t>
      </w:r>
      <w:r w:rsidRPr="00B6635B">
        <w:rPr>
          <w:rFonts w:ascii="Courier" w:hAnsi="Courier"/>
          <w:sz w:val="21"/>
          <w:szCs w:val="21"/>
        </w:rPr>
        <w:t>&lt;/</w:t>
      </w:r>
      <w:r w:rsidRPr="00B6635B">
        <w:rPr>
          <w:rFonts w:ascii="Courier" w:hAnsi="Courier" w:hint="eastAsia"/>
          <w:sz w:val="21"/>
          <w:szCs w:val="21"/>
        </w:rPr>
        <w:t>hsbz</w:t>
      </w:r>
      <w:r w:rsidRPr="00B6635B">
        <w:rPr>
          <w:rFonts w:ascii="Courier" w:hAnsi="Courier"/>
          <w:sz w:val="21"/>
          <w:szCs w:val="21"/>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spbm</w:t>
      </w:r>
      <w:r w:rsidRPr="00B6635B">
        <w:rPr>
          <w:rFonts w:ascii="Courier" w:hAnsi="Courier"/>
          <w:sz w:val="21"/>
          <w:szCs w:val="21"/>
          <w:u w:val="single"/>
        </w:rPr>
        <w:t>&gt;</w:t>
      </w:r>
      <w:r w:rsidRPr="00B6635B">
        <w:rPr>
          <w:rFonts w:ascii="Courier" w:hAnsi="Courier" w:hint="eastAsia"/>
          <w:sz w:val="21"/>
          <w:szCs w:val="21"/>
          <w:u w:val="single"/>
        </w:rPr>
        <w:t>商品编码</w:t>
      </w:r>
      <w:r w:rsidRPr="00B6635B">
        <w:rPr>
          <w:rFonts w:ascii="Courier" w:hAnsi="Courier"/>
          <w:sz w:val="21"/>
          <w:szCs w:val="21"/>
          <w:u w:val="single"/>
        </w:rPr>
        <w:t>&lt;/</w:t>
      </w:r>
      <w:r w:rsidRPr="00B6635B">
        <w:rPr>
          <w:rFonts w:ascii="Courier" w:hAnsi="Courier" w:hint="eastAsia"/>
          <w:sz w:val="21"/>
          <w:szCs w:val="21"/>
          <w:u w:val="single"/>
        </w:rPr>
        <w:t>spbm</w:t>
      </w:r>
      <w:r w:rsidRPr="00B6635B">
        <w:rPr>
          <w:rFonts w:ascii="Courier" w:hAnsi="Courier"/>
          <w:sz w:val="21"/>
          <w:szCs w:val="21"/>
          <w:u w:val="single"/>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r w:rsidRPr="00B6635B">
        <w:rPr>
          <w:rFonts w:ascii="Courier" w:hAnsi="Courier" w:hint="eastAsia"/>
          <w:sz w:val="21"/>
          <w:szCs w:val="21"/>
          <w:u w:val="single"/>
        </w:rPr>
        <w:t>纳税人自行编码</w:t>
      </w: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r w:rsidRPr="00B6635B">
        <w:rPr>
          <w:rFonts w:ascii="Courier" w:hAnsi="Courier" w:hint="eastAsia"/>
          <w:sz w:val="21"/>
          <w:szCs w:val="21"/>
          <w:u w:val="single"/>
        </w:rPr>
        <w:t>优惠政策标识</w:t>
      </w: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r w:rsidRPr="00B6635B">
        <w:rPr>
          <w:rFonts w:ascii="Courier" w:hAnsi="Courier" w:hint="eastAsia"/>
          <w:sz w:val="21"/>
          <w:szCs w:val="21"/>
          <w:u w:val="single"/>
        </w:rPr>
        <w:t>零税率标识</w:t>
      </w: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p>
    <w:p w:rsidR="00F81214" w:rsidRPr="00B6635B" w:rsidRDefault="00F81214" w:rsidP="00F81214">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r w:rsidRPr="00B6635B">
        <w:rPr>
          <w:rFonts w:ascii="Courier" w:hAnsi="Courier" w:hint="eastAsia"/>
          <w:sz w:val="21"/>
          <w:szCs w:val="21"/>
          <w:u w:val="single"/>
        </w:rPr>
        <w:t>增值税特殊管理</w:t>
      </w: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p>
    <w:p w:rsidR="00F81214" w:rsidRPr="00B6635B" w:rsidRDefault="00F81214" w:rsidP="00F81214">
      <w:pPr>
        <w:pStyle w:val="ab"/>
        <w:spacing w:line="240" w:lineRule="auto"/>
        <w:ind w:leftChars="54" w:firstLineChars="650" w:firstLine="1365"/>
        <w:rPr>
          <w:rFonts w:ascii="Courier" w:hAnsi="Courier"/>
          <w:sz w:val="21"/>
          <w:szCs w:val="21"/>
        </w:rPr>
      </w:pPr>
      <w:r w:rsidRPr="00B6635B">
        <w:rPr>
          <w:rFonts w:ascii="Courier" w:hAnsi="Courier" w:hint="eastAsia"/>
          <w:sz w:val="21"/>
          <w:szCs w:val="21"/>
        </w:rPr>
        <w:t>&lt;/group&gt;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qdxm</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qtxm count=</w:t>
      </w:r>
      <w:r w:rsidRPr="00B6635B">
        <w:rPr>
          <w:rFonts w:ascii="Courier" w:hAnsi="Courier"/>
          <w:sz w:val="21"/>
          <w:szCs w:val="21"/>
        </w:rPr>
        <w:t>"</w:t>
      </w:r>
      <w:r w:rsidRPr="00B6635B">
        <w:rPr>
          <w:rFonts w:ascii="Courier" w:hAnsi="Courier" w:hint="eastAsia"/>
          <w:sz w:val="21"/>
          <w:szCs w:val="21"/>
        </w:rPr>
        <w:t>1</w:t>
      </w:r>
      <w:r w:rsidRPr="00B6635B">
        <w:rPr>
          <w:rFonts w:ascii="Courier" w:hAnsi="Courier"/>
          <w:sz w:val="21"/>
          <w:szCs w:val="21"/>
        </w:rPr>
        <w:t>"&gt;</w:t>
      </w:r>
    </w:p>
    <w:p w:rsidR="00F81214" w:rsidRPr="00B6635B" w:rsidRDefault="00F81214" w:rsidP="00F81214">
      <w:pPr>
        <w:pStyle w:val="ab"/>
        <w:spacing w:line="240" w:lineRule="auto"/>
        <w:ind w:leftChars="54" w:firstLineChars="650" w:firstLine="1365"/>
        <w:rPr>
          <w:rFonts w:ascii="Courier" w:hAnsi="Courier"/>
          <w:sz w:val="21"/>
          <w:szCs w:val="21"/>
        </w:rPr>
      </w:pPr>
      <w:r w:rsidRPr="00B6635B">
        <w:rPr>
          <w:rFonts w:ascii="Courier" w:hAnsi="Courier" w:hint="eastAsia"/>
          <w:sz w:val="21"/>
          <w:szCs w:val="21"/>
        </w:rPr>
        <w:t>&lt;group xh=</w:t>
      </w:r>
      <w:r w:rsidRPr="00B6635B">
        <w:rPr>
          <w:rFonts w:ascii="Courier" w:hAnsi="Courier"/>
          <w:sz w:val="21"/>
          <w:szCs w:val="21"/>
        </w:rPr>
        <w:t>"1"</w:t>
      </w:r>
      <w:r w:rsidRPr="00B6635B">
        <w:rPr>
          <w:rFonts w:ascii="Courier" w:hAnsi="Courier" w:hint="eastAsia"/>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sl</w:t>
      </w:r>
      <w:r w:rsidRPr="00B6635B">
        <w:rPr>
          <w:rFonts w:ascii="Courier" w:hAnsi="Courier"/>
          <w:sz w:val="21"/>
          <w:szCs w:val="21"/>
        </w:rPr>
        <w:t>&gt;</w:t>
      </w:r>
      <w:r w:rsidRPr="00B6635B">
        <w:rPr>
          <w:rFonts w:ascii="Courier" w:hAnsi="Courier" w:hint="eastAsia"/>
          <w:sz w:val="21"/>
          <w:szCs w:val="21"/>
        </w:rPr>
        <w:t>税率</w:t>
      </w:r>
      <w:r w:rsidRPr="00B6635B">
        <w:rPr>
          <w:rFonts w:ascii="Courier" w:hAnsi="Courier"/>
          <w:sz w:val="21"/>
          <w:szCs w:val="21"/>
        </w:rPr>
        <w:t>&lt;</w:t>
      </w:r>
      <w:r w:rsidRPr="00B6635B">
        <w:rPr>
          <w:rFonts w:ascii="Courier" w:hAnsi="Courier" w:hint="eastAsia"/>
          <w:sz w:val="21"/>
          <w:szCs w:val="21"/>
        </w:rPr>
        <w:t>/sl</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je</w:t>
      </w:r>
      <w:r w:rsidRPr="00B6635B">
        <w:rPr>
          <w:rFonts w:ascii="Courier" w:hAnsi="Courier"/>
          <w:sz w:val="21"/>
          <w:szCs w:val="21"/>
        </w:rPr>
        <w:t>&gt;</w:t>
      </w:r>
      <w:r w:rsidRPr="00B6635B">
        <w:rPr>
          <w:rFonts w:ascii="Courier" w:hAnsi="Courier" w:hint="eastAsia"/>
          <w:sz w:val="21"/>
          <w:szCs w:val="21"/>
        </w:rPr>
        <w:t>金额</w:t>
      </w:r>
      <w:r w:rsidRPr="00B6635B">
        <w:rPr>
          <w:rFonts w:ascii="Courier" w:hAnsi="Courier"/>
          <w:sz w:val="21"/>
          <w:szCs w:val="21"/>
        </w:rPr>
        <w:t>&lt;/</w:t>
      </w:r>
      <w:r w:rsidRPr="00B6635B">
        <w:rPr>
          <w:rFonts w:ascii="Courier" w:hAnsi="Courier" w:hint="eastAsia"/>
          <w:sz w:val="21"/>
          <w:szCs w:val="21"/>
        </w:rPr>
        <w:t>je</w:t>
      </w:r>
      <w:r w:rsidRPr="00B6635B">
        <w:rPr>
          <w:rFonts w:ascii="Courier" w:hAnsi="Courier"/>
          <w:sz w:val="21"/>
          <w:szCs w:val="21"/>
        </w:rPr>
        <w:t>&gt;</w:t>
      </w:r>
    </w:p>
    <w:p w:rsidR="00F81214" w:rsidRPr="00B6635B" w:rsidRDefault="00F81214" w:rsidP="00F81214">
      <w:pPr>
        <w:pStyle w:val="ab"/>
        <w:spacing w:line="240" w:lineRule="auto"/>
        <w:ind w:leftChars="54" w:firstLineChars="750" w:firstLine="157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se</w:t>
      </w:r>
      <w:r w:rsidRPr="00B6635B">
        <w:rPr>
          <w:rFonts w:ascii="Courier" w:hAnsi="Courier"/>
          <w:sz w:val="21"/>
          <w:szCs w:val="21"/>
        </w:rPr>
        <w:t>&gt;</w:t>
      </w:r>
      <w:r w:rsidRPr="00B6635B">
        <w:rPr>
          <w:rFonts w:ascii="Courier" w:hAnsi="Courier" w:hint="eastAsia"/>
          <w:sz w:val="21"/>
          <w:szCs w:val="21"/>
        </w:rPr>
        <w:t>税额</w:t>
      </w:r>
      <w:r w:rsidRPr="00B6635B">
        <w:rPr>
          <w:rFonts w:ascii="Courier" w:hAnsi="Courier"/>
          <w:sz w:val="21"/>
          <w:szCs w:val="21"/>
        </w:rPr>
        <w:t>&lt;/</w:t>
      </w:r>
      <w:r w:rsidRPr="00B6635B">
        <w:rPr>
          <w:rFonts w:ascii="Courier" w:hAnsi="Courier" w:hint="eastAsia"/>
          <w:sz w:val="21"/>
          <w:szCs w:val="21"/>
        </w:rPr>
        <w:t>se</w:t>
      </w:r>
      <w:r w:rsidRPr="00B6635B">
        <w:rPr>
          <w:rFonts w:ascii="Courier" w:hAnsi="Courier"/>
          <w:sz w:val="21"/>
          <w:szCs w:val="21"/>
        </w:rPr>
        <w:t>&gt;</w:t>
      </w:r>
    </w:p>
    <w:p w:rsidR="00F81214" w:rsidRPr="00B6635B" w:rsidRDefault="00F81214" w:rsidP="00F81214">
      <w:pPr>
        <w:pStyle w:val="ab"/>
        <w:spacing w:line="240" w:lineRule="auto"/>
        <w:ind w:leftChars="54" w:firstLineChars="650" w:firstLine="1365"/>
        <w:rPr>
          <w:rFonts w:ascii="Courier" w:hAnsi="Courier"/>
          <w:sz w:val="21"/>
          <w:szCs w:val="21"/>
        </w:rPr>
      </w:pPr>
      <w:r w:rsidRPr="00B6635B">
        <w:rPr>
          <w:rFonts w:ascii="Courier" w:hAnsi="Courier" w:hint="eastAsia"/>
          <w:sz w:val="21"/>
          <w:szCs w:val="21"/>
        </w:rPr>
        <w:t>&lt;/group&gt;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lastRenderedPageBreak/>
        <w:t>&lt;/</w:t>
      </w:r>
      <w:r w:rsidRPr="00B6635B">
        <w:rPr>
          <w:rFonts w:ascii="Courier" w:hAnsi="Courier" w:hint="eastAsia"/>
          <w:sz w:val="21"/>
          <w:szCs w:val="21"/>
        </w:rPr>
        <w:t>qtxm</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hint="eastAsia"/>
          <w:sz w:val="21"/>
          <w:szCs w:val="21"/>
        </w:rPr>
        <w:t>&lt;zhsl&gt;</w:t>
      </w:r>
      <w:r w:rsidRPr="00B6635B">
        <w:rPr>
          <w:rFonts w:ascii="Courier" w:hAnsi="Courier" w:hint="eastAsia"/>
          <w:sz w:val="21"/>
          <w:szCs w:val="21"/>
        </w:rPr>
        <w:t>综合税率</w:t>
      </w:r>
      <w:r w:rsidRPr="00B6635B">
        <w:rPr>
          <w:rFonts w:ascii="Courier" w:hAnsi="Courier" w:hint="eastAsia"/>
          <w:sz w:val="21"/>
          <w:szCs w:val="21"/>
        </w:rPr>
        <w:t>&lt;/zhsl&gt;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r w:rsidRPr="00B6635B">
        <w:rPr>
          <w:rFonts w:ascii="Courier" w:hAnsi="Courier" w:hint="eastAsia"/>
          <w:sz w:val="21"/>
          <w:szCs w:val="21"/>
        </w:rPr>
        <w:t>合计金额</w:t>
      </w: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r w:rsidRPr="00B6635B">
        <w:rPr>
          <w:rFonts w:ascii="Courier" w:hAnsi="Courier" w:hint="eastAsia"/>
          <w:sz w:val="21"/>
          <w:szCs w:val="21"/>
        </w:rPr>
        <w:t>合计税额</w:t>
      </w: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r w:rsidRPr="00B6635B">
        <w:rPr>
          <w:rFonts w:ascii="Courier" w:hAnsi="Courier" w:hint="eastAsia"/>
          <w:sz w:val="21"/>
          <w:szCs w:val="21"/>
        </w:rPr>
        <w:t>价税合计</w:t>
      </w: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bz</w:t>
      </w:r>
      <w:r w:rsidRPr="00B6635B">
        <w:rPr>
          <w:rFonts w:ascii="Courier" w:hAnsi="Courier"/>
          <w:sz w:val="21"/>
          <w:szCs w:val="21"/>
        </w:rPr>
        <w:t>&gt;</w:t>
      </w:r>
      <w:r w:rsidRPr="00B6635B">
        <w:rPr>
          <w:rFonts w:ascii="Courier" w:hAnsi="Courier" w:hint="eastAsia"/>
          <w:sz w:val="21"/>
          <w:szCs w:val="21"/>
        </w:rPr>
        <w:t>备注</w:t>
      </w:r>
      <w:r w:rsidRPr="00B6635B">
        <w:rPr>
          <w:rFonts w:ascii="Courier" w:hAnsi="Courier"/>
          <w:sz w:val="21"/>
          <w:szCs w:val="21"/>
        </w:rPr>
        <w:t>&lt;/</w:t>
      </w:r>
      <w:r w:rsidRPr="00B6635B">
        <w:rPr>
          <w:rFonts w:ascii="Courier" w:hAnsi="Courier" w:hint="eastAsia"/>
          <w:sz w:val="21"/>
          <w:szCs w:val="21"/>
        </w:rPr>
        <w:t>bz</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skr</w:t>
      </w:r>
      <w:r w:rsidRPr="00B6635B">
        <w:rPr>
          <w:rFonts w:ascii="Courier" w:hAnsi="Courier"/>
          <w:sz w:val="21"/>
          <w:szCs w:val="21"/>
        </w:rPr>
        <w:t>&gt;</w:t>
      </w:r>
      <w:r w:rsidRPr="00B6635B">
        <w:rPr>
          <w:rFonts w:ascii="Courier" w:hAnsi="Courier" w:hint="eastAsia"/>
          <w:sz w:val="21"/>
          <w:szCs w:val="21"/>
        </w:rPr>
        <w:t>收款人</w:t>
      </w:r>
      <w:r w:rsidRPr="00B6635B">
        <w:rPr>
          <w:rFonts w:ascii="Courier" w:hAnsi="Courier"/>
          <w:sz w:val="21"/>
          <w:szCs w:val="21"/>
        </w:rPr>
        <w:t>&lt;/</w:t>
      </w:r>
      <w:r w:rsidRPr="00B6635B">
        <w:rPr>
          <w:rFonts w:ascii="Courier" w:hAnsi="Courier" w:hint="eastAsia"/>
          <w:sz w:val="21"/>
          <w:szCs w:val="21"/>
        </w:rPr>
        <w:t>skr</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fhr</w:t>
      </w:r>
      <w:r w:rsidRPr="00B6635B">
        <w:rPr>
          <w:rFonts w:ascii="Courier" w:hAnsi="Courier"/>
          <w:sz w:val="21"/>
          <w:szCs w:val="21"/>
        </w:rPr>
        <w:t>&gt;</w:t>
      </w:r>
      <w:r w:rsidRPr="00B6635B">
        <w:rPr>
          <w:rFonts w:ascii="Courier" w:hAnsi="Courier" w:hint="eastAsia"/>
          <w:sz w:val="21"/>
          <w:szCs w:val="21"/>
        </w:rPr>
        <w:t>复核人</w:t>
      </w:r>
      <w:r w:rsidRPr="00B6635B">
        <w:rPr>
          <w:rFonts w:ascii="Courier" w:hAnsi="Courier"/>
          <w:sz w:val="21"/>
          <w:szCs w:val="21"/>
        </w:rPr>
        <w:t>&lt;/</w:t>
      </w:r>
      <w:r w:rsidRPr="00B6635B">
        <w:rPr>
          <w:rFonts w:ascii="Courier" w:hAnsi="Courier" w:hint="eastAsia"/>
          <w:sz w:val="21"/>
          <w:szCs w:val="21"/>
        </w:rPr>
        <w:t>fhr</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kpr</w:t>
      </w:r>
      <w:r w:rsidRPr="00B6635B">
        <w:rPr>
          <w:rFonts w:ascii="Courier" w:hAnsi="Courier"/>
          <w:sz w:val="21"/>
          <w:szCs w:val="21"/>
        </w:rPr>
        <w:t>&gt;</w:t>
      </w:r>
      <w:r w:rsidRPr="00B6635B">
        <w:rPr>
          <w:rFonts w:ascii="Courier" w:hAnsi="Courier" w:hint="eastAsia"/>
          <w:sz w:val="21"/>
          <w:szCs w:val="21"/>
        </w:rPr>
        <w:t>开票人</w:t>
      </w:r>
      <w:r w:rsidRPr="00B6635B">
        <w:rPr>
          <w:rFonts w:ascii="Courier" w:hAnsi="Courier"/>
          <w:sz w:val="21"/>
          <w:szCs w:val="21"/>
        </w:rPr>
        <w:t>&lt;/</w:t>
      </w:r>
      <w:r w:rsidRPr="00B6635B">
        <w:rPr>
          <w:rFonts w:ascii="Courier" w:hAnsi="Courier" w:hint="eastAsia"/>
          <w:sz w:val="21"/>
          <w:szCs w:val="21"/>
        </w:rPr>
        <w:t>kpr</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hint="eastAsia"/>
          <w:sz w:val="21"/>
          <w:szCs w:val="21"/>
        </w:rPr>
        <w:t>&lt;jmbbh&gt;</w:t>
      </w:r>
      <w:r w:rsidRPr="00B6635B">
        <w:rPr>
          <w:rFonts w:ascii="Courier" w:hAnsi="Courier" w:hint="eastAsia"/>
          <w:sz w:val="21"/>
          <w:szCs w:val="21"/>
        </w:rPr>
        <w:t>加密版本号</w:t>
      </w:r>
      <w:r w:rsidRPr="00B6635B">
        <w:rPr>
          <w:rFonts w:ascii="Courier" w:hAnsi="Courier" w:hint="eastAsia"/>
          <w:sz w:val="21"/>
          <w:szCs w:val="21"/>
        </w:rPr>
        <w:t>&lt;/jmbbh&gt;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hint="eastAsia"/>
          <w:sz w:val="21"/>
          <w:szCs w:val="21"/>
        </w:rPr>
        <w:t>&lt;zyspmc&gt;</w:t>
      </w:r>
      <w:r w:rsidRPr="00B6635B">
        <w:rPr>
          <w:rFonts w:ascii="Courier" w:hAnsi="Courier" w:hint="eastAsia"/>
          <w:sz w:val="21"/>
          <w:szCs w:val="21"/>
        </w:rPr>
        <w:t>主要商品名称</w:t>
      </w:r>
      <w:r w:rsidRPr="00B6635B">
        <w:rPr>
          <w:rFonts w:ascii="Courier" w:hAnsi="Courier" w:hint="eastAsia"/>
          <w:sz w:val="21"/>
          <w:szCs w:val="21"/>
        </w:rPr>
        <w:t>&lt;/zyspmc&gt;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hint="eastAsia"/>
          <w:sz w:val="21"/>
          <w:szCs w:val="21"/>
        </w:rPr>
        <w:t>&lt;spsm&gt;</w:t>
      </w:r>
      <w:r w:rsidRPr="00B6635B">
        <w:rPr>
          <w:rFonts w:ascii="Courier" w:hAnsi="Courier" w:hint="eastAsia"/>
          <w:sz w:val="21"/>
          <w:szCs w:val="21"/>
        </w:rPr>
        <w:t>商品税目</w:t>
      </w:r>
      <w:r w:rsidRPr="00B6635B">
        <w:rPr>
          <w:rFonts w:ascii="Courier" w:hAnsi="Courier" w:hint="eastAsia"/>
          <w:sz w:val="21"/>
          <w:szCs w:val="21"/>
        </w:rPr>
        <w:t>&lt;/spsm&gt;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hint="eastAsia"/>
          <w:sz w:val="21"/>
          <w:szCs w:val="21"/>
        </w:rPr>
        <w:t>&lt;qdbz&gt;</w:t>
      </w:r>
      <w:r w:rsidRPr="00B6635B">
        <w:rPr>
          <w:rFonts w:ascii="Courier" w:hAnsi="Courier" w:hint="eastAsia"/>
          <w:sz w:val="21"/>
          <w:szCs w:val="21"/>
        </w:rPr>
        <w:t>清单标志</w:t>
      </w:r>
      <w:r w:rsidRPr="00B6635B">
        <w:rPr>
          <w:rFonts w:ascii="Courier" w:hAnsi="Courier" w:hint="eastAsia"/>
          <w:sz w:val="21"/>
          <w:szCs w:val="21"/>
        </w:rPr>
        <w:t>&lt;/qdbz&gt;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&lt;ssyf&gt;</w:t>
      </w:r>
      <w:r w:rsidRPr="00B6635B">
        <w:rPr>
          <w:rFonts w:ascii="Courier" w:hAnsi="Courier" w:hint="eastAsia"/>
          <w:sz w:val="21"/>
          <w:szCs w:val="21"/>
        </w:rPr>
        <w:t>所属月份</w:t>
      </w:r>
      <w:r w:rsidRPr="00B6635B">
        <w:rPr>
          <w:rFonts w:ascii="Courier" w:hAnsi="Courier"/>
          <w:sz w:val="21"/>
          <w:szCs w:val="21"/>
        </w:rPr>
        <w:t>&lt;/ssyf&gt;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&lt;kpjh&gt;</w:t>
      </w:r>
      <w:r w:rsidRPr="00B6635B">
        <w:rPr>
          <w:rFonts w:ascii="Courier" w:hAnsi="Courier" w:hint="eastAsia"/>
          <w:sz w:val="21"/>
          <w:szCs w:val="21"/>
        </w:rPr>
        <w:t>开票机号</w:t>
      </w:r>
      <w:r w:rsidRPr="00B6635B">
        <w:rPr>
          <w:rFonts w:ascii="Courier" w:hAnsi="Courier"/>
          <w:sz w:val="21"/>
          <w:szCs w:val="21"/>
        </w:rPr>
        <w:t>&lt;/kpjh&gt;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hint="eastAsia"/>
          <w:sz w:val="21"/>
          <w:szCs w:val="21"/>
        </w:rPr>
        <w:t>&lt;tzdbh&gt;</w:t>
      </w:r>
      <w:r w:rsidRPr="00B6635B">
        <w:rPr>
          <w:rFonts w:ascii="Courier" w:hAnsi="Courier" w:hint="eastAsia"/>
          <w:sz w:val="21"/>
          <w:szCs w:val="21"/>
        </w:rPr>
        <w:t>信息表编号</w:t>
      </w:r>
      <w:r w:rsidRPr="00B6635B">
        <w:rPr>
          <w:rFonts w:ascii="Courier" w:hAnsi="Courier" w:hint="eastAsia"/>
          <w:sz w:val="21"/>
          <w:szCs w:val="21"/>
        </w:rPr>
        <w:t>&lt;/tzdbh&gt;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yfpdm</w:t>
      </w:r>
      <w:r w:rsidRPr="00B6635B">
        <w:rPr>
          <w:rFonts w:ascii="Courier" w:hAnsi="Courier"/>
          <w:sz w:val="21"/>
          <w:szCs w:val="21"/>
        </w:rPr>
        <w:t>&gt;</w:t>
      </w:r>
      <w:r w:rsidRPr="00B6635B">
        <w:rPr>
          <w:rFonts w:ascii="Courier" w:hAnsi="Courier" w:hint="eastAsia"/>
          <w:sz w:val="21"/>
          <w:szCs w:val="21"/>
        </w:rPr>
        <w:t>原发票代码</w:t>
      </w:r>
      <w:r w:rsidRPr="00B6635B">
        <w:rPr>
          <w:rFonts w:ascii="Courier" w:hAnsi="Courier"/>
          <w:sz w:val="21"/>
          <w:szCs w:val="21"/>
        </w:rPr>
        <w:t>&lt;/</w:t>
      </w:r>
      <w:r w:rsidRPr="00B6635B">
        <w:rPr>
          <w:rFonts w:ascii="Courier" w:hAnsi="Courier" w:hint="eastAsia"/>
          <w:sz w:val="21"/>
          <w:szCs w:val="21"/>
        </w:rPr>
        <w:t>yfpdm</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yfphm</w:t>
      </w:r>
      <w:r w:rsidRPr="00B6635B">
        <w:rPr>
          <w:rFonts w:ascii="Courier" w:hAnsi="Courier"/>
          <w:sz w:val="21"/>
          <w:szCs w:val="21"/>
        </w:rPr>
        <w:t>&gt;</w:t>
      </w:r>
      <w:r w:rsidRPr="00B6635B">
        <w:rPr>
          <w:rFonts w:ascii="Courier" w:hAnsi="Courier" w:hint="eastAsia"/>
          <w:sz w:val="21"/>
          <w:szCs w:val="21"/>
        </w:rPr>
        <w:t>原发票号码</w:t>
      </w:r>
      <w:r w:rsidRPr="00B6635B">
        <w:rPr>
          <w:rFonts w:ascii="Courier" w:hAnsi="Courier"/>
          <w:sz w:val="21"/>
          <w:szCs w:val="21"/>
        </w:rPr>
        <w:t>&lt;/</w:t>
      </w:r>
      <w:r w:rsidRPr="00B6635B">
        <w:rPr>
          <w:rFonts w:ascii="Courier" w:hAnsi="Courier" w:hint="eastAsia"/>
          <w:sz w:val="21"/>
          <w:szCs w:val="21"/>
        </w:rPr>
        <w:t>yfphm</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zfrq</w:t>
      </w:r>
      <w:r w:rsidRPr="00B6635B">
        <w:rPr>
          <w:rFonts w:ascii="Courier" w:hAnsi="Courier"/>
          <w:sz w:val="21"/>
          <w:szCs w:val="21"/>
        </w:rPr>
        <w:t>&gt;</w:t>
      </w:r>
      <w:r w:rsidRPr="00B6635B">
        <w:rPr>
          <w:rFonts w:ascii="Courier" w:hAnsi="Courier" w:hint="eastAsia"/>
          <w:sz w:val="21"/>
          <w:szCs w:val="21"/>
        </w:rPr>
        <w:t>作废日期</w:t>
      </w:r>
      <w:r w:rsidRPr="00B6635B">
        <w:rPr>
          <w:rFonts w:ascii="Courier" w:hAnsi="Courier"/>
          <w:sz w:val="21"/>
          <w:szCs w:val="21"/>
        </w:rPr>
        <w:t>&lt;/</w:t>
      </w:r>
      <w:r w:rsidRPr="00B6635B">
        <w:rPr>
          <w:rFonts w:ascii="Courier" w:hAnsi="Courier" w:hint="eastAsia"/>
          <w:sz w:val="21"/>
          <w:szCs w:val="21"/>
        </w:rPr>
        <w:t>zfrq</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zfr</w:t>
      </w:r>
      <w:r w:rsidRPr="00B6635B">
        <w:rPr>
          <w:rFonts w:ascii="Courier" w:hAnsi="Courier"/>
          <w:sz w:val="21"/>
          <w:szCs w:val="21"/>
        </w:rPr>
        <w:t>&gt;</w:t>
      </w:r>
      <w:r w:rsidRPr="00B6635B">
        <w:rPr>
          <w:rFonts w:ascii="Courier" w:hAnsi="Courier" w:hint="eastAsia"/>
          <w:sz w:val="21"/>
          <w:szCs w:val="21"/>
        </w:rPr>
        <w:t>作废人</w:t>
      </w:r>
      <w:r w:rsidRPr="00B6635B">
        <w:rPr>
          <w:rFonts w:ascii="Courier" w:hAnsi="Courier"/>
          <w:sz w:val="21"/>
          <w:szCs w:val="21"/>
        </w:rPr>
        <w:t>&lt;/</w:t>
      </w:r>
      <w:r w:rsidRPr="00B6635B">
        <w:rPr>
          <w:rFonts w:ascii="Courier" w:hAnsi="Courier" w:hint="eastAsia"/>
          <w:sz w:val="21"/>
          <w:szCs w:val="21"/>
        </w:rPr>
        <w:t>zfr</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qmcs</w:t>
      </w:r>
      <w:r w:rsidRPr="00B6635B">
        <w:rPr>
          <w:rFonts w:ascii="Courier" w:hAnsi="Courier"/>
          <w:sz w:val="21"/>
          <w:szCs w:val="21"/>
        </w:rPr>
        <w:t>&gt;</w:t>
      </w:r>
      <w:r w:rsidRPr="00B6635B">
        <w:rPr>
          <w:rFonts w:ascii="Courier" w:hAnsi="Courier" w:hint="eastAsia"/>
          <w:sz w:val="21"/>
          <w:szCs w:val="21"/>
        </w:rPr>
        <w:t>签名参数</w:t>
      </w:r>
      <w:r w:rsidRPr="00B6635B">
        <w:rPr>
          <w:rFonts w:ascii="Courier" w:hAnsi="Courier"/>
          <w:sz w:val="21"/>
          <w:szCs w:val="21"/>
        </w:rPr>
        <w:t>&lt;/</w:t>
      </w:r>
      <w:r w:rsidRPr="00B6635B">
        <w:rPr>
          <w:rFonts w:ascii="Courier" w:hAnsi="Courier" w:hint="eastAsia"/>
          <w:sz w:val="21"/>
          <w:szCs w:val="21"/>
        </w:rPr>
        <w:t>qmcs</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qmz</w:t>
      </w:r>
      <w:r w:rsidRPr="00B6635B">
        <w:rPr>
          <w:rFonts w:ascii="Courier" w:hAnsi="Courier"/>
          <w:sz w:val="21"/>
          <w:szCs w:val="21"/>
        </w:rPr>
        <w:t>&gt;</w:t>
      </w:r>
      <w:proofErr w:type="gramStart"/>
      <w:r w:rsidRPr="00B6635B">
        <w:rPr>
          <w:rFonts w:ascii="Courier" w:hAnsi="Courier" w:hint="eastAsia"/>
          <w:sz w:val="21"/>
          <w:szCs w:val="21"/>
        </w:rPr>
        <w:t>签名值</w:t>
      </w:r>
      <w:proofErr w:type="gramEnd"/>
      <w:r w:rsidRPr="00B6635B">
        <w:rPr>
          <w:rFonts w:ascii="Courier" w:hAnsi="Courier"/>
          <w:sz w:val="21"/>
          <w:szCs w:val="21"/>
        </w:rPr>
        <w:t>&lt;/</w:t>
      </w:r>
      <w:r w:rsidRPr="00B6635B">
        <w:rPr>
          <w:rFonts w:ascii="Courier" w:hAnsi="Courier" w:hint="eastAsia"/>
          <w:sz w:val="21"/>
          <w:szCs w:val="21"/>
        </w:rPr>
        <w:t>qmz</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ykfsje</w:t>
      </w:r>
      <w:r w:rsidRPr="00B6635B">
        <w:rPr>
          <w:rFonts w:ascii="Courier" w:hAnsi="Courier"/>
          <w:sz w:val="21"/>
          <w:szCs w:val="21"/>
        </w:rPr>
        <w:t>&gt;</w:t>
      </w:r>
      <w:r w:rsidRPr="00B6635B">
        <w:rPr>
          <w:rFonts w:ascii="Courier" w:hAnsi="Courier" w:hint="eastAsia"/>
          <w:sz w:val="21"/>
          <w:szCs w:val="21"/>
        </w:rPr>
        <w:t>已开负数金额</w:t>
      </w:r>
      <w:r w:rsidRPr="00B6635B">
        <w:rPr>
          <w:rFonts w:ascii="Courier" w:hAnsi="Courier"/>
          <w:sz w:val="21"/>
          <w:szCs w:val="21"/>
        </w:rPr>
        <w:t>&lt;/</w:t>
      </w:r>
      <w:r w:rsidRPr="00B6635B">
        <w:rPr>
          <w:rFonts w:ascii="Courier" w:hAnsi="Courier" w:hint="eastAsia"/>
          <w:sz w:val="21"/>
          <w:szCs w:val="21"/>
        </w:rPr>
        <w:t>ykfsje</w:t>
      </w:r>
      <w:r w:rsidRPr="00B6635B">
        <w:rPr>
          <w:rFonts w:ascii="Courier" w:hAnsi="Courier"/>
          <w:sz w:val="21"/>
          <w:szCs w:val="21"/>
        </w:rPr>
        <w:t>&gt;</w:t>
      </w:r>
    </w:p>
    <w:p w:rsidR="00F81214" w:rsidRPr="00B6635B" w:rsidRDefault="00F81214" w:rsidP="00F81214">
      <w:pPr>
        <w:pStyle w:val="ab"/>
        <w:spacing w:line="240" w:lineRule="auto"/>
        <w:ind w:leftChars="54" w:firstLineChars="550" w:firstLine="1155"/>
        <w:rPr>
          <w:rFonts w:ascii="Courier" w:hAnsi="Courier"/>
          <w:sz w:val="21"/>
          <w:szCs w:val="21"/>
        </w:rPr>
      </w:pPr>
      <w:r w:rsidRPr="00B6635B">
        <w:rPr>
          <w:rFonts w:ascii="Courier" w:hAnsi="Courier" w:hint="eastAsia"/>
          <w:sz w:val="21"/>
          <w:szCs w:val="21"/>
        </w:rPr>
        <w:t>&lt;</w:t>
      </w:r>
      <w:r w:rsidRPr="00B6635B">
        <w:rPr>
          <w:rFonts w:ascii="Courier" w:hAnsi="Courier"/>
          <w:sz w:val="21"/>
          <w:szCs w:val="21"/>
        </w:rPr>
        <w:t>ewm</w:t>
      </w:r>
      <w:r w:rsidRPr="00B6635B">
        <w:rPr>
          <w:rFonts w:ascii="Courier" w:hAnsi="Courier" w:hint="eastAsia"/>
          <w:sz w:val="21"/>
          <w:szCs w:val="21"/>
        </w:rPr>
        <w:t>&gt;</w:t>
      </w:r>
      <w:proofErr w:type="gramStart"/>
      <w:r w:rsidRPr="00B6635B">
        <w:rPr>
          <w:rFonts w:ascii="Courier" w:hAnsi="Courier" w:hint="eastAsia"/>
          <w:sz w:val="21"/>
          <w:szCs w:val="21"/>
        </w:rPr>
        <w:t>二维码</w:t>
      </w:r>
      <w:proofErr w:type="gramEnd"/>
      <w:r w:rsidRPr="00B6635B">
        <w:rPr>
          <w:rFonts w:ascii="Courier" w:hAnsi="Courier" w:hint="eastAsia"/>
          <w:sz w:val="21"/>
          <w:szCs w:val="21"/>
        </w:rPr>
        <w:t>&lt;/ewm&gt;</w:t>
      </w:r>
    </w:p>
    <w:p w:rsidR="00F81214" w:rsidRPr="00B6635B" w:rsidRDefault="00F81214" w:rsidP="00F81214">
      <w:pPr>
        <w:pStyle w:val="ab"/>
        <w:spacing w:line="240" w:lineRule="auto"/>
        <w:ind w:leftChars="54" w:firstLineChars="450" w:firstLine="945"/>
        <w:rPr>
          <w:rFonts w:ascii="Courier" w:hAnsi="Courier"/>
          <w:sz w:val="21"/>
          <w:szCs w:val="21"/>
        </w:rPr>
      </w:pPr>
      <w:r w:rsidRPr="00B6635B">
        <w:rPr>
          <w:rFonts w:ascii="Courier" w:hAnsi="Courier" w:hint="eastAsia"/>
          <w:sz w:val="21"/>
          <w:szCs w:val="21"/>
        </w:rPr>
        <w:t>&lt;/group&gt;</w:t>
      </w:r>
    </w:p>
    <w:p w:rsidR="00F81214" w:rsidRPr="00B6635B" w:rsidRDefault="00F81214" w:rsidP="00F81214">
      <w:pPr>
        <w:pStyle w:val="ab"/>
        <w:spacing w:line="240" w:lineRule="auto"/>
        <w:ind w:leftChars="54" w:firstLineChars="350" w:firstLine="735"/>
        <w:rPr>
          <w:rFonts w:ascii="Courier" w:hAnsi="Courier"/>
          <w:sz w:val="21"/>
          <w:szCs w:val="21"/>
        </w:rPr>
      </w:pPr>
      <w:r w:rsidRPr="00B6635B">
        <w:rPr>
          <w:rFonts w:ascii="Courier" w:hAnsi="Courier" w:hint="eastAsia"/>
          <w:sz w:val="21"/>
          <w:szCs w:val="21"/>
        </w:rPr>
        <w:t>&lt;/kpxx&gt;</w:t>
      </w:r>
    </w:p>
    <w:p w:rsidR="00F81214" w:rsidRPr="00B6635B" w:rsidRDefault="00F81214" w:rsidP="00F81214">
      <w:pPr>
        <w:pStyle w:val="ab"/>
        <w:spacing w:line="240" w:lineRule="auto"/>
        <w:ind w:leftChars="54" w:firstLineChars="250" w:firstLine="525"/>
        <w:rPr>
          <w:rFonts w:ascii="Courier" w:hAnsi="Courier"/>
          <w:sz w:val="21"/>
          <w:szCs w:val="21"/>
        </w:rPr>
      </w:pPr>
      <w:r w:rsidRPr="00B6635B">
        <w:rPr>
          <w:rFonts w:ascii="Courier" w:hAnsi="Courier" w:hint="eastAsia"/>
          <w:sz w:val="21"/>
          <w:szCs w:val="21"/>
        </w:rPr>
        <w:t>&lt;/returndata&gt;</w:t>
      </w:r>
    </w:p>
    <w:p w:rsidR="00F81214" w:rsidRPr="00B6635B" w:rsidRDefault="00F81214" w:rsidP="00F81214">
      <w:pPr>
        <w:pStyle w:val="ab"/>
        <w:spacing w:line="240" w:lineRule="auto"/>
        <w:ind w:firstLineChars="150" w:firstLine="315"/>
        <w:rPr>
          <w:rFonts w:ascii="Courier" w:hAnsi="Courier"/>
          <w:sz w:val="21"/>
          <w:szCs w:val="21"/>
        </w:rPr>
      </w:pPr>
      <w:r w:rsidRPr="00B6635B">
        <w:rPr>
          <w:rFonts w:ascii="Courier" w:hAnsi="Courier"/>
          <w:sz w:val="21"/>
          <w:szCs w:val="21"/>
        </w:rPr>
        <w:t>&lt;/body&gt;</w:t>
      </w:r>
    </w:p>
    <w:p w:rsidR="00F81214" w:rsidRPr="00B6635B" w:rsidRDefault="00F81214" w:rsidP="00F81214">
      <w:pPr>
        <w:pStyle w:val="ab"/>
        <w:spacing w:line="240" w:lineRule="auto"/>
        <w:ind w:firstLineChars="150" w:firstLine="315"/>
        <w:rPr>
          <w:rFonts w:ascii="Courier" w:hAnsi="Courier"/>
          <w:sz w:val="21"/>
          <w:szCs w:val="21"/>
        </w:rPr>
      </w:pPr>
      <w:r w:rsidRPr="00B6635B">
        <w:rPr>
          <w:rFonts w:ascii="Courier" w:hAnsi="Courier"/>
          <w:sz w:val="21"/>
          <w:szCs w:val="21"/>
        </w:rPr>
        <w:t>&lt;/business&gt;</w:t>
      </w:r>
    </w:p>
    <w:bookmarkEnd w:id="80"/>
    <w:p w:rsidR="00F81214" w:rsidRPr="00B6635B" w:rsidRDefault="00F81214" w:rsidP="00F81214">
      <w:pPr>
        <w:spacing w:line="360" w:lineRule="auto"/>
        <w:rPr>
          <w:b/>
          <w:szCs w:val="21"/>
        </w:rPr>
      </w:pPr>
      <w:r w:rsidRPr="00B6635B">
        <w:rPr>
          <w:rFonts w:hint="eastAsia"/>
          <w:b/>
          <w:szCs w:val="21"/>
        </w:rPr>
        <w:t>参数说明</w:t>
      </w:r>
      <w:r w:rsidRPr="00B6635B">
        <w:rPr>
          <w:rFonts w:hint="eastAsia"/>
          <w:b/>
          <w:szCs w:val="21"/>
        </w:rPr>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418"/>
        <w:gridCol w:w="1984"/>
        <w:gridCol w:w="851"/>
        <w:gridCol w:w="992"/>
        <w:gridCol w:w="3260"/>
      </w:tblGrid>
      <w:tr w:rsidR="00F81214" w:rsidRPr="00B6635B" w:rsidTr="00135C8E">
        <w:trPr>
          <w:trHeight w:val="454"/>
        </w:trPr>
        <w:tc>
          <w:tcPr>
            <w:tcW w:w="675" w:type="dxa"/>
            <w:shd w:val="clear" w:color="auto" w:fill="D9D9D9"/>
            <w:vAlign w:val="center"/>
          </w:tcPr>
          <w:p w:rsidR="00F81214" w:rsidRPr="00B6635B" w:rsidRDefault="00F81214" w:rsidP="00BE3334">
            <w:pPr>
              <w:jc w:val="center"/>
              <w:rPr>
                <w:rFonts w:ascii="宋体" w:hAnsi="宋体"/>
                <w:szCs w:val="21"/>
              </w:rPr>
            </w:pPr>
            <w:r w:rsidRPr="00B6635B">
              <w:rPr>
                <w:rFonts w:ascii="宋体" w:hAnsi="宋体"/>
                <w:szCs w:val="21"/>
              </w:rPr>
              <w:t>索引</w:t>
            </w:r>
          </w:p>
        </w:tc>
        <w:tc>
          <w:tcPr>
            <w:tcW w:w="1418" w:type="dxa"/>
            <w:shd w:val="clear" w:color="auto" w:fill="D9D9D9"/>
            <w:vAlign w:val="center"/>
          </w:tcPr>
          <w:p w:rsidR="00F81214" w:rsidRPr="00B6635B" w:rsidRDefault="00F81214" w:rsidP="00BE3334">
            <w:pPr>
              <w:rPr>
                <w:rFonts w:ascii="宋体" w:hAnsi="宋体"/>
                <w:szCs w:val="21"/>
              </w:rPr>
            </w:pPr>
            <w:r w:rsidRPr="00B6635B">
              <w:rPr>
                <w:rFonts w:ascii="宋体" w:hAnsi="宋体"/>
                <w:szCs w:val="21"/>
              </w:rPr>
              <w:t>ID</w:t>
            </w:r>
          </w:p>
        </w:tc>
        <w:tc>
          <w:tcPr>
            <w:tcW w:w="1984" w:type="dxa"/>
            <w:shd w:val="clear" w:color="auto" w:fill="D9D9D9"/>
            <w:vAlign w:val="center"/>
          </w:tcPr>
          <w:p w:rsidR="00F81214" w:rsidRPr="00B6635B" w:rsidRDefault="00F81214" w:rsidP="00BE3334">
            <w:pPr>
              <w:rPr>
                <w:rFonts w:ascii="宋体" w:hAnsi="宋体"/>
                <w:szCs w:val="21"/>
              </w:rPr>
            </w:pPr>
            <w:r w:rsidRPr="00B6635B">
              <w:rPr>
                <w:rFonts w:ascii="宋体" w:hAnsi="宋体"/>
                <w:szCs w:val="21"/>
              </w:rPr>
              <w:t>名称</w:t>
            </w:r>
          </w:p>
        </w:tc>
        <w:tc>
          <w:tcPr>
            <w:tcW w:w="851" w:type="dxa"/>
            <w:shd w:val="clear" w:color="auto" w:fill="D9D9D9"/>
            <w:vAlign w:val="center"/>
          </w:tcPr>
          <w:p w:rsidR="00F81214" w:rsidRPr="00B6635B" w:rsidRDefault="00F81214" w:rsidP="00BE3334">
            <w:pPr>
              <w:rPr>
                <w:rFonts w:ascii="宋体" w:hAnsi="宋体"/>
                <w:szCs w:val="21"/>
              </w:rPr>
            </w:pPr>
            <w:r w:rsidRPr="00B6635B">
              <w:rPr>
                <w:rFonts w:ascii="宋体" w:hAnsi="宋体"/>
                <w:szCs w:val="21"/>
              </w:rPr>
              <w:t>长度</w:t>
            </w:r>
          </w:p>
        </w:tc>
        <w:tc>
          <w:tcPr>
            <w:tcW w:w="992" w:type="dxa"/>
            <w:shd w:val="clear" w:color="auto" w:fill="D9D9D9"/>
            <w:vAlign w:val="center"/>
          </w:tcPr>
          <w:p w:rsidR="00F81214" w:rsidRPr="00B6635B" w:rsidRDefault="00F81214" w:rsidP="00BE3334">
            <w:pPr>
              <w:rPr>
                <w:rFonts w:ascii="宋体" w:hAnsi="宋体"/>
                <w:szCs w:val="21"/>
              </w:rPr>
            </w:pPr>
            <w:r w:rsidRPr="00B6635B">
              <w:rPr>
                <w:rFonts w:ascii="宋体" w:hAnsi="宋体"/>
                <w:szCs w:val="21"/>
              </w:rPr>
              <w:t>必须</w:t>
            </w:r>
          </w:p>
        </w:tc>
        <w:tc>
          <w:tcPr>
            <w:tcW w:w="3260" w:type="dxa"/>
            <w:shd w:val="clear" w:color="auto" w:fill="D9D9D9"/>
            <w:vAlign w:val="center"/>
          </w:tcPr>
          <w:p w:rsidR="00F81214" w:rsidRPr="00B6635B" w:rsidRDefault="00F81214" w:rsidP="00BE3334">
            <w:pPr>
              <w:rPr>
                <w:rFonts w:ascii="宋体" w:hAnsi="宋体"/>
                <w:szCs w:val="21"/>
              </w:rPr>
            </w:pPr>
            <w:r w:rsidRPr="00B6635B">
              <w:rPr>
                <w:rFonts w:ascii="宋体" w:hAnsi="宋体"/>
                <w:szCs w:val="21"/>
              </w:rPr>
              <w:t>说明</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id</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交易编号</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5</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r w:rsidRPr="00B6635B">
              <w:rPr>
                <w:rFonts w:ascii="宋体" w:hAnsi="宋体" w:hint="eastAsia"/>
                <w:sz w:val="24"/>
                <w:szCs w:val="21"/>
              </w:rPr>
              <w:t>10010</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comment</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交易描述</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8</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r w:rsidRPr="00B6635B">
              <w:rPr>
                <w:rFonts w:ascii="宋体" w:hAnsi="宋体" w:hint="eastAsia"/>
                <w:sz w:val="24"/>
                <w:szCs w:val="21"/>
              </w:rPr>
              <w:t>发票查询</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yylxdm</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应用类型代码</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1</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r w:rsidRPr="00B6635B">
              <w:rPr>
                <w:rFonts w:ascii="宋体" w:hAnsi="宋体" w:hint="eastAsia"/>
                <w:sz w:val="24"/>
                <w:szCs w:val="21"/>
              </w:rPr>
              <w:t>1：国税应用 2：地税应用</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sz w:val="24"/>
                <w:szCs w:val="21"/>
              </w:rPr>
              <w:t>returncode</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返回代码</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8</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r w:rsidRPr="00B6635B">
              <w:rPr>
                <w:rFonts w:ascii="宋体" w:hAnsi="宋体" w:hint="eastAsia"/>
                <w:sz w:val="24"/>
                <w:szCs w:val="21"/>
              </w:rPr>
              <w:t>0成功，其它失败</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returnmsg</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返回信息</w:t>
            </w:r>
          </w:p>
        </w:tc>
        <w:tc>
          <w:tcPr>
            <w:tcW w:w="851" w:type="dxa"/>
          </w:tcPr>
          <w:p w:rsidR="00F81214" w:rsidRPr="00B6635B" w:rsidRDefault="00F81214" w:rsidP="00BE3334">
            <w:pPr>
              <w:rPr>
                <w:rFonts w:ascii="宋体" w:hAnsi="宋体"/>
                <w:sz w:val="24"/>
                <w:szCs w:val="21"/>
              </w:rPr>
            </w:pP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fpdm</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发票代码</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12</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fphm</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发票号码</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8</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fpzt</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发票状态</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2</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r w:rsidRPr="00B6635B">
              <w:rPr>
                <w:rFonts w:ascii="宋体" w:hAnsi="宋体" w:hint="eastAsia"/>
                <w:sz w:val="24"/>
                <w:szCs w:val="21"/>
              </w:rPr>
              <w:t>00：已开具的正数发票；</w:t>
            </w:r>
          </w:p>
          <w:p w:rsidR="00F81214" w:rsidRPr="00B6635B" w:rsidRDefault="00F81214" w:rsidP="00BE3334">
            <w:pPr>
              <w:rPr>
                <w:rFonts w:ascii="宋体" w:hAnsi="宋体"/>
                <w:sz w:val="24"/>
                <w:szCs w:val="21"/>
              </w:rPr>
            </w:pPr>
            <w:r w:rsidRPr="00B6635B">
              <w:rPr>
                <w:rFonts w:ascii="宋体" w:hAnsi="宋体" w:hint="eastAsia"/>
                <w:sz w:val="24"/>
                <w:szCs w:val="21"/>
              </w:rPr>
              <w:t>01：已开具的负数发票；</w:t>
            </w:r>
          </w:p>
          <w:p w:rsidR="00F81214" w:rsidRPr="00B6635B" w:rsidRDefault="00F81214" w:rsidP="00BE3334">
            <w:pPr>
              <w:rPr>
                <w:rFonts w:ascii="宋体" w:hAnsi="宋体"/>
                <w:sz w:val="24"/>
                <w:szCs w:val="21"/>
              </w:rPr>
            </w:pPr>
            <w:r w:rsidRPr="00B6635B">
              <w:rPr>
                <w:rFonts w:ascii="宋体" w:hAnsi="宋体" w:hint="eastAsia"/>
                <w:sz w:val="24"/>
                <w:szCs w:val="21"/>
              </w:rPr>
              <w:t>02：未开具发票的作废发票；</w:t>
            </w:r>
          </w:p>
          <w:p w:rsidR="00F81214" w:rsidRPr="00B6635B" w:rsidRDefault="00F81214" w:rsidP="00BE3334">
            <w:pPr>
              <w:rPr>
                <w:rFonts w:ascii="宋体" w:hAnsi="宋体"/>
                <w:sz w:val="24"/>
                <w:szCs w:val="21"/>
              </w:rPr>
            </w:pPr>
            <w:r w:rsidRPr="00B6635B">
              <w:rPr>
                <w:rFonts w:ascii="宋体" w:hAnsi="宋体" w:hint="eastAsia"/>
                <w:sz w:val="24"/>
                <w:szCs w:val="21"/>
              </w:rPr>
              <w:t>03：已开具正数发票的作废发票；</w:t>
            </w:r>
          </w:p>
          <w:p w:rsidR="00F81214" w:rsidRPr="00B6635B" w:rsidRDefault="00F81214" w:rsidP="00BE3334">
            <w:pPr>
              <w:rPr>
                <w:rFonts w:ascii="宋体" w:hAnsi="宋体"/>
                <w:sz w:val="24"/>
                <w:szCs w:val="21"/>
              </w:rPr>
            </w:pPr>
            <w:r w:rsidRPr="00B6635B">
              <w:rPr>
                <w:rFonts w:ascii="宋体" w:hAnsi="宋体" w:hint="eastAsia"/>
                <w:sz w:val="24"/>
                <w:szCs w:val="21"/>
              </w:rPr>
              <w:t>04：已开具负数发票的作废发票；</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scbz</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上</w:t>
            </w:r>
            <w:proofErr w:type="gramStart"/>
            <w:r w:rsidRPr="00B6635B">
              <w:rPr>
                <w:rFonts w:ascii="宋体" w:hAnsi="宋体" w:hint="eastAsia"/>
                <w:sz w:val="24"/>
                <w:szCs w:val="21"/>
              </w:rPr>
              <w:t>传标志</w:t>
            </w:r>
            <w:proofErr w:type="gramEnd"/>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1</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r w:rsidRPr="00B6635B">
              <w:rPr>
                <w:rFonts w:ascii="宋体" w:hAnsi="宋体" w:hint="eastAsia"/>
                <w:sz w:val="24"/>
                <w:szCs w:val="21"/>
              </w:rPr>
              <w:t>0：未上传</w:t>
            </w:r>
          </w:p>
          <w:p w:rsidR="00F81214" w:rsidRPr="00B6635B" w:rsidRDefault="00F81214" w:rsidP="00BE3334">
            <w:pPr>
              <w:rPr>
                <w:rFonts w:ascii="宋体" w:hAnsi="宋体"/>
                <w:sz w:val="24"/>
                <w:szCs w:val="21"/>
              </w:rPr>
            </w:pPr>
            <w:r w:rsidRPr="00B6635B">
              <w:rPr>
                <w:rFonts w:ascii="宋体" w:hAnsi="宋体" w:hint="eastAsia"/>
                <w:sz w:val="24"/>
                <w:szCs w:val="21"/>
              </w:rPr>
              <w:t>1：已上传</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kprq</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14</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sz w:val="24"/>
                <w:szCs w:val="21"/>
              </w:rPr>
            </w:pPr>
            <w:r w:rsidRPr="00B6635B">
              <w:rPr>
                <w:rFonts w:ascii="宋体" w:hAnsi="宋体" w:hint="eastAsia"/>
                <w:sz w:val="24"/>
                <w:szCs w:val="21"/>
              </w:rPr>
              <w:t>格式:YYYYMMDDHHMMSS</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jqbh</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税控服务器编号</w:t>
            </w:r>
          </w:p>
        </w:tc>
        <w:tc>
          <w:tcPr>
            <w:tcW w:w="851" w:type="dxa"/>
          </w:tcPr>
          <w:p w:rsidR="00F81214" w:rsidRPr="00B6635B" w:rsidRDefault="00F81214" w:rsidP="00BE3334">
            <w:pPr>
              <w:rPr>
                <w:rFonts w:ascii="宋体" w:hAnsi="宋体"/>
                <w:sz w:val="24"/>
                <w:szCs w:val="24"/>
              </w:rPr>
            </w:pPr>
            <w:r w:rsidRPr="00B6635B">
              <w:rPr>
                <w:rFonts w:ascii="宋体" w:hAnsi="宋体" w:hint="eastAsia"/>
                <w:sz w:val="24"/>
                <w:szCs w:val="24"/>
              </w:rPr>
              <w:t>12</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是</w:t>
            </w:r>
          </w:p>
        </w:tc>
        <w:tc>
          <w:tcPr>
            <w:tcW w:w="3260" w:type="dxa"/>
          </w:tcPr>
          <w:p w:rsidR="00F81214" w:rsidRPr="00B6635B" w:rsidRDefault="00F81214" w:rsidP="00BE3334">
            <w:pPr>
              <w:rPr>
                <w:rFonts w:ascii="宋体" w:hAnsi="宋体"/>
                <w:sz w:val="24"/>
                <w:szCs w:val="24"/>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skm</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税控码</w:t>
            </w:r>
          </w:p>
        </w:tc>
        <w:tc>
          <w:tcPr>
            <w:tcW w:w="851" w:type="dxa"/>
          </w:tcPr>
          <w:p w:rsidR="00F81214" w:rsidRPr="00B6635B" w:rsidRDefault="00F81214" w:rsidP="00BE3334">
            <w:pPr>
              <w:rPr>
                <w:rFonts w:ascii="宋体" w:hAnsi="宋体"/>
                <w:sz w:val="24"/>
                <w:szCs w:val="24"/>
              </w:rPr>
            </w:pPr>
            <w:r w:rsidRPr="00B6635B">
              <w:rPr>
                <w:rFonts w:ascii="宋体" w:hAnsi="宋体" w:hint="eastAsia"/>
                <w:sz w:val="24"/>
                <w:szCs w:val="24"/>
              </w:rPr>
              <w:t>112</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否</w:t>
            </w:r>
          </w:p>
        </w:tc>
        <w:tc>
          <w:tcPr>
            <w:tcW w:w="3260" w:type="dxa"/>
          </w:tcPr>
          <w:p w:rsidR="00F81214" w:rsidRPr="00B6635B" w:rsidRDefault="00F81214" w:rsidP="00BE3334">
            <w:pPr>
              <w:rPr>
                <w:rFonts w:ascii="宋体" w:hAnsi="宋体"/>
                <w:sz w:val="24"/>
                <w:szCs w:val="24"/>
              </w:rPr>
            </w:pPr>
            <w:r w:rsidRPr="00B6635B">
              <w:rPr>
                <w:rFonts w:ascii="宋体" w:hAnsi="宋体" w:hint="eastAsia"/>
                <w:sz w:val="24"/>
                <w:szCs w:val="24"/>
              </w:rPr>
              <w:t>4行，每行28个字符</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sz w:val="24"/>
                <w:szCs w:val="24"/>
              </w:rPr>
              <w:t>jym</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校验码</w:t>
            </w:r>
          </w:p>
        </w:tc>
        <w:tc>
          <w:tcPr>
            <w:tcW w:w="851" w:type="dxa"/>
          </w:tcPr>
          <w:p w:rsidR="00F81214" w:rsidRPr="00B6635B" w:rsidRDefault="00F81214" w:rsidP="00BE3334">
            <w:pPr>
              <w:rPr>
                <w:rFonts w:ascii="宋体" w:hAnsi="宋体"/>
                <w:sz w:val="24"/>
                <w:szCs w:val="24"/>
              </w:rPr>
            </w:pPr>
            <w:r w:rsidRPr="00B6635B">
              <w:rPr>
                <w:rFonts w:ascii="宋体" w:hAnsi="宋体" w:hint="eastAsia"/>
                <w:sz w:val="24"/>
                <w:szCs w:val="24"/>
              </w:rPr>
              <w:t>22</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否</w:t>
            </w:r>
          </w:p>
        </w:tc>
        <w:tc>
          <w:tcPr>
            <w:tcW w:w="3260" w:type="dxa"/>
          </w:tcPr>
          <w:p w:rsidR="00F81214" w:rsidRPr="00B6635B" w:rsidRDefault="00F81214" w:rsidP="00BE3334">
            <w:pPr>
              <w:rPr>
                <w:rFonts w:ascii="宋体" w:hAnsi="宋体"/>
                <w:sz w:val="24"/>
                <w:szCs w:val="24"/>
              </w:rPr>
            </w:pPr>
            <w:r w:rsidRPr="00B6635B">
              <w:rPr>
                <w:rFonts w:ascii="宋体" w:hAnsi="宋体" w:hint="eastAsia"/>
                <w:sz w:val="24"/>
                <w:szCs w:val="24"/>
              </w:rPr>
              <w:t>增值税普票有效，增值税专</w:t>
            </w:r>
            <w:proofErr w:type="gramStart"/>
            <w:r w:rsidRPr="00B6635B">
              <w:rPr>
                <w:rFonts w:ascii="宋体" w:hAnsi="宋体" w:hint="eastAsia"/>
                <w:sz w:val="24"/>
                <w:szCs w:val="24"/>
              </w:rPr>
              <w:t>票固定</w:t>
            </w:r>
            <w:proofErr w:type="gramEnd"/>
            <w:r w:rsidRPr="00B6635B">
              <w:rPr>
                <w:rFonts w:ascii="宋体" w:hAnsi="宋体" w:hint="eastAsia"/>
                <w:sz w:val="24"/>
                <w:szCs w:val="24"/>
              </w:rPr>
              <w:t>为空</w:t>
            </w:r>
          </w:p>
        </w:tc>
      </w:tr>
      <w:tr w:rsidR="00AF085A" w:rsidRPr="00B6635B" w:rsidTr="00135C8E">
        <w:tc>
          <w:tcPr>
            <w:tcW w:w="675" w:type="dxa"/>
          </w:tcPr>
          <w:p w:rsidR="00AF085A" w:rsidRPr="00B6635B" w:rsidRDefault="00AF085A" w:rsidP="00AF085A">
            <w:pPr>
              <w:numPr>
                <w:ilvl w:val="0"/>
                <w:numId w:val="34"/>
              </w:numPr>
              <w:ind w:left="142"/>
              <w:jc w:val="center"/>
              <w:rPr>
                <w:rFonts w:ascii="宋体" w:hAnsi="宋体"/>
                <w:szCs w:val="21"/>
              </w:rPr>
            </w:pPr>
          </w:p>
        </w:tc>
        <w:tc>
          <w:tcPr>
            <w:tcW w:w="1418" w:type="dxa"/>
          </w:tcPr>
          <w:p w:rsidR="00AF085A" w:rsidRPr="004D1D61" w:rsidRDefault="00AF085A" w:rsidP="00AF085A">
            <w:pPr>
              <w:rPr>
                <w:rFonts w:ascii="宋体" w:hAnsi="宋体"/>
                <w:sz w:val="24"/>
                <w:szCs w:val="21"/>
              </w:rPr>
            </w:pPr>
            <w:r w:rsidRPr="004D1D61">
              <w:rPr>
                <w:rFonts w:ascii="宋体" w:hAnsi="宋体" w:hint="eastAsia"/>
                <w:sz w:val="24"/>
                <w:szCs w:val="21"/>
              </w:rPr>
              <w:t>tspz</w:t>
            </w:r>
          </w:p>
        </w:tc>
        <w:tc>
          <w:tcPr>
            <w:tcW w:w="1984" w:type="dxa"/>
          </w:tcPr>
          <w:p w:rsidR="00AF085A" w:rsidRPr="004D1D61" w:rsidRDefault="00AF085A" w:rsidP="00AF085A">
            <w:pPr>
              <w:rPr>
                <w:rFonts w:ascii="宋体" w:hAnsi="宋体"/>
                <w:sz w:val="24"/>
                <w:szCs w:val="21"/>
              </w:rPr>
            </w:pPr>
            <w:r w:rsidRPr="004D1D61">
              <w:rPr>
                <w:rFonts w:ascii="宋体" w:hAnsi="宋体" w:hint="eastAsia"/>
                <w:sz w:val="24"/>
                <w:szCs w:val="21"/>
              </w:rPr>
              <w:t>特殊票种标识</w:t>
            </w:r>
          </w:p>
        </w:tc>
        <w:tc>
          <w:tcPr>
            <w:tcW w:w="851" w:type="dxa"/>
          </w:tcPr>
          <w:p w:rsidR="00AF085A" w:rsidRPr="004D1D61" w:rsidRDefault="00AF085A" w:rsidP="00AF085A">
            <w:pPr>
              <w:rPr>
                <w:rFonts w:ascii="宋体" w:hAnsi="宋体"/>
                <w:sz w:val="24"/>
                <w:szCs w:val="21"/>
              </w:rPr>
            </w:pPr>
            <w:r w:rsidRPr="004D1D61">
              <w:rPr>
                <w:rFonts w:ascii="宋体" w:hAnsi="宋体" w:hint="eastAsia"/>
                <w:sz w:val="24"/>
                <w:szCs w:val="21"/>
              </w:rPr>
              <w:t>2</w:t>
            </w:r>
          </w:p>
        </w:tc>
        <w:tc>
          <w:tcPr>
            <w:tcW w:w="992" w:type="dxa"/>
          </w:tcPr>
          <w:p w:rsidR="00AF085A" w:rsidRPr="004D1D61" w:rsidRDefault="00AF085A" w:rsidP="00AF085A">
            <w:pPr>
              <w:rPr>
                <w:rFonts w:ascii="宋体" w:hAnsi="宋体"/>
                <w:sz w:val="24"/>
                <w:szCs w:val="21"/>
              </w:rPr>
            </w:pPr>
            <w:r w:rsidRPr="004D1D61">
              <w:rPr>
                <w:rFonts w:ascii="宋体" w:hAnsi="宋体" w:hint="eastAsia"/>
                <w:sz w:val="24"/>
                <w:szCs w:val="21"/>
              </w:rPr>
              <w:t>是</w:t>
            </w:r>
          </w:p>
        </w:tc>
        <w:tc>
          <w:tcPr>
            <w:tcW w:w="3260" w:type="dxa"/>
          </w:tcPr>
          <w:p w:rsidR="00AF085A" w:rsidRPr="004D1D61" w:rsidRDefault="00AF085A" w:rsidP="00AF085A">
            <w:pPr>
              <w:rPr>
                <w:rFonts w:ascii="宋体" w:hAnsi="宋体"/>
                <w:sz w:val="24"/>
                <w:szCs w:val="21"/>
              </w:rPr>
            </w:pPr>
            <w:r w:rsidRPr="004D1D61">
              <w:rPr>
                <w:rFonts w:ascii="宋体" w:hAnsi="宋体" w:hint="eastAsia"/>
                <w:sz w:val="24"/>
                <w:szCs w:val="21"/>
              </w:rPr>
              <w:t>“</w:t>
            </w:r>
            <w:r w:rsidRPr="004D1D61">
              <w:rPr>
                <w:rFonts w:ascii="宋体" w:hAnsi="宋体"/>
                <w:sz w:val="24"/>
                <w:szCs w:val="21"/>
              </w:rPr>
              <w:t>00</w:t>
            </w:r>
            <w:r w:rsidRPr="004D1D61">
              <w:rPr>
                <w:rFonts w:ascii="宋体" w:hAnsi="宋体" w:hint="eastAsia"/>
                <w:sz w:val="24"/>
                <w:szCs w:val="21"/>
              </w:rPr>
              <w:t>”不是</w:t>
            </w:r>
          </w:p>
          <w:p w:rsidR="00AF085A" w:rsidRPr="004D1D61" w:rsidRDefault="00AF085A" w:rsidP="00AF085A">
            <w:pPr>
              <w:rPr>
                <w:rFonts w:ascii="宋体" w:hAnsi="宋体"/>
                <w:sz w:val="24"/>
                <w:szCs w:val="21"/>
              </w:rPr>
            </w:pPr>
            <w:r w:rsidRPr="004D1D61">
              <w:rPr>
                <w:rFonts w:ascii="宋体" w:hAnsi="宋体" w:hint="eastAsia"/>
                <w:sz w:val="24"/>
                <w:szCs w:val="21"/>
              </w:rPr>
              <w:t>“</w:t>
            </w:r>
            <w:r w:rsidRPr="004D1D61">
              <w:rPr>
                <w:rFonts w:ascii="宋体" w:hAnsi="宋体"/>
                <w:sz w:val="24"/>
                <w:szCs w:val="21"/>
              </w:rPr>
              <w:t>01</w:t>
            </w:r>
            <w:r w:rsidRPr="004D1D61">
              <w:rPr>
                <w:rFonts w:ascii="宋体" w:hAnsi="宋体" w:hint="eastAsia"/>
                <w:sz w:val="24"/>
                <w:szCs w:val="21"/>
              </w:rPr>
              <w:t>”农产品销售</w:t>
            </w:r>
          </w:p>
          <w:p w:rsidR="00AF085A" w:rsidRDefault="00AF085A" w:rsidP="00AF085A">
            <w:pPr>
              <w:rPr>
                <w:rFonts w:ascii="宋体" w:hAnsi="宋体"/>
                <w:sz w:val="24"/>
                <w:szCs w:val="21"/>
              </w:rPr>
            </w:pPr>
            <w:r w:rsidRPr="004D1D61">
              <w:rPr>
                <w:rFonts w:ascii="宋体" w:hAnsi="宋体" w:hint="eastAsia"/>
                <w:sz w:val="24"/>
                <w:szCs w:val="21"/>
              </w:rPr>
              <w:t>“</w:t>
            </w:r>
            <w:r w:rsidRPr="004D1D61">
              <w:rPr>
                <w:rFonts w:ascii="宋体" w:hAnsi="宋体"/>
                <w:sz w:val="24"/>
                <w:szCs w:val="21"/>
              </w:rPr>
              <w:t>02</w:t>
            </w:r>
            <w:r w:rsidRPr="004D1D61">
              <w:rPr>
                <w:rFonts w:ascii="宋体" w:hAnsi="宋体" w:hint="eastAsia"/>
                <w:sz w:val="24"/>
                <w:szCs w:val="21"/>
              </w:rPr>
              <w:t>”农产品收购</w:t>
            </w:r>
          </w:p>
          <w:p w:rsidR="00AF085A" w:rsidRDefault="00AF085A" w:rsidP="00AF085A">
            <w:pPr>
              <w:rPr>
                <w:rFonts w:ascii="宋体" w:hAnsi="宋体"/>
                <w:sz w:val="24"/>
                <w:szCs w:val="21"/>
              </w:rPr>
            </w:pPr>
            <w:r>
              <w:rPr>
                <w:rFonts w:ascii="宋体" w:hAnsi="宋体"/>
                <w:sz w:val="24"/>
                <w:szCs w:val="21"/>
              </w:rPr>
              <w:t>“</w:t>
            </w:r>
            <w:r>
              <w:rPr>
                <w:rFonts w:ascii="宋体" w:hAnsi="宋体" w:hint="eastAsia"/>
                <w:sz w:val="24"/>
                <w:szCs w:val="21"/>
              </w:rPr>
              <w:t>06</w:t>
            </w:r>
            <w:r>
              <w:rPr>
                <w:rFonts w:ascii="宋体" w:hAnsi="宋体"/>
                <w:sz w:val="24"/>
                <w:szCs w:val="21"/>
              </w:rPr>
              <w:t>”</w:t>
            </w:r>
            <w:r>
              <w:rPr>
                <w:rFonts w:ascii="宋体" w:hAnsi="宋体" w:hint="eastAsia"/>
                <w:sz w:val="24"/>
                <w:szCs w:val="21"/>
              </w:rPr>
              <w:t>抵扣通行费</w:t>
            </w:r>
          </w:p>
          <w:p w:rsidR="00AF085A" w:rsidRDefault="00AF085A" w:rsidP="00AF085A">
            <w:pPr>
              <w:rPr>
                <w:rFonts w:ascii="宋体" w:hAnsi="宋体"/>
                <w:sz w:val="24"/>
                <w:szCs w:val="21"/>
              </w:rPr>
            </w:pPr>
            <w:r>
              <w:rPr>
                <w:rFonts w:ascii="宋体" w:hAnsi="宋体"/>
                <w:sz w:val="24"/>
                <w:szCs w:val="21"/>
              </w:rPr>
              <w:t>“</w:t>
            </w:r>
            <w:r>
              <w:rPr>
                <w:rFonts w:ascii="宋体" w:hAnsi="宋体" w:hint="eastAsia"/>
                <w:sz w:val="24"/>
                <w:szCs w:val="21"/>
              </w:rPr>
              <w:t>07</w:t>
            </w:r>
            <w:r>
              <w:rPr>
                <w:rFonts w:ascii="宋体" w:hAnsi="宋体"/>
                <w:sz w:val="24"/>
                <w:szCs w:val="21"/>
              </w:rPr>
              <w:t>”</w:t>
            </w:r>
            <w:r>
              <w:rPr>
                <w:rFonts w:ascii="宋体" w:hAnsi="宋体" w:hint="eastAsia"/>
                <w:sz w:val="24"/>
                <w:szCs w:val="21"/>
              </w:rPr>
              <w:t>其它通行费</w:t>
            </w:r>
          </w:p>
          <w:p w:rsidR="00AF085A" w:rsidRDefault="00AF085A" w:rsidP="00AF085A">
            <w:pPr>
              <w:rPr>
                <w:rFonts w:ascii="宋体" w:hAnsi="宋体"/>
                <w:sz w:val="24"/>
                <w:szCs w:val="21"/>
              </w:rPr>
            </w:pPr>
            <w:r>
              <w:rPr>
                <w:rFonts w:ascii="宋体" w:hAnsi="宋体" w:hint="eastAsia"/>
                <w:sz w:val="24"/>
                <w:szCs w:val="21"/>
              </w:rPr>
              <w:t>“08”成品油销售</w:t>
            </w:r>
          </w:p>
          <w:p w:rsidR="00AF085A" w:rsidRPr="004D1D61" w:rsidRDefault="00AF085A" w:rsidP="002F5B52">
            <w:pPr>
              <w:rPr>
                <w:rFonts w:ascii="宋体" w:hAnsi="宋体"/>
                <w:sz w:val="24"/>
              </w:rPr>
            </w:pPr>
            <w:r>
              <w:rPr>
                <w:rFonts w:ascii="宋体" w:hAnsi="宋体" w:hint="eastAsia"/>
                <w:sz w:val="24"/>
                <w:szCs w:val="21"/>
              </w:rPr>
              <w:t>“18</w:t>
            </w:r>
            <w:r>
              <w:rPr>
                <w:rFonts w:ascii="宋体" w:hAnsi="宋体"/>
                <w:sz w:val="24"/>
                <w:szCs w:val="21"/>
              </w:rPr>
              <w:t>”</w:t>
            </w:r>
            <w:r>
              <w:rPr>
                <w:rFonts w:ascii="宋体" w:hAnsi="宋体" w:hint="eastAsia"/>
                <w:sz w:val="24"/>
                <w:szCs w:val="21"/>
              </w:rPr>
              <w:t>成品</w:t>
            </w:r>
            <w:r>
              <w:rPr>
                <w:rFonts w:ascii="宋体" w:hAnsi="宋体"/>
                <w:sz w:val="24"/>
                <w:szCs w:val="21"/>
              </w:rPr>
              <w:t>油</w:t>
            </w:r>
            <w:r w:rsidR="002F5B52">
              <w:rPr>
                <w:rFonts w:ascii="宋体" w:hAnsi="宋体" w:hint="eastAsia"/>
                <w:sz w:val="24"/>
                <w:szCs w:val="21"/>
              </w:rPr>
              <w:t>红字</w:t>
            </w:r>
            <w:r w:rsidR="00D06946">
              <w:rPr>
                <w:rFonts w:ascii="宋体" w:hAnsi="宋体" w:hint="eastAsia"/>
                <w:sz w:val="24"/>
                <w:szCs w:val="21"/>
              </w:rPr>
              <w:t>专</w:t>
            </w:r>
            <w:r>
              <w:rPr>
                <w:rFonts w:ascii="宋体" w:hAnsi="宋体"/>
                <w:sz w:val="24"/>
                <w:szCs w:val="21"/>
              </w:rPr>
              <w:t>票</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xhdwsbh</w:t>
            </w:r>
          </w:p>
        </w:tc>
        <w:tc>
          <w:tcPr>
            <w:tcW w:w="1984"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销货单位识别号</w:t>
            </w:r>
          </w:p>
        </w:tc>
        <w:tc>
          <w:tcPr>
            <w:tcW w:w="851"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20</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与税控服务器保持一致</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xhdwmc</w:t>
            </w:r>
          </w:p>
        </w:tc>
        <w:tc>
          <w:tcPr>
            <w:tcW w:w="1984"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销货单位名称</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100</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与税控服务器保持一致</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xhdwdzdh</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销货</w:t>
            </w:r>
            <w:r w:rsidRPr="00B6635B">
              <w:rPr>
                <w:rFonts w:ascii="宋体" w:hAnsi="宋体"/>
                <w:sz w:val="24"/>
                <w:szCs w:val="21"/>
              </w:rPr>
              <w:t>单位地址电话</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100</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xhdwyhzh</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销货</w:t>
            </w:r>
            <w:r w:rsidRPr="00B6635B">
              <w:rPr>
                <w:rFonts w:ascii="宋体" w:hAnsi="宋体"/>
                <w:sz w:val="24"/>
                <w:szCs w:val="21"/>
              </w:rPr>
              <w:t>单位</w:t>
            </w:r>
            <w:r w:rsidRPr="00B6635B">
              <w:rPr>
                <w:rFonts w:ascii="宋体" w:hAnsi="宋体" w:hint="eastAsia"/>
                <w:sz w:val="24"/>
                <w:szCs w:val="21"/>
              </w:rPr>
              <w:t>银行账号</w:t>
            </w:r>
          </w:p>
        </w:tc>
        <w:tc>
          <w:tcPr>
            <w:tcW w:w="851" w:type="dxa"/>
          </w:tcPr>
          <w:p w:rsidR="00F81214" w:rsidRPr="00B6635B" w:rsidRDefault="00F81214" w:rsidP="00BE3334">
            <w:pPr>
              <w:rPr>
                <w:rFonts w:ascii="宋体" w:hAnsi="宋体"/>
                <w:sz w:val="24"/>
                <w:szCs w:val="21"/>
              </w:rPr>
            </w:pPr>
            <w:r w:rsidRPr="00B6635B">
              <w:rPr>
                <w:rFonts w:ascii="宋体" w:hAnsi="宋体" w:hint="eastAsia"/>
                <w:sz w:val="24"/>
                <w:szCs w:val="21"/>
              </w:rPr>
              <w:t>100</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ghdwsbh</w:t>
            </w:r>
          </w:p>
        </w:tc>
        <w:tc>
          <w:tcPr>
            <w:tcW w:w="1984"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购货</w:t>
            </w:r>
            <w:r w:rsidRPr="00B6635B">
              <w:rPr>
                <w:rFonts w:ascii="宋体" w:hAnsi="宋体"/>
                <w:sz w:val="24"/>
                <w:szCs w:val="21"/>
              </w:rPr>
              <w:t>单位</w:t>
            </w:r>
            <w:r w:rsidRPr="00B6635B">
              <w:rPr>
                <w:rFonts w:ascii="宋体" w:hAnsi="宋体" w:hint="eastAsia"/>
                <w:sz w:val="24"/>
                <w:szCs w:val="21"/>
              </w:rPr>
              <w:t>识别号</w:t>
            </w:r>
          </w:p>
        </w:tc>
        <w:tc>
          <w:tcPr>
            <w:tcW w:w="851"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20</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15-20位数字或字母</w:t>
            </w:r>
          </w:p>
          <w:p w:rsidR="00F81214" w:rsidRPr="00B6635B" w:rsidRDefault="00F81214" w:rsidP="00BE3334">
            <w:pPr>
              <w:rPr>
                <w:rFonts w:ascii="宋体" w:hAnsi="宋体" w:cs="宋体"/>
                <w:sz w:val="24"/>
                <w:szCs w:val="21"/>
              </w:rPr>
            </w:pPr>
            <w:r w:rsidRPr="00B6635B">
              <w:rPr>
                <w:rFonts w:ascii="宋体" w:hAnsi="宋体" w:hint="eastAsia"/>
                <w:sz w:val="24"/>
                <w:szCs w:val="24"/>
              </w:rPr>
              <w:t>增值税普票可以为空</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ghdwmc</w:t>
            </w:r>
          </w:p>
        </w:tc>
        <w:tc>
          <w:tcPr>
            <w:tcW w:w="1984"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购货单位名称</w:t>
            </w:r>
          </w:p>
        </w:tc>
        <w:tc>
          <w:tcPr>
            <w:tcW w:w="851"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100</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sz w:val="24"/>
                <w:szCs w:val="21"/>
              </w:rPr>
              <w:t>ghdwdzdh</w:t>
            </w:r>
          </w:p>
        </w:tc>
        <w:tc>
          <w:tcPr>
            <w:tcW w:w="1984"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购货</w:t>
            </w:r>
            <w:r w:rsidRPr="00B6635B">
              <w:rPr>
                <w:rFonts w:ascii="宋体" w:hAnsi="宋体"/>
                <w:sz w:val="24"/>
                <w:szCs w:val="21"/>
              </w:rPr>
              <w:t>单位地址电话</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100</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增值税普票可以为空</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sz w:val="24"/>
                <w:szCs w:val="21"/>
              </w:rPr>
              <w:t>ghdwyhzh</w:t>
            </w:r>
          </w:p>
        </w:tc>
        <w:tc>
          <w:tcPr>
            <w:tcW w:w="1984"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购货单位</w:t>
            </w:r>
            <w:r w:rsidRPr="00B6635B">
              <w:rPr>
                <w:rFonts w:ascii="宋体" w:hAnsi="宋体"/>
                <w:sz w:val="24"/>
                <w:szCs w:val="21"/>
              </w:rPr>
              <w:t>银行</w:t>
            </w:r>
            <w:r w:rsidRPr="00B6635B">
              <w:rPr>
                <w:rFonts w:ascii="宋体" w:hAnsi="宋体" w:hint="eastAsia"/>
                <w:sz w:val="24"/>
                <w:szCs w:val="21"/>
              </w:rPr>
              <w:t>账号</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100</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增值税普票可以为空</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bmbbbh</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编码表版本号</w:t>
            </w:r>
          </w:p>
        </w:tc>
        <w:tc>
          <w:tcPr>
            <w:tcW w:w="851" w:type="dxa"/>
          </w:tcPr>
          <w:p w:rsidR="00F81214" w:rsidRPr="00B6635B" w:rsidRDefault="00F81214" w:rsidP="00BE3334">
            <w:pPr>
              <w:rPr>
                <w:rFonts w:ascii="宋体" w:hAnsi="宋体"/>
                <w:sz w:val="24"/>
                <w:szCs w:val="24"/>
              </w:rPr>
            </w:pPr>
            <w:r w:rsidRPr="00B6635B">
              <w:rPr>
                <w:rFonts w:ascii="宋体" w:hAnsi="宋体" w:hint="eastAsia"/>
                <w:sz w:val="24"/>
                <w:szCs w:val="24"/>
              </w:rPr>
              <w:t>20</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zsfs</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征税方式</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Default="00F81214" w:rsidP="00BE3334">
            <w:pPr>
              <w:rPr>
                <w:rFonts w:ascii="宋体" w:hAnsi="宋体" w:cs="宋体"/>
                <w:sz w:val="24"/>
                <w:szCs w:val="21"/>
              </w:rPr>
            </w:pPr>
            <w:r w:rsidRPr="00B6635B">
              <w:rPr>
                <w:rFonts w:ascii="宋体" w:hAnsi="宋体" w:cs="宋体" w:hint="eastAsia"/>
                <w:sz w:val="24"/>
                <w:szCs w:val="21"/>
              </w:rPr>
              <w:t>0：普通征税</w:t>
            </w:r>
          </w:p>
          <w:p w:rsidR="00C720F1" w:rsidRPr="00B6635B" w:rsidRDefault="00C720F1" w:rsidP="00BE3334">
            <w:pPr>
              <w:rPr>
                <w:rFonts w:ascii="宋体" w:hAnsi="宋体" w:cs="宋体"/>
                <w:sz w:val="24"/>
                <w:szCs w:val="21"/>
              </w:rPr>
            </w:pPr>
            <w:r>
              <w:rPr>
                <w:rFonts w:ascii="宋体" w:hAnsi="宋体" w:cs="宋体" w:hint="eastAsia"/>
                <w:sz w:val="24"/>
                <w:szCs w:val="21"/>
              </w:rPr>
              <w:t>1：</w:t>
            </w:r>
            <w:r>
              <w:rPr>
                <w:rFonts w:hint="eastAsia"/>
                <w:sz w:val="24"/>
              </w:rPr>
              <w:t>减按计征</w:t>
            </w:r>
          </w:p>
          <w:p w:rsidR="00F81214" w:rsidRPr="00B6635B" w:rsidRDefault="00F81214" w:rsidP="00BE3334">
            <w:pPr>
              <w:rPr>
                <w:rFonts w:ascii="宋体" w:hAnsi="宋体" w:cs="宋体"/>
                <w:sz w:val="24"/>
                <w:szCs w:val="21"/>
              </w:rPr>
            </w:pPr>
            <w:r w:rsidRPr="00B6635B">
              <w:rPr>
                <w:rFonts w:ascii="宋体" w:hAnsi="宋体" w:cs="宋体" w:hint="eastAsia"/>
                <w:sz w:val="24"/>
                <w:szCs w:val="21"/>
              </w:rPr>
              <w:t>2：差额征税（附件3）</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fphxz</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发票</w:t>
            </w:r>
            <w:proofErr w:type="gramStart"/>
            <w:r w:rsidRPr="00B6635B">
              <w:rPr>
                <w:rFonts w:ascii="宋体" w:hAnsi="宋体"/>
                <w:sz w:val="24"/>
                <w:szCs w:val="21"/>
              </w:rPr>
              <w:t>行性质</w:t>
            </w:r>
            <w:proofErr w:type="gramEnd"/>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0 正常行</w:t>
            </w:r>
          </w:p>
          <w:p w:rsidR="00F81214" w:rsidRPr="00B6635B" w:rsidRDefault="00F81214" w:rsidP="00BE3334">
            <w:pPr>
              <w:rPr>
                <w:rFonts w:ascii="宋体" w:hAnsi="宋体" w:cs="宋体"/>
                <w:sz w:val="24"/>
                <w:szCs w:val="21"/>
              </w:rPr>
            </w:pPr>
            <w:r w:rsidRPr="00B6635B">
              <w:rPr>
                <w:rFonts w:ascii="宋体" w:hAnsi="宋体" w:cs="宋体" w:hint="eastAsia"/>
                <w:sz w:val="24"/>
                <w:szCs w:val="21"/>
              </w:rPr>
              <w:t>1 折扣行</w:t>
            </w:r>
          </w:p>
          <w:p w:rsidR="00F81214" w:rsidRPr="00B6635B" w:rsidRDefault="00F81214" w:rsidP="00BE3334">
            <w:pPr>
              <w:rPr>
                <w:rFonts w:ascii="宋体" w:hAnsi="宋体" w:cs="宋体"/>
                <w:sz w:val="24"/>
                <w:szCs w:val="21"/>
              </w:rPr>
            </w:pPr>
            <w:r w:rsidRPr="00B6635B">
              <w:rPr>
                <w:rFonts w:ascii="宋体" w:hAnsi="宋体" w:cs="宋体" w:hint="eastAsia"/>
                <w:sz w:val="24"/>
                <w:szCs w:val="21"/>
              </w:rPr>
              <w:t>2 被折扣行</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spmc</w:t>
            </w:r>
          </w:p>
        </w:tc>
        <w:tc>
          <w:tcPr>
            <w:tcW w:w="1984" w:type="dxa"/>
          </w:tcPr>
          <w:p w:rsidR="00F81214" w:rsidRPr="00B6635B" w:rsidRDefault="00F81214" w:rsidP="00BE3334">
            <w:pPr>
              <w:rPr>
                <w:rFonts w:ascii="宋体" w:hAnsi="宋体"/>
                <w:sz w:val="24"/>
                <w:szCs w:val="21"/>
              </w:rPr>
            </w:pPr>
            <w:r w:rsidRPr="00B6635B">
              <w:rPr>
                <w:rFonts w:ascii="Courier" w:hAnsi="Courier" w:hint="eastAsia"/>
                <w:sz w:val="24"/>
                <w:szCs w:val="21"/>
              </w:rPr>
              <w:t>商品名称</w:t>
            </w:r>
          </w:p>
        </w:tc>
        <w:tc>
          <w:tcPr>
            <w:tcW w:w="851" w:type="dxa"/>
          </w:tcPr>
          <w:p w:rsidR="00F81214" w:rsidRPr="00B6635B" w:rsidRDefault="00751232" w:rsidP="00BE3334">
            <w:pPr>
              <w:rPr>
                <w:rFonts w:ascii="宋体" w:hAnsi="宋体" w:cs="宋体"/>
                <w:sz w:val="24"/>
                <w:szCs w:val="21"/>
              </w:rPr>
            </w:pPr>
            <w:r>
              <w:rPr>
                <w:rFonts w:ascii="宋体" w:hAnsi="宋体" w:cs="宋体" w:hint="eastAsia"/>
                <w:sz w:val="24"/>
                <w:szCs w:val="21"/>
              </w:rPr>
              <w:t>92</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如果为折扣行，商品名称须与被折扣行的商品名称相同，不能多行折扣；</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spsm</w:t>
            </w:r>
          </w:p>
        </w:tc>
        <w:tc>
          <w:tcPr>
            <w:tcW w:w="1984" w:type="dxa"/>
          </w:tcPr>
          <w:p w:rsidR="00F81214" w:rsidRPr="00B6635B" w:rsidRDefault="00F81214" w:rsidP="00BE3334">
            <w:pPr>
              <w:rPr>
                <w:rFonts w:ascii="Courier" w:hAnsi="Courier"/>
                <w:sz w:val="24"/>
                <w:szCs w:val="21"/>
              </w:rPr>
            </w:pPr>
            <w:r w:rsidRPr="00B6635B">
              <w:rPr>
                <w:rFonts w:ascii="Courier" w:hAnsi="Courier" w:hint="eastAsia"/>
                <w:sz w:val="24"/>
                <w:szCs w:val="21"/>
              </w:rPr>
              <w:t>商品税目</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20</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ggxh</w:t>
            </w:r>
          </w:p>
        </w:tc>
        <w:tc>
          <w:tcPr>
            <w:tcW w:w="1984" w:type="dxa"/>
          </w:tcPr>
          <w:p w:rsidR="00F81214" w:rsidRPr="00B6635B" w:rsidRDefault="00F81214" w:rsidP="00BE3334">
            <w:pPr>
              <w:rPr>
                <w:rFonts w:ascii="宋体" w:hAnsi="宋体"/>
                <w:sz w:val="24"/>
                <w:szCs w:val="21"/>
              </w:rPr>
            </w:pPr>
            <w:r w:rsidRPr="00B6635B">
              <w:rPr>
                <w:rFonts w:ascii="Courier" w:hAnsi="Courier" w:hint="eastAsia"/>
                <w:sz w:val="24"/>
                <w:szCs w:val="21"/>
              </w:rPr>
              <w:t>规格型号</w:t>
            </w:r>
          </w:p>
        </w:tc>
        <w:tc>
          <w:tcPr>
            <w:tcW w:w="851" w:type="dxa"/>
          </w:tcPr>
          <w:p w:rsidR="00F81214" w:rsidRPr="00B6635B" w:rsidRDefault="008102CC" w:rsidP="00BE3334">
            <w:pPr>
              <w:rPr>
                <w:rFonts w:ascii="宋体" w:hAnsi="宋体" w:cs="宋体"/>
                <w:sz w:val="24"/>
                <w:szCs w:val="21"/>
              </w:rPr>
            </w:pPr>
            <w:r>
              <w:rPr>
                <w:rFonts w:ascii="宋体" w:hAnsi="宋体" w:cs="宋体"/>
                <w:sz w:val="24"/>
                <w:szCs w:val="21"/>
              </w:rPr>
              <w:t>40</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dw</w:t>
            </w:r>
          </w:p>
        </w:tc>
        <w:tc>
          <w:tcPr>
            <w:tcW w:w="1984" w:type="dxa"/>
          </w:tcPr>
          <w:p w:rsidR="00F81214" w:rsidRPr="00B6635B" w:rsidRDefault="00F81214" w:rsidP="00BE3334">
            <w:pPr>
              <w:rPr>
                <w:rFonts w:ascii="宋体" w:hAnsi="宋体"/>
                <w:sz w:val="24"/>
                <w:szCs w:val="21"/>
              </w:rPr>
            </w:pPr>
            <w:r w:rsidRPr="00B6635B">
              <w:rPr>
                <w:rFonts w:ascii="Courier" w:hAnsi="Courier" w:hint="eastAsia"/>
                <w:sz w:val="24"/>
                <w:szCs w:val="21"/>
              </w:rPr>
              <w:t>单位</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14</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spsl</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商品数量</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20</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dj</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单价</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20</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hint="eastAsia"/>
                <w:sz w:val="24"/>
                <w:szCs w:val="21"/>
              </w:rPr>
              <w:t>je</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金额</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12</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小数点后2位，正负</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sl</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税率</w:t>
            </w:r>
          </w:p>
        </w:tc>
        <w:tc>
          <w:tcPr>
            <w:tcW w:w="851" w:type="dxa"/>
          </w:tcPr>
          <w:p w:rsidR="00F81214" w:rsidRPr="00B6635B" w:rsidRDefault="00F81214" w:rsidP="00BE3334">
            <w:pPr>
              <w:rPr>
                <w:rFonts w:ascii="宋体" w:hAnsi="宋体" w:cs="宋体"/>
                <w:sz w:val="24"/>
                <w:szCs w:val="24"/>
              </w:rPr>
            </w:pPr>
            <w:r w:rsidRPr="00B6635B">
              <w:rPr>
                <w:rFonts w:ascii="宋体" w:hAnsi="宋体" w:cs="宋体" w:hint="eastAsia"/>
                <w:sz w:val="24"/>
                <w:szCs w:val="24"/>
              </w:rPr>
              <w:t>12</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是</w:t>
            </w:r>
          </w:p>
        </w:tc>
        <w:tc>
          <w:tcPr>
            <w:tcW w:w="3260" w:type="dxa"/>
          </w:tcPr>
          <w:p w:rsidR="00F81214" w:rsidRPr="00B6635B" w:rsidRDefault="00F81214" w:rsidP="00BE3334">
            <w:pPr>
              <w:rPr>
                <w:rFonts w:ascii="宋体" w:hAnsi="宋体" w:cs="宋体"/>
                <w:sz w:val="24"/>
                <w:szCs w:val="24"/>
              </w:rPr>
            </w:pPr>
            <w:r w:rsidRPr="00B6635B">
              <w:rPr>
                <w:rFonts w:ascii="宋体" w:hAnsi="宋体" w:cs="宋体" w:hint="eastAsia"/>
                <w:sz w:val="24"/>
                <w:szCs w:val="24"/>
              </w:rPr>
              <w:t>小数点后3位</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se</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税额</w:t>
            </w:r>
          </w:p>
        </w:tc>
        <w:tc>
          <w:tcPr>
            <w:tcW w:w="851" w:type="dxa"/>
          </w:tcPr>
          <w:p w:rsidR="00F81214" w:rsidRPr="00B6635B" w:rsidRDefault="00F81214" w:rsidP="00BE3334">
            <w:pPr>
              <w:rPr>
                <w:rFonts w:ascii="宋体" w:hAnsi="宋体" w:cs="宋体"/>
                <w:sz w:val="24"/>
                <w:szCs w:val="24"/>
              </w:rPr>
            </w:pPr>
            <w:r w:rsidRPr="00B6635B">
              <w:rPr>
                <w:rFonts w:ascii="宋体" w:hAnsi="宋体" w:cs="宋体" w:hint="eastAsia"/>
                <w:sz w:val="24"/>
                <w:szCs w:val="24"/>
              </w:rPr>
              <w:t>12</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是</w:t>
            </w:r>
          </w:p>
        </w:tc>
        <w:tc>
          <w:tcPr>
            <w:tcW w:w="3260" w:type="dxa"/>
          </w:tcPr>
          <w:p w:rsidR="00F81214" w:rsidRPr="00B6635B" w:rsidRDefault="00F81214" w:rsidP="00BE3334">
            <w:pPr>
              <w:rPr>
                <w:rFonts w:ascii="宋体" w:hAnsi="宋体" w:cs="宋体"/>
                <w:sz w:val="24"/>
                <w:szCs w:val="24"/>
              </w:rPr>
            </w:pPr>
            <w:r w:rsidRPr="00B6635B">
              <w:rPr>
                <w:rFonts w:ascii="宋体" w:hAnsi="宋体" w:cs="宋体" w:hint="eastAsia"/>
                <w:sz w:val="24"/>
                <w:szCs w:val="21"/>
              </w:rPr>
              <w:t>小数点后2位，正负</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hsbz</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含税</w:t>
            </w:r>
            <w:r w:rsidRPr="00B6635B">
              <w:rPr>
                <w:rFonts w:ascii="宋体" w:hAnsi="宋体"/>
                <w:sz w:val="24"/>
                <w:szCs w:val="24"/>
              </w:rPr>
              <w:t>标志</w:t>
            </w:r>
          </w:p>
        </w:tc>
        <w:tc>
          <w:tcPr>
            <w:tcW w:w="851" w:type="dxa"/>
          </w:tcPr>
          <w:p w:rsidR="00F81214" w:rsidRPr="00B6635B" w:rsidRDefault="00F81214" w:rsidP="00BE3334">
            <w:pPr>
              <w:rPr>
                <w:rFonts w:ascii="宋体" w:hAnsi="宋体" w:cs="宋体"/>
                <w:sz w:val="24"/>
                <w:szCs w:val="24"/>
              </w:rPr>
            </w:pPr>
            <w:r w:rsidRPr="00B6635B">
              <w:rPr>
                <w:rFonts w:ascii="宋体" w:hAnsi="宋体" w:cs="宋体" w:hint="eastAsia"/>
                <w:sz w:val="24"/>
                <w:szCs w:val="24"/>
              </w:rPr>
              <w:t>1</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是</w:t>
            </w:r>
          </w:p>
        </w:tc>
        <w:tc>
          <w:tcPr>
            <w:tcW w:w="3260" w:type="dxa"/>
          </w:tcPr>
          <w:p w:rsidR="00F81214" w:rsidRPr="00B6635B" w:rsidRDefault="00F81214" w:rsidP="00BE3334">
            <w:pPr>
              <w:rPr>
                <w:rFonts w:ascii="宋体" w:hAnsi="宋体" w:cs="宋体"/>
                <w:sz w:val="24"/>
                <w:szCs w:val="24"/>
              </w:rPr>
            </w:pPr>
            <w:r w:rsidRPr="00B6635B">
              <w:rPr>
                <w:rFonts w:ascii="宋体" w:hAnsi="宋体" w:cs="宋体" w:hint="eastAsia"/>
                <w:sz w:val="24"/>
                <w:szCs w:val="24"/>
              </w:rPr>
              <w:t xml:space="preserve">0 </w:t>
            </w:r>
            <w:r w:rsidRPr="00B6635B">
              <w:rPr>
                <w:rFonts w:ascii="宋体" w:hAnsi="宋体" w:cs="宋体"/>
                <w:sz w:val="24"/>
                <w:szCs w:val="24"/>
              </w:rPr>
              <w:t>不含税</w:t>
            </w:r>
          </w:p>
          <w:p w:rsidR="00F81214" w:rsidRPr="00B6635B" w:rsidRDefault="00F81214" w:rsidP="00BE3334">
            <w:pPr>
              <w:rPr>
                <w:rFonts w:ascii="宋体" w:hAnsi="宋体" w:cs="宋体"/>
                <w:sz w:val="24"/>
                <w:szCs w:val="24"/>
              </w:rPr>
            </w:pPr>
            <w:r w:rsidRPr="00B6635B">
              <w:rPr>
                <w:rFonts w:ascii="宋体" w:hAnsi="宋体" w:cs="宋体" w:hint="eastAsia"/>
                <w:sz w:val="24"/>
                <w:szCs w:val="24"/>
              </w:rPr>
              <w:t xml:space="preserve">1 </w:t>
            </w:r>
            <w:r w:rsidRPr="00B6635B">
              <w:rPr>
                <w:rFonts w:ascii="宋体" w:hAnsi="宋体" w:cs="宋体"/>
                <w:sz w:val="24"/>
                <w:szCs w:val="24"/>
              </w:rPr>
              <w:t>含税</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spbm</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商品编码</w:t>
            </w:r>
          </w:p>
        </w:tc>
        <w:tc>
          <w:tcPr>
            <w:tcW w:w="851" w:type="dxa"/>
          </w:tcPr>
          <w:p w:rsidR="00F81214" w:rsidRPr="00B6635B" w:rsidRDefault="00F81214" w:rsidP="00BE3334">
            <w:pPr>
              <w:rPr>
                <w:rFonts w:ascii="宋体" w:hAnsi="宋体"/>
                <w:sz w:val="24"/>
                <w:szCs w:val="24"/>
              </w:rPr>
            </w:pPr>
            <w:r w:rsidRPr="00B6635B">
              <w:rPr>
                <w:rFonts w:ascii="宋体" w:hAnsi="宋体" w:hint="eastAsia"/>
                <w:sz w:val="24"/>
                <w:szCs w:val="24"/>
              </w:rPr>
              <w:t>19</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否</w:t>
            </w:r>
          </w:p>
        </w:tc>
        <w:tc>
          <w:tcPr>
            <w:tcW w:w="3260" w:type="dxa"/>
          </w:tcPr>
          <w:p w:rsidR="00F81214" w:rsidRPr="00B6635B" w:rsidRDefault="00F81214" w:rsidP="00BE3334">
            <w:pPr>
              <w:rPr>
                <w:rFonts w:ascii="宋体" w:hAnsi="宋体"/>
                <w:sz w:val="24"/>
                <w:szCs w:val="24"/>
              </w:rPr>
            </w:pPr>
            <w:r w:rsidRPr="00B6635B">
              <w:rPr>
                <w:rFonts w:ascii="宋体" w:hAnsi="宋体" w:hint="eastAsia"/>
                <w:sz w:val="24"/>
                <w:szCs w:val="24"/>
              </w:rPr>
              <w:t>总局固定编码，不能修改</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zxbm</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纳税人自行编码</w:t>
            </w:r>
          </w:p>
        </w:tc>
        <w:tc>
          <w:tcPr>
            <w:tcW w:w="851" w:type="dxa"/>
          </w:tcPr>
          <w:p w:rsidR="00F81214" w:rsidRPr="00B6635B" w:rsidRDefault="00F81214" w:rsidP="00BE3334">
            <w:pPr>
              <w:rPr>
                <w:rFonts w:ascii="宋体" w:hAnsi="宋体"/>
                <w:sz w:val="24"/>
                <w:szCs w:val="24"/>
              </w:rPr>
            </w:pPr>
            <w:r w:rsidRPr="00B6635B">
              <w:rPr>
                <w:rFonts w:ascii="宋体" w:hAnsi="宋体" w:hint="eastAsia"/>
                <w:sz w:val="24"/>
                <w:szCs w:val="24"/>
              </w:rPr>
              <w:t>20</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否</w:t>
            </w:r>
          </w:p>
        </w:tc>
        <w:tc>
          <w:tcPr>
            <w:tcW w:w="3260" w:type="dxa"/>
          </w:tcPr>
          <w:p w:rsidR="00F81214" w:rsidRPr="00B6635B" w:rsidRDefault="00F81214" w:rsidP="00BE3334">
            <w:pPr>
              <w:rPr>
                <w:rFonts w:ascii="宋体" w:hAnsi="宋体"/>
                <w:sz w:val="24"/>
                <w:szCs w:val="24"/>
              </w:rPr>
            </w:pPr>
            <w:r w:rsidRPr="00B6635B">
              <w:rPr>
                <w:rFonts w:ascii="宋体" w:hAnsi="宋体" w:hint="eastAsia"/>
                <w:sz w:val="24"/>
                <w:szCs w:val="24"/>
              </w:rPr>
              <w:t>自定义编码以2位为一级，共10级，每级可用编码值为00-99 或AA-ZZ</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yhzcbs</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优惠政策标识</w:t>
            </w:r>
          </w:p>
        </w:tc>
        <w:tc>
          <w:tcPr>
            <w:tcW w:w="851" w:type="dxa"/>
          </w:tcPr>
          <w:p w:rsidR="00F81214" w:rsidRPr="00B6635B" w:rsidRDefault="00F81214" w:rsidP="00BE3334">
            <w:pPr>
              <w:rPr>
                <w:rFonts w:ascii="宋体" w:hAnsi="宋体"/>
                <w:sz w:val="24"/>
                <w:szCs w:val="24"/>
              </w:rPr>
            </w:pPr>
            <w:r w:rsidRPr="00B6635B">
              <w:rPr>
                <w:rFonts w:ascii="宋体" w:hAnsi="宋体" w:hint="eastAsia"/>
                <w:sz w:val="24"/>
                <w:szCs w:val="24"/>
              </w:rPr>
              <w:t>1</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否</w:t>
            </w:r>
          </w:p>
        </w:tc>
        <w:tc>
          <w:tcPr>
            <w:tcW w:w="3260" w:type="dxa"/>
          </w:tcPr>
          <w:p w:rsidR="00F81214" w:rsidRPr="00B6635B" w:rsidRDefault="00F81214" w:rsidP="00BE3334">
            <w:pPr>
              <w:rPr>
                <w:rFonts w:ascii="宋体" w:hAnsi="宋体"/>
                <w:sz w:val="24"/>
                <w:szCs w:val="24"/>
              </w:rPr>
            </w:pPr>
            <w:r w:rsidRPr="00B6635B">
              <w:rPr>
                <w:rFonts w:ascii="宋体" w:hAnsi="宋体" w:hint="eastAsia"/>
                <w:sz w:val="24"/>
                <w:szCs w:val="24"/>
              </w:rPr>
              <w:t>0未使用，1使用</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lslbs</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零税率标识</w:t>
            </w:r>
          </w:p>
        </w:tc>
        <w:tc>
          <w:tcPr>
            <w:tcW w:w="851" w:type="dxa"/>
          </w:tcPr>
          <w:p w:rsidR="00F81214" w:rsidRPr="00B6635B" w:rsidRDefault="00F81214" w:rsidP="00BE3334">
            <w:pPr>
              <w:rPr>
                <w:rFonts w:ascii="宋体" w:hAnsi="宋体"/>
                <w:sz w:val="24"/>
                <w:szCs w:val="24"/>
              </w:rPr>
            </w:pPr>
            <w:r w:rsidRPr="00B6635B">
              <w:rPr>
                <w:rFonts w:ascii="宋体" w:hAnsi="宋体" w:hint="eastAsia"/>
                <w:sz w:val="24"/>
                <w:szCs w:val="24"/>
              </w:rPr>
              <w:t>1</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否</w:t>
            </w:r>
          </w:p>
        </w:tc>
        <w:tc>
          <w:tcPr>
            <w:tcW w:w="3260" w:type="dxa"/>
          </w:tcPr>
          <w:p w:rsidR="00F81214" w:rsidRPr="00B6635B" w:rsidRDefault="00F81214" w:rsidP="00BE3334">
            <w:pPr>
              <w:rPr>
                <w:rFonts w:ascii="宋体" w:hAnsi="宋体"/>
                <w:sz w:val="24"/>
                <w:szCs w:val="24"/>
              </w:rPr>
            </w:pPr>
            <w:proofErr w:type="gramStart"/>
            <w:r w:rsidRPr="00B6635B">
              <w:rPr>
                <w:rFonts w:ascii="宋体" w:hAnsi="宋体" w:hint="eastAsia"/>
                <w:sz w:val="24"/>
                <w:szCs w:val="24"/>
              </w:rPr>
              <w:t>空代表</w:t>
            </w:r>
            <w:proofErr w:type="gramEnd"/>
            <w:r w:rsidRPr="00B6635B">
              <w:rPr>
                <w:rFonts w:ascii="宋体" w:hAnsi="宋体" w:hint="eastAsia"/>
                <w:sz w:val="24"/>
                <w:szCs w:val="24"/>
              </w:rPr>
              <w:t>无</w:t>
            </w:r>
          </w:p>
          <w:p w:rsidR="00F81214" w:rsidRPr="00B6635B" w:rsidRDefault="00F81214" w:rsidP="00BE3334">
            <w:pPr>
              <w:rPr>
                <w:rFonts w:ascii="宋体" w:hAnsi="宋体"/>
                <w:sz w:val="24"/>
                <w:szCs w:val="24"/>
              </w:rPr>
            </w:pPr>
            <w:r w:rsidRPr="00B6635B">
              <w:rPr>
                <w:rFonts w:ascii="宋体" w:hAnsi="宋体" w:hint="eastAsia"/>
                <w:sz w:val="24"/>
                <w:szCs w:val="24"/>
              </w:rPr>
              <w:t>1 出口免税和其他免税优惠政策</w:t>
            </w:r>
          </w:p>
          <w:p w:rsidR="00F81214" w:rsidRPr="00B6635B" w:rsidRDefault="00F81214" w:rsidP="00BE3334">
            <w:pPr>
              <w:rPr>
                <w:rFonts w:ascii="宋体" w:hAnsi="宋体"/>
                <w:sz w:val="24"/>
                <w:szCs w:val="24"/>
              </w:rPr>
            </w:pPr>
            <w:r w:rsidRPr="00B6635B">
              <w:rPr>
                <w:rFonts w:ascii="宋体" w:hAnsi="宋体" w:hint="eastAsia"/>
                <w:sz w:val="24"/>
                <w:szCs w:val="24"/>
              </w:rPr>
              <w:t>2 不征增值税</w:t>
            </w:r>
          </w:p>
          <w:p w:rsidR="00F81214" w:rsidRPr="00B6635B" w:rsidRDefault="00F81214" w:rsidP="00BE3334">
            <w:pPr>
              <w:rPr>
                <w:rFonts w:ascii="宋体" w:hAnsi="宋体"/>
                <w:sz w:val="24"/>
                <w:szCs w:val="24"/>
              </w:rPr>
            </w:pPr>
            <w:r w:rsidRPr="00B6635B">
              <w:rPr>
                <w:rFonts w:ascii="宋体" w:hAnsi="宋体" w:hint="eastAsia"/>
                <w:sz w:val="24"/>
                <w:szCs w:val="24"/>
              </w:rPr>
              <w:t>3 普通零税率</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4"/>
              </w:rPr>
            </w:pPr>
            <w:r w:rsidRPr="00B6635B">
              <w:rPr>
                <w:rFonts w:ascii="宋体" w:hAnsi="宋体" w:hint="eastAsia"/>
                <w:sz w:val="24"/>
                <w:szCs w:val="24"/>
              </w:rPr>
              <w:t>zzstsgl</w:t>
            </w:r>
          </w:p>
        </w:tc>
        <w:tc>
          <w:tcPr>
            <w:tcW w:w="1984" w:type="dxa"/>
          </w:tcPr>
          <w:p w:rsidR="00F81214" w:rsidRPr="00B6635B" w:rsidRDefault="00F81214" w:rsidP="00BE3334">
            <w:pPr>
              <w:rPr>
                <w:rFonts w:ascii="宋体" w:hAnsi="宋体"/>
                <w:sz w:val="24"/>
                <w:szCs w:val="24"/>
              </w:rPr>
            </w:pPr>
            <w:r w:rsidRPr="00B6635B">
              <w:rPr>
                <w:rFonts w:ascii="宋体" w:hAnsi="宋体" w:hint="eastAsia"/>
                <w:sz w:val="24"/>
                <w:szCs w:val="24"/>
              </w:rPr>
              <w:t>增值税特殊管理</w:t>
            </w:r>
          </w:p>
        </w:tc>
        <w:tc>
          <w:tcPr>
            <w:tcW w:w="851" w:type="dxa"/>
          </w:tcPr>
          <w:p w:rsidR="00F81214" w:rsidRPr="00B6635B" w:rsidRDefault="00F81214" w:rsidP="00BE3334">
            <w:pPr>
              <w:rPr>
                <w:rFonts w:ascii="宋体" w:hAnsi="宋体"/>
                <w:sz w:val="24"/>
                <w:szCs w:val="24"/>
              </w:rPr>
            </w:pPr>
            <w:r w:rsidRPr="00B6635B">
              <w:rPr>
                <w:rFonts w:ascii="宋体" w:hAnsi="宋体" w:hint="eastAsia"/>
                <w:sz w:val="24"/>
                <w:szCs w:val="24"/>
              </w:rPr>
              <w:t>500</w:t>
            </w:r>
          </w:p>
        </w:tc>
        <w:tc>
          <w:tcPr>
            <w:tcW w:w="992" w:type="dxa"/>
          </w:tcPr>
          <w:p w:rsidR="00F81214" w:rsidRPr="00B6635B" w:rsidRDefault="00F81214" w:rsidP="00BE3334">
            <w:pPr>
              <w:rPr>
                <w:rFonts w:ascii="宋体" w:hAnsi="宋体"/>
                <w:sz w:val="24"/>
                <w:szCs w:val="24"/>
              </w:rPr>
            </w:pPr>
            <w:r w:rsidRPr="00B6635B">
              <w:rPr>
                <w:rFonts w:ascii="宋体" w:hAnsi="宋体" w:hint="eastAsia"/>
                <w:sz w:val="24"/>
                <w:szCs w:val="24"/>
              </w:rPr>
              <w:t>否</w:t>
            </w:r>
          </w:p>
        </w:tc>
        <w:tc>
          <w:tcPr>
            <w:tcW w:w="3260" w:type="dxa"/>
          </w:tcPr>
          <w:p w:rsidR="00F81214" w:rsidRPr="00B6635B" w:rsidRDefault="00F81214" w:rsidP="00BE3334">
            <w:pPr>
              <w:rPr>
                <w:rFonts w:ascii="宋体" w:hAnsi="宋体"/>
                <w:sz w:val="24"/>
                <w:szCs w:val="24"/>
              </w:rPr>
            </w:pPr>
            <w:r w:rsidRPr="00B6635B">
              <w:rPr>
                <w:rFonts w:ascii="宋体" w:hAnsi="宋体" w:hint="eastAsia"/>
                <w:sz w:val="24"/>
                <w:szCs w:val="24"/>
              </w:rPr>
              <w:t>如果yhzcbs为1时，此项必填，具体信息取《商品和服务税收分类与编码》.xls（见附录2）中的增值税特殊管理列。</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Courier" w:hAnsi="Courier" w:hint="eastAsia"/>
                <w:szCs w:val="21"/>
              </w:rPr>
              <w:t>zhsl</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综合税率</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12</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如果为多税率，值固定为</w:t>
            </w:r>
            <w:r w:rsidRPr="00B6635B">
              <w:rPr>
                <w:rFonts w:ascii="宋体" w:hAnsi="宋体" w:cs="宋体"/>
                <w:sz w:val="24"/>
                <w:szCs w:val="21"/>
              </w:rPr>
              <w:t>99.01</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sz w:val="24"/>
                <w:szCs w:val="21"/>
              </w:rPr>
            </w:pPr>
            <w:r w:rsidRPr="00B6635B">
              <w:rPr>
                <w:rFonts w:ascii="宋体" w:hAnsi="宋体"/>
                <w:sz w:val="24"/>
                <w:szCs w:val="21"/>
              </w:rPr>
              <w:t>h</w:t>
            </w:r>
            <w:r w:rsidRPr="00B6635B">
              <w:rPr>
                <w:rFonts w:ascii="宋体" w:hAnsi="宋体" w:hint="eastAsia"/>
                <w:sz w:val="24"/>
                <w:szCs w:val="21"/>
              </w:rPr>
              <w:t>jje</w:t>
            </w:r>
          </w:p>
        </w:tc>
        <w:tc>
          <w:tcPr>
            <w:tcW w:w="1984" w:type="dxa"/>
          </w:tcPr>
          <w:p w:rsidR="00F81214" w:rsidRPr="00B6635B" w:rsidRDefault="00F81214" w:rsidP="00BE3334">
            <w:pPr>
              <w:rPr>
                <w:rFonts w:ascii="宋体" w:hAnsi="宋体"/>
                <w:sz w:val="24"/>
                <w:szCs w:val="21"/>
              </w:rPr>
            </w:pPr>
            <w:r w:rsidRPr="00B6635B">
              <w:rPr>
                <w:rFonts w:ascii="宋体" w:hAnsi="宋体" w:hint="eastAsia"/>
                <w:sz w:val="24"/>
                <w:szCs w:val="21"/>
              </w:rPr>
              <w:t>合计金额</w:t>
            </w:r>
          </w:p>
        </w:tc>
        <w:tc>
          <w:tcPr>
            <w:tcW w:w="851" w:type="dxa"/>
          </w:tcPr>
          <w:p w:rsidR="00F81214" w:rsidRPr="00B6635B" w:rsidRDefault="00F81214" w:rsidP="00135C8E">
            <w:pPr>
              <w:rPr>
                <w:rFonts w:ascii="宋体" w:hAnsi="宋体" w:cs="宋体"/>
                <w:sz w:val="24"/>
                <w:szCs w:val="21"/>
              </w:rPr>
            </w:pPr>
            <w:r w:rsidRPr="00B6635B">
              <w:rPr>
                <w:rFonts w:ascii="宋体" w:hAnsi="宋体" w:cs="宋体" w:hint="eastAsia"/>
                <w:sz w:val="24"/>
                <w:szCs w:val="21"/>
              </w:rPr>
              <w:t>12</w:t>
            </w:r>
            <w:r w:rsidR="00135C8E">
              <w:rPr>
                <w:rFonts w:ascii="宋体" w:hAnsi="宋体" w:cs="宋体" w:hint="eastAsia"/>
                <w:sz w:val="24"/>
                <w:szCs w:val="21"/>
              </w:rPr>
              <w:t>/13</w:t>
            </w:r>
          </w:p>
        </w:tc>
        <w:tc>
          <w:tcPr>
            <w:tcW w:w="992" w:type="dxa"/>
          </w:tcPr>
          <w:p w:rsidR="00F81214" w:rsidRPr="00B6635B" w:rsidRDefault="00F81214" w:rsidP="00BE3334">
            <w:pPr>
              <w:rPr>
                <w:rFonts w:ascii="宋体" w:hAnsi="宋体"/>
                <w:sz w:val="24"/>
                <w:szCs w:val="21"/>
              </w:rPr>
            </w:pPr>
            <w:r w:rsidRPr="00B6635B">
              <w:rPr>
                <w:rFonts w:ascii="宋体" w:hAnsi="宋体" w:hint="eastAsia"/>
                <w:sz w:val="24"/>
                <w:szCs w:val="21"/>
              </w:rPr>
              <w:t>是</w:t>
            </w:r>
          </w:p>
        </w:tc>
        <w:tc>
          <w:tcPr>
            <w:tcW w:w="3260" w:type="dxa"/>
          </w:tcPr>
          <w:p w:rsidR="00135C8E" w:rsidRDefault="00F81214" w:rsidP="00135C8E">
            <w:pPr>
              <w:rPr>
                <w:rFonts w:ascii="宋体" w:hAnsi="宋体" w:cs="宋体"/>
                <w:sz w:val="24"/>
                <w:szCs w:val="21"/>
              </w:rPr>
            </w:pPr>
            <w:r w:rsidRPr="00B6635B">
              <w:rPr>
                <w:rFonts w:ascii="宋体" w:hAnsi="宋体" w:cs="宋体" w:hint="eastAsia"/>
                <w:sz w:val="24"/>
                <w:szCs w:val="21"/>
              </w:rPr>
              <w:t>小数点后2</w:t>
            </w:r>
            <w:r w:rsidR="00135C8E">
              <w:rPr>
                <w:rFonts w:ascii="宋体" w:hAnsi="宋体" w:cs="宋体" w:hint="eastAsia"/>
                <w:sz w:val="24"/>
                <w:szCs w:val="21"/>
              </w:rPr>
              <w:t>位，不含税</w:t>
            </w:r>
          </w:p>
          <w:p w:rsidR="00F81214" w:rsidRPr="00B6635B" w:rsidRDefault="00F81214" w:rsidP="00135C8E">
            <w:pPr>
              <w:rPr>
                <w:rFonts w:ascii="宋体" w:hAnsi="宋体" w:cs="宋体"/>
                <w:sz w:val="24"/>
                <w:szCs w:val="21"/>
              </w:rPr>
            </w:pPr>
            <w:r w:rsidRPr="00B6635B">
              <w:rPr>
                <w:rFonts w:ascii="宋体" w:hAnsi="宋体" w:cs="宋体" w:hint="eastAsia"/>
                <w:sz w:val="24"/>
                <w:szCs w:val="21"/>
              </w:rPr>
              <w:t>正</w:t>
            </w:r>
            <w:r w:rsidR="00135C8E">
              <w:rPr>
                <w:rFonts w:ascii="宋体" w:hAnsi="宋体" w:cs="宋体" w:hint="eastAsia"/>
                <w:sz w:val="24"/>
                <w:szCs w:val="21"/>
              </w:rPr>
              <w:t>票12位，负数为13位</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hjse</w:t>
            </w:r>
          </w:p>
        </w:tc>
        <w:tc>
          <w:tcPr>
            <w:tcW w:w="1984"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合计</w:t>
            </w:r>
            <w:r w:rsidRPr="00B6635B">
              <w:rPr>
                <w:rFonts w:ascii="宋体" w:hAnsi="宋体" w:cs="宋体"/>
                <w:sz w:val="24"/>
                <w:szCs w:val="21"/>
              </w:rPr>
              <w:t>税额</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12</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是</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小数点后2位，正负</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jshj</w:t>
            </w:r>
          </w:p>
        </w:tc>
        <w:tc>
          <w:tcPr>
            <w:tcW w:w="1984"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加税合计</w:t>
            </w:r>
          </w:p>
        </w:tc>
        <w:tc>
          <w:tcPr>
            <w:tcW w:w="851"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1</w:t>
            </w:r>
            <w:r w:rsidR="00135C8E">
              <w:rPr>
                <w:rFonts w:ascii="宋体" w:hAnsi="宋体" w:cs="宋体" w:hint="eastAsia"/>
                <w:sz w:val="24"/>
                <w:szCs w:val="21"/>
              </w:rPr>
              <w:t>3/14</w:t>
            </w:r>
          </w:p>
        </w:tc>
        <w:tc>
          <w:tcPr>
            <w:tcW w:w="992"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是</w:t>
            </w:r>
          </w:p>
        </w:tc>
        <w:tc>
          <w:tcPr>
            <w:tcW w:w="3260" w:type="dxa"/>
          </w:tcPr>
          <w:p w:rsidR="00F81214" w:rsidRDefault="00F81214" w:rsidP="00BE3334">
            <w:pPr>
              <w:rPr>
                <w:rFonts w:ascii="宋体" w:hAnsi="宋体" w:cs="宋体"/>
                <w:sz w:val="24"/>
                <w:szCs w:val="21"/>
              </w:rPr>
            </w:pPr>
            <w:r w:rsidRPr="00B6635B">
              <w:rPr>
                <w:rFonts w:ascii="宋体" w:hAnsi="宋体" w:cs="宋体" w:hint="eastAsia"/>
                <w:sz w:val="24"/>
                <w:szCs w:val="21"/>
              </w:rPr>
              <w:t>小数点后2位，正负</w:t>
            </w:r>
          </w:p>
          <w:p w:rsidR="00135C8E" w:rsidRPr="00B6635B" w:rsidRDefault="00135C8E" w:rsidP="00BE3334">
            <w:pPr>
              <w:rPr>
                <w:rFonts w:ascii="宋体" w:hAnsi="宋体" w:cs="宋体"/>
                <w:sz w:val="24"/>
                <w:szCs w:val="21"/>
              </w:rPr>
            </w:pPr>
            <w:r w:rsidRPr="00B6635B">
              <w:rPr>
                <w:rFonts w:ascii="宋体" w:hAnsi="宋体" w:cs="宋体" w:hint="eastAsia"/>
                <w:sz w:val="24"/>
                <w:szCs w:val="21"/>
              </w:rPr>
              <w:t>正</w:t>
            </w:r>
            <w:r>
              <w:rPr>
                <w:rFonts w:ascii="宋体" w:hAnsi="宋体" w:cs="宋体" w:hint="eastAsia"/>
                <w:sz w:val="24"/>
                <w:szCs w:val="21"/>
              </w:rPr>
              <w:t>票13位，负数为14位</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bz</w:t>
            </w:r>
          </w:p>
        </w:tc>
        <w:tc>
          <w:tcPr>
            <w:tcW w:w="1984"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备注</w:t>
            </w:r>
          </w:p>
        </w:tc>
        <w:tc>
          <w:tcPr>
            <w:tcW w:w="851"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150或160</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r w:rsidRPr="00B6635B">
              <w:rPr>
                <w:rFonts w:ascii="宋体" w:hAnsi="宋体" w:cs="宋体" w:hint="eastAsia"/>
                <w:sz w:val="24"/>
                <w:szCs w:val="21"/>
              </w:rPr>
              <w:t>增专：150</w:t>
            </w:r>
          </w:p>
          <w:p w:rsidR="00F81214" w:rsidRPr="00B6635B" w:rsidRDefault="00F81214" w:rsidP="00BE3334">
            <w:pPr>
              <w:rPr>
                <w:rFonts w:ascii="宋体" w:hAnsi="宋体" w:cs="宋体"/>
                <w:sz w:val="24"/>
                <w:szCs w:val="21"/>
              </w:rPr>
            </w:pPr>
            <w:r w:rsidRPr="00B6635B">
              <w:rPr>
                <w:rFonts w:ascii="宋体" w:hAnsi="宋体" w:cs="宋体" w:hint="eastAsia"/>
                <w:sz w:val="24"/>
                <w:szCs w:val="21"/>
              </w:rPr>
              <w:t>增普：160</w:t>
            </w: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skr</w:t>
            </w:r>
          </w:p>
        </w:tc>
        <w:tc>
          <w:tcPr>
            <w:tcW w:w="1984"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收款人</w:t>
            </w:r>
          </w:p>
        </w:tc>
        <w:tc>
          <w:tcPr>
            <w:tcW w:w="851"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16</w:t>
            </w:r>
          </w:p>
        </w:tc>
        <w:tc>
          <w:tcPr>
            <w:tcW w:w="992" w:type="dxa"/>
          </w:tcPr>
          <w:p w:rsidR="00F81214" w:rsidRPr="00B6635B" w:rsidRDefault="00F81214" w:rsidP="00BE3334">
            <w:pPr>
              <w:rPr>
                <w:rFonts w:ascii="宋体" w:hAnsi="宋体" w:cs="宋体"/>
                <w:sz w:val="24"/>
                <w:szCs w:val="21"/>
              </w:rPr>
            </w:pPr>
            <w:r w:rsidRPr="00B6635B">
              <w:rPr>
                <w:rFonts w:ascii="宋体" w:hAnsi="宋体" w:hint="eastAsia"/>
                <w:sz w:val="24"/>
                <w:szCs w:val="21"/>
              </w:rPr>
              <w:t>否</w:t>
            </w:r>
          </w:p>
        </w:tc>
        <w:tc>
          <w:tcPr>
            <w:tcW w:w="3260" w:type="dxa"/>
          </w:tcPr>
          <w:p w:rsidR="00F81214" w:rsidRPr="00B6635B" w:rsidRDefault="00F81214" w:rsidP="00BE3334">
            <w:pPr>
              <w:rPr>
                <w:rFonts w:ascii="宋体" w:hAnsi="宋体" w:cs="宋体"/>
                <w:sz w:val="24"/>
                <w:szCs w:val="21"/>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4"/>
              </w:rPr>
            </w:pPr>
            <w:r w:rsidRPr="00B6635B">
              <w:rPr>
                <w:rFonts w:ascii="宋体" w:hAnsi="宋体" w:hint="eastAsia"/>
                <w:sz w:val="24"/>
                <w:szCs w:val="24"/>
              </w:rPr>
              <w:t>fhr</w:t>
            </w:r>
          </w:p>
        </w:tc>
        <w:tc>
          <w:tcPr>
            <w:tcW w:w="1984" w:type="dxa"/>
          </w:tcPr>
          <w:p w:rsidR="00F81214" w:rsidRPr="00B6635B" w:rsidRDefault="00F81214" w:rsidP="00BE3334">
            <w:pPr>
              <w:rPr>
                <w:rFonts w:ascii="宋体" w:hAnsi="宋体" w:cs="宋体"/>
                <w:sz w:val="24"/>
                <w:szCs w:val="24"/>
              </w:rPr>
            </w:pPr>
            <w:r w:rsidRPr="00B6635B">
              <w:rPr>
                <w:rFonts w:ascii="宋体" w:hAnsi="宋体" w:hint="eastAsia"/>
                <w:sz w:val="24"/>
                <w:szCs w:val="24"/>
              </w:rPr>
              <w:t>复核人</w:t>
            </w:r>
          </w:p>
        </w:tc>
        <w:tc>
          <w:tcPr>
            <w:tcW w:w="851" w:type="dxa"/>
          </w:tcPr>
          <w:p w:rsidR="00F81214" w:rsidRPr="00B6635B" w:rsidRDefault="00F81214" w:rsidP="00BE3334">
            <w:pPr>
              <w:rPr>
                <w:rFonts w:ascii="宋体" w:hAnsi="宋体" w:cs="宋体"/>
                <w:sz w:val="24"/>
                <w:szCs w:val="24"/>
              </w:rPr>
            </w:pPr>
            <w:r w:rsidRPr="00B6635B">
              <w:rPr>
                <w:rFonts w:ascii="宋体" w:hAnsi="宋体" w:hint="eastAsia"/>
                <w:sz w:val="24"/>
                <w:szCs w:val="24"/>
              </w:rPr>
              <w:t>16</w:t>
            </w:r>
          </w:p>
        </w:tc>
        <w:tc>
          <w:tcPr>
            <w:tcW w:w="992" w:type="dxa"/>
          </w:tcPr>
          <w:p w:rsidR="00F81214" w:rsidRPr="00B6635B" w:rsidRDefault="00F81214" w:rsidP="00BE3334">
            <w:pPr>
              <w:rPr>
                <w:rFonts w:ascii="宋体" w:hAnsi="宋体" w:cs="宋体"/>
                <w:sz w:val="24"/>
                <w:szCs w:val="24"/>
              </w:rPr>
            </w:pPr>
            <w:r w:rsidRPr="00B6635B">
              <w:rPr>
                <w:rFonts w:ascii="宋体" w:hAnsi="宋体" w:hint="eastAsia"/>
                <w:sz w:val="24"/>
                <w:szCs w:val="24"/>
              </w:rPr>
              <w:t>否</w:t>
            </w:r>
          </w:p>
        </w:tc>
        <w:tc>
          <w:tcPr>
            <w:tcW w:w="3260" w:type="dxa"/>
          </w:tcPr>
          <w:p w:rsidR="00F81214" w:rsidRPr="00B6635B" w:rsidRDefault="00F81214" w:rsidP="00BE3334">
            <w:pPr>
              <w:rPr>
                <w:rFonts w:ascii="宋体" w:hAnsi="宋体" w:cs="宋体"/>
                <w:sz w:val="24"/>
                <w:szCs w:val="24"/>
              </w:rPr>
            </w:pPr>
          </w:p>
        </w:tc>
      </w:tr>
      <w:tr w:rsidR="00F81214" w:rsidRPr="00B6635B" w:rsidTr="00135C8E">
        <w:tc>
          <w:tcPr>
            <w:tcW w:w="675" w:type="dxa"/>
          </w:tcPr>
          <w:p w:rsidR="00F81214" w:rsidRPr="00B6635B" w:rsidRDefault="00F81214" w:rsidP="003C5EE2">
            <w:pPr>
              <w:numPr>
                <w:ilvl w:val="0"/>
                <w:numId w:val="34"/>
              </w:numPr>
              <w:ind w:left="142"/>
              <w:jc w:val="center"/>
              <w:rPr>
                <w:rFonts w:ascii="宋体" w:hAnsi="宋体"/>
                <w:szCs w:val="21"/>
              </w:rPr>
            </w:pPr>
          </w:p>
        </w:tc>
        <w:tc>
          <w:tcPr>
            <w:tcW w:w="1418" w:type="dxa"/>
          </w:tcPr>
          <w:p w:rsidR="00F81214" w:rsidRPr="00B6635B" w:rsidRDefault="00F81214" w:rsidP="00BE3334">
            <w:pPr>
              <w:rPr>
                <w:rFonts w:ascii="宋体" w:hAnsi="宋体" w:cs="宋体"/>
                <w:sz w:val="24"/>
                <w:szCs w:val="24"/>
              </w:rPr>
            </w:pPr>
            <w:r w:rsidRPr="00B6635B">
              <w:rPr>
                <w:rFonts w:ascii="宋体" w:hAnsi="宋体" w:hint="eastAsia"/>
                <w:sz w:val="24"/>
                <w:szCs w:val="24"/>
              </w:rPr>
              <w:t>kpr</w:t>
            </w:r>
          </w:p>
        </w:tc>
        <w:tc>
          <w:tcPr>
            <w:tcW w:w="1984" w:type="dxa"/>
          </w:tcPr>
          <w:p w:rsidR="00F81214" w:rsidRPr="00B6635B" w:rsidRDefault="00F81214" w:rsidP="00BE3334">
            <w:pPr>
              <w:rPr>
                <w:rFonts w:ascii="宋体" w:hAnsi="宋体" w:cs="宋体"/>
                <w:sz w:val="24"/>
                <w:szCs w:val="24"/>
              </w:rPr>
            </w:pPr>
            <w:r w:rsidRPr="00B6635B">
              <w:rPr>
                <w:rFonts w:ascii="宋体" w:hAnsi="宋体" w:hint="eastAsia"/>
                <w:sz w:val="24"/>
                <w:szCs w:val="24"/>
              </w:rPr>
              <w:t>开票人</w:t>
            </w:r>
          </w:p>
        </w:tc>
        <w:tc>
          <w:tcPr>
            <w:tcW w:w="851" w:type="dxa"/>
          </w:tcPr>
          <w:p w:rsidR="00F81214" w:rsidRPr="00B6635B" w:rsidRDefault="00F81214" w:rsidP="00BE3334">
            <w:pPr>
              <w:rPr>
                <w:rFonts w:ascii="宋体" w:hAnsi="宋体" w:cs="宋体"/>
                <w:sz w:val="24"/>
                <w:szCs w:val="24"/>
              </w:rPr>
            </w:pPr>
            <w:r w:rsidRPr="00B6635B">
              <w:rPr>
                <w:rFonts w:ascii="宋体" w:hAnsi="宋体" w:hint="eastAsia"/>
                <w:sz w:val="24"/>
                <w:szCs w:val="24"/>
              </w:rPr>
              <w:t>20</w:t>
            </w:r>
          </w:p>
        </w:tc>
        <w:tc>
          <w:tcPr>
            <w:tcW w:w="992" w:type="dxa"/>
          </w:tcPr>
          <w:p w:rsidR="00F81214" w:rsidRPr="00B6635B" w:rsidRDefault="00F81214" w:rsidP="00BE3334">
            <w:pPr>
              <w:rPr>
                <w:rFonts w:ascii="宋体" w:hAnsi="宋体" w:cs="宋体"/>
                <w:sz w:val="24"/>
                <w:szCs w:val="24"/>
              </w:rPr>
            </w:pPr>
            <w:r w:rsidRPr="00B6635B">
              <w:rPr>
                <w:rFonts w:ascii="宋体" w:hAnsi="宋体" w:hint="eastAsia"/>
                <w:sz w:val="24"/>
                <w:szCs w:val="24"/>
              </w:rPr>
              <w:t>是</w:t>
            </w:r>
          </w:p>
        </w:tc>
        <w:tc>
          <w:tcPr>
            <w:tcW w:w="3260" w:type="dxa"/>
          </w:tcPr>
          <w:p w:rsidR="00F81214" w:rsidRPr="00B6635B" w:rsidRDefault="00F81214" w:rsidP="00BE3334">
            <w:pPr>
              <w:rPr>
                <w:rFonts w:ascii="宋体" w:hAnsi="宋体" w:cs="宋体"/>
                <w:sz w:val="24"/>
                <w:szCs w:val="24"/>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Pr="004D1D61" w:rsidRDefault="00F81214" w:rsidP="00BE3334">
            <w:pPr>
              <w:rPr>
                <w:rFonts w:ascii="宋体" w:hAnsi="宋体"/>
                <w:sz w:val="24"/>
                <w:szCs w:val="24"/>
              </w:rPr>
            </w:pPr>
            <w:r>
              <w:rPr>
                <w:rFonts w:ascii="宋体" w:hAnsi="宋体" w:hint="eastAsia"/>
                <w:sz w:val="24"/>
                <w:szCs w:val="24"/>
              </w:rPr>
              <w:t>jmbbh</w:t>
            </w:r>
          </w:p>
        </w:tc>
        <w:tc>
          <w:tcPr>
            <w:tcW w:w="1984" w:type="dxa"/>
          </w:tcPr>
          <w:p w:rsidR="00F81214" w:rsidRPr="004D1D61" w:rsidRDefault="00F81214" w:rsidP="00BE3334">
            <w:pPr>
              <w:rPr>
                <w:rFonts w:ascii="宋体" w:hAnsi="宋体"/>
                <w:sz w:val="24"/>
                <w:szCs w:val="24"/>
              </w:rPr>
            </w:pPr>
            <w:r>
              <w:rPr>
                <w:rFonts w:ascii="Courier" w:hAnsi="Courier" w:hint="eastAsia"/>
                <w:szCs w:val="21"/>
              </w:rPr>
              <w:t>加密版本号</w:t>
            </w:r>
          </w:p>
        </w:tc>
        <w:tc>
          <w:tcPr>
            <w:tcW w:w="851" w:type="dxa"/>
          </w:tcPr>
          <w:p w:rsidR="00F81214" w:rsidRPr="004D1D61" w:rsidRDefault="00F81214" w:rsidP="00BE3334">
            <w:pPr>
              <w:rPr>
                <w:rFonts w:ascii="宋体" w:hAnsi="宋体"/>
                <w:sz w:val="24"/>
                <w:szCs w:val="24"/>
              </w:rPr>
            </w:pPr>
            <w:r>
              <w:rPr>
                <w:rFonts w:ascii="宋体" w:hAnsi="宋体" w:hint="eastAsia"/>
                <w:sz w:val="24"/>
                <w:szCs w:val="24"/>
              </w:rPr>
              <w:t>100</w:t>
            </w:r>
          </w:p>
        </w:tc>
        <w:tc>
          <w:tcPr>
            <w:tcW w:w="992" w:type="dxa"/>
          </w:tcPr>
          <w:p w:rsidR="00F81214" w:rsidRPr="004D1D61" w:rsidRDefault="00F81214" w:rsidP="00BE3334">
            <w:pPr>
              <w:rPr>
                <w:rFonts w:ascii="宋体" w:hAnsi="宋体"/>
                <w:sz w:val="24"/>
                <w:szCs w:val="24"/>
              </w:rPr>
            </w:pPr>
            <w:r>
              <w:rPr>
                <w:rFonts w:ascii="宋体" w:hAnsi="宋体" w:hint="eastAsia"/>
                <w:sz w:val="24"/>
                <w:szCs w:val="24"/>
              </w:rPr>
              <w:t>是</w:t>
            </w:r>
          </w:p>
        </w:tc>
        <w:tc>
          <w:tcPr>
            <w:tcW w:w="3260" w:type="dxa"/>
          </w:tcPr>
          <w:p w:rsidR="00F81214" w:rsidRPr="004D1D61" w:rsidRDefault="00F81214" w:rsidP="00BE3334">
            <w:pPr>
              <w:rPr>
                <w:rFonts w:ascii="宋体" w:hAnsi="宋体"/>
                <w:sz w:val="24"/>
                <w:szCs w:val="24"/>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zyspmc</w:t>
            </w:r>
          </w:p>
        </w:tc>
        <w:tc>
          <w:tcPr>
            <w:tcW w:w="1984" w:type="dxa"/>
          </w:tcPr>
          <w:p w:rsidR="00F81214" w:rsidRPr="004D1D61" w:rsidRDefault="00F81214" w:rsidP="00BE3334">
            <w:pPr>
              <w:rPr>
                <w:rFonts w:ascii="宋体" w:hAnsi="宋体" w:cs="宋体"/>
                <w:color w:val="000000"/>
                <w:sz w:val="24"/>
                <w:szCs w:val="24"/>
              </w:rPr>
            </w:pPr>
            <w:r>
              <w:rPr>
                <w:rFonts w:ascii="Courier" w:hAnsi="Courier" w:hint="eastAsia"/>
                <w:szCs w:val="21"/>
              </w:rPr>
              <w:t>主要商品名称</w:t>
            </w:r>
          </w:p>
        </w:tc>
        <w:tc>
          <w:tcPr>
            <w:tcW w:w="851" w:type="dxa"/>
          </w:tcPr>
          <w:p w:rsidR="00F81214" w:rsidRPr="004D1D61" w:rsidRDefault="00932128" w:rsidP="00BE3334">
            <w:pPr>
              <w:rPr>
                <w:rFonts w:ascii="宋体" w:hAnsi="宋体"/>
                <w:color w:val="000000"/>
                <w:sz w:val="24"/>
                <w:szCs w:val="24"/>
              </w:rPr>
            </w:pPr>
            <w:r>
              <w:rPr>
                <w:rFonts w:ascii="宋体" w:hAnsi="宋体" w:hint="eastAsia"/>
                <w:color w:val="000000"/>
                <w:sz w:val="24"/>
                <w:szCs w:val="24"/>
              </w:rPr>
              <w:t>92</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是</w:t>
            </w:r>
          </w:p>
        </w:tc>
        <w:tc>
          <w:tcPr>
            <w:tcW w:w="3260" w:type="dxa"/>
          </w:tcPr>
          <w:p w:rsidR="00F81214" w:rsidRPr="004D1D61" w:rsidRDefault="00F81214" w:rsidP="00BE3334">
            <w:pPr>
              <w:rPr>
                <w:rFonts w:ascii="宋体" w:hAnsi="宋体" w:cs="宋体"/>
                <w:color w:val="000000"/>
                <w:sz w:val="24"/>
                <w:szCs w:val="24"/>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spsm</w:t>
            </w:r>
          </w:p>
        </w:tc>
        <w:tc>
          <w:tcPr>
            <w:tcW w:w="1984"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商品税目</w:t>
            </w:r>
          </w:p>
        </w:tc>
        <w:tc>
          <w:tcPr>
            <w:tcW w:w="851" w:type="dxa"/>
          </w:tcPr>
          <w:p w:rsidR="00F81214" w:rsidRPr="004D1D61" w:rsidRDefault="00F81214" w:rsidP="00BE3334">
            <w:pPr>
              <w:rPr>
                <w:rFonts w:ascii="宋体" w:hAnsi="宋体"/>
                <w:color w:val="000000"/>
                <w:sz w:val="24"/>
                <w:szCs w:val="24"/>
              </w:rPr>
            </w:pPr>
            <w:r>
              <w:rPr>
                <w:rFonts w:ascii="宋体" w:hAnsi="宋体" w:hint="eastAsia"/>
                <w:color w:val="000000"/>
                <w:sz w:val="24"/>
                <w:szCs w:val="24"/>
              </w:rPr>
              <w:t>20</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否</w:t>
            </w:r>
          </w:p>
        </w:tc>
        <w:tc>
          <w:tcPr>
            <w:tcW w:w="3260" w:type="dxa"/>
          </w:tcPr>
          <w:p w:rsidR="00F81214" w:rsidRPr="004D1D61" w:rsidRDefault="00F81214" w:rsidP="00BE3334">
            <w:pPr>
              <w:rPr>
                <w:rFonts w:ascii="宋体" w:hAnsi="宋体" w:cs="宋体"/>
                <w:color w:val="000000"/>
                <w:sz w:val="24"/>
                <w:szCs w:val="24"/>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Pr="004D1D61" w:rsidRDefault="00F81214" w:rsidP="00BE3334">
            <w:pPr>
              <w:rPr>
                <w:rFonts w:ascii="宋体" w:hAnsi="宋体"/>
                <w:color w:val="000000"/>
                <w:sz w:val="24"/>
                <w:szCs w:val="21"/>
              </w:rPr>
            </w:pPr>
            <w:r w:rsidRPr="004D1D61">
              <w:rPr>
                <w:rFonts w:ascii="宋体" w:hAnsi="宋体" w:hint="eastAsia"/>
                <w:color w:val="000000"/>
                <w:sz w:val="24"/>
                <w:szCs w:val="21"/>
              </w:rPr>
              <w:t>qdbz</w:t>
            </w:r>
          </w:p>
        </w:tc>
        <w:tc>
          <w:tcPr>
            <w:tcW w:w="1984" w:type="dxa"/>
          </w:tcPr>
          <w:p w:rsidR="00F81214" w:rsidRPr="004D1D61" w:rsidRDefault="00F81214" w:rsidP="00BE3334">
            <w:pPr>
              <w:rPr>
                <w:rFonts w:ascii="宋体" w:hAnsi="宋体"/>
                <w:color w:val="000000"/>
                <w:sz w:val="24"/>
                <w:szCs w:val="21"/>
              </w:rPr>
            </w:pPr>
            <w:r w:rsidRPr="004D1D61">
              <w:rPr>
                <w:rFonts w:ascii="宋体" w:hAnsi="宋体" w:hint="eastAsia"/>
                <w:color w:val="000000"/>
                <w:sz w:val="24"/>
                <w:szCs w:val="21"/>
              </w:rPr>
              <w:t>清单标志</w:t>
            </w:r>
          </w:p>
        </w:tc>
        <w:tc>
          <w:tcPr>
            <w:tcW w:w="851" w:type="dxa"/>
          </w:tcPr>
          <w:p w:rsidR="00F81214" w:rsidRPr="004D1D61" w:rsidRDefault="00F81214" w:rsidP="00BE3334">
            <w:pPr>
              <w:rPr>
                <w:rFonts w:ascii="宋体" w:hAnsi="宋体" w:cs="宋体"/>
                <w:color w:val="000000"/>
                <w:sz w:val="24"/>
                <w:szCs w:val="21"/>
              </w:rPr>
            </w:pPr>
            <w:r w:rsidRPr="004D1D61">
              <w:rPr>
                <w:rFonts w:ascii="宋体" w:hAnsi="宋体" w:cs="宋体" w:hint="eastAsia"/>
                <w:color w:val="000000"/>
                <w:sz w:val="24"/>
                <w:szCs w:val="21"/>
              </w:rPr>
              <w:t>1</w:t>
            </w:r>
          </w:p>
        </w:tc>
        <w:tc>
          <w:tcPr>
            <w:tcW w:w="992" w:type="dxa"/>
          </w:tcPr>
          <w:p w:rsidR="00F81214" w:rsidRPr="004D1D61" w:rsidRDefault="00F81214" w:rsidP="00BE3334">
            <w:pPr>
              <w:rPr>
                <w:rFonts w:ascii="宋体" w:hAnsi="宋体"/>
                <w:color w:val="000000"/>
                <w:sz w:val="24"/>
                <w:szCs w:val="21"/>
              </w:rPr>
            </w:pPr>
            <w:r w:rsidRPr="004D1D61">
              <w:rPr>
                <w:rFonts w:ascii="宋体" w:hAnsi="宋体" w:hint="eastAsia"/>
                <w:color w:val="000000"/>
                <w:sz w:val="24"/>
                <w:szCs w:val="21"/>
              </w:rPr>
              <w:t>是</w:t>
            </w:r>
          </w:p>
        </w:tc>
        <w:tc>
          <w:tcPr>
            <w:tcW w:w="3260" w:type="dxa"/>
          </w:tcPr>
          <w:p w:rsidR="00F81214" w:rsidRPr="004D1D61" w:rsidRDefault="00F81214" w:rsidP="00BE3334">
            <w:pPr>
              <w:rPr>
                <w:rFonts w:ascii="宋体" w:hAnsi="宋体" w:cs="宋体"/>
                <w:color w:val="000000"/>
                <w:sz w:val="24"/>
                <w:szCs w:val="21"/>
              </w:rPr>
            </w:pPr>
            <w:r w:rsidRPr="004D1D61">
              <w:rPr>
                <w:rFonts w:ascii="宋体" w:hAnsi="宋体" w:cs="宋体" w:hint="eastAsia"/>
                <w:color w:val="000000"/>
                <w:sz w:val="24"/>
                <w:szCs w:val="21"/>
              </w:rPr>
              <w:t>0：</w:t>
            </w:r>
            <w:r w:rsidRPr="004D1D61">
              <w:rPr>
                <w:rFonts w:ascii="宋体" w:hAnsi="宋体" w:cs="宋体"/>
                <w:color w:val="000000"/>
                <w:sz w:val="24"/>
                <w:szCs w:val="21"/>
              </w:rPr>
              <w:t>无清单</w:t>
            </w:r>
          </w:p>
          <w:p w:rsidR="00F81214" w:rsidRPr="004D1D61" w:rsidRDefault="00F81214" w:rsidP="00BE3334">
            <w:pPr>
              <w:rPr>
                <w:rFonts w:ascii="宋体" w:hAnsi="宋体" w:cs="宋体"/>
                <w:color w:val="000000"/>
                <w:sz w:val="24"/>
                <w:szCs w:val="21"/>
              </w:rPr>
            </w:pPr>
            <w:r w:rsidRPr="004D1D61">
              <w:rPr>
                <w:rFonts w:ascii="宋体" w:hAnsi="宋体" w:cs="宋体" w:hint="eastAsia"/>
                <w:color w:val="000000"/>
                <w:sz w:val="24"/>
                <w:szCs w:val="21"/>
              </w:rPr>
              <w:t>1：</w:t>
            </w:r>
            <w:r w:rsidRPr="004D1D61">
              <w:rPr>
                <w:rFonts w:ascii="宋体" w:hAnsi="宋体" w:cs="宋体"/>
                <w:color w:val="000000"/>
                <w:sz w:val="24"/>
                <w:szCs w:val="21"/>
              </w:rPr>
              <w:t>带清单</w:t>
            </w: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ssyf</w:t>
            </w:r>
          </w:p>
        </w:tc>
        <w:tc>
          <w:tcPr>
            <w:tcW w:w="1984"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所属月份</w:t>
            </w:r>
          </w:p>
        </w:tc>
        <w:tc>
          <w:tcPr>
            <w:tcW w:w="851" w:type="dxa"/>
          </w:tcPr>
          <w:p w:rsidR="00F81214" w:rsidRPr="004D1D61" w:rsidRDefault="00F81214" w:rsidP="00BE3334">
            <w:pPr>
              <w:rPr>
                <w:rFonts w:ascii="宋体" w:hAnsi="宋体"/>
                <w:color w:val="000000"/>
                <w:sz w:val="24"/>
                <w:szCs w:val="24"/>
              </w:rPr>
            </w:pPr>
            <w:r>
              <w:rPr>
                <w:rFonts w:ascii="宋体" w:hAnsi="宋体" w:hint="eastAsia"/>
                <w:color w:val="000000"/>
                <w:sz w:val="24"/>
                <w:szCs w:val="24"/>
              </w:rPr>
              <w:t>6</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是</w:t>
            </w:r>
          </w:p>
        </w:tc>
        <w:tc>
          <w:tcPr>
            <w:tcW w:w="3260" w:type="dxa"/>
          </w:tcPr>
          <w:p w:rsidR="00F81214" w:rsidRPr="004D1D61" w:rsidRDefault="00F81214" w:rsidP="00BE3334">
            <w:pPr>
              <w:rPr>
                <w:rFonts w:ascii="宋体" w:hAnsi="宋体" w:cs="宋体"/>
                <w:color w:val="000000"/>
                <w:sz w:val="24"/>
                <w:szCs w:val="24"/>
              </w:rPr>
            </w:pPr>
            <w:r>
              <w:rPr>
                <w:rFonts w:ascii="宋体" w:hAnsi="宋体" w:hint="eastAsia"/>
                <w:sz w:val="24"/>
                <w:szCs w:val="21"/>
              </w:rPr>
              <w:t>格式</w:t>
            </w:r>
            <w:r w:rsidRPr="004D1D61">
              <w:rPr>
                <w:rFonts w:ascii="宋体" w:hAnsi="宋体" w:hint="eastAsia"/>
                <w:sz w:val="24"/>
                <w:szCs w:val="21"/>
              </w:rPr>
              <w:t>YYYYMM</w:t>
            </w: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kpjh</w:t>
            </w:r>
          </w:p>
        </w:tc>
        <w:tc>
          <w:tcPr>
            <w:tcW w:w="1984"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开票机号</w:t>
            </w:r>
          </w:p>
        </w:tc>
        <w:tc>
          <w:tcPr>
            <w:tcW w:w="851" w:type="dxa"/>
          </w:tcPr>
          <w:p w:rsidR="00F81214" w:rsidRPr="004D1D61" w:rsidRDefault="00F81214" w:rsidP="00BE3334">
            <w:pPr>
              <w:rPr>
                <w:rFonts w:ascii="宋体" w:hAnsi="宋体"/>
                <w:color w:val="000000"/>
                <w:sz w:val="24"/>
                <w:szCs w:val="24"/>
              </w:rPr>
            </w:pPr>
            <w:r>
              <w:rPr>
                <w:rFonts w:ascii="宋体" w:hAnsi="宋体" w:hint="eastAsia"/>
                <w:color w:val="000000"/>
                <w:sz w:val="24"/>
                <w:szCs w:val="24"/>
              </w:rPr>
              <w:t>5</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否</w:t>
            </w:r>
          </w:p>
        </w:tc>
        <w:tc>
          <w:tcPr>
            <w:tcW w:w="3260" w:type="dxa"/>
          </w:tcPr>
          <w:p w:rsidR="00F81214" w:rsidRPr="004D1D61" w:rsidRDefault="00F81214" w:rsidP="00BE3334">
            <w:pPr>
              <w:rPr>
                <w:rFonts w:ascii="宋体" w:hAnsi="宋体" w:cs="宋体"/>
                <w:color w:val="000000"/>
                <w:sz w:val="24"/>
                <w:szCs w:val="24"/>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tzdbh</w:t>
            </w:r>
          </w:p>
        </w:tc>
        <w:tc>
          <w:tcPr>
            <w:tcW w:w="1984"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信息表编号</w:t>
            </w:r>
          </w:p>
        </w:tc>
        <w:tc>
          <w:tcPr>
            <w:tcW w:w="851" w:type="dxa"/>
          </w:tcPr>
          <w:p w:rsidR="00F81214" w:rsidRPr="004D1D61" w:rsidRDefault="00F81214" w:rsidP="00BE3334">
            <w:pPr>
              <w:rPr>
                <w:rFonts w:ascii="宋体" w:hAnsi="宋体"/>
                <w:color w:val="000000"/>
                <w:sz w:val="24"/>
                <w:szCs w:val="24"/>
              </w:rPr>
            </w:pPr>
            <w:r>
              <w:rPr>
                <w:rFonts w:ascii="宋体" w:hAnsi="宋体" w:hint="eastAsia"/>
                <w:color w:val="000000"/>
                <w:sz w:val="24"/>
                <w:szCs w:val="24"/>
              </w:rPr>
              <w:t>16</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否</w:t>
            </w:r>
          </w:p>
        </w:tc>
        <w:tc>
          <w:tcPr>
            <w:tcW w:w="3260" w:type="dxa"/>
          </w:tcPr>
          <w:p w:rsidR="00F81214" w:rsidRPr="004D1D61" w:rsidRDefault="00F81214" w:rsidP="00BE3334">
            <w:pPr>
              <w:rPr>
                <w:rFonts w:ascii="宋体" w:hAnsi="宋体" w:cs="宋体"/>
                <w:color w:val="000000"/>
                <w:sz w:val="24"/>
                <w:szCs w:val="24"/>
              </w:rPr>
            </w:pPr>
            <w:proofErr w:type="gramStart"/>
            <w:r>
              <w:rPr>
                <w:rFonts w:ascii="宋体" w:hAnsi="宋体" w:cs="宋体" w:hint="eastAsia"/>
                <w:color w:val="000000"/>
                <w:sz w:val="24"/>
                <w:szCs w:val="24"/>
              </w:rPr>
              <w:t>增专红票</w:t>
            </w:r>
            <w:proofErr w:type="gramEnd"/>
            <w:r>
              <w:rPr>
                <w:rFonts w:ascii="宋体" w:hAnsi="宋体" w:cs="宋体" w:hint="eastAsia"/>
                <w:color w:val="000000"/>
                <w:sz w:val="24"/>
                <w:szCs w:val="24"/>
              </w:rPr>
              <w:t>存在</w:t>
            </w: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yfpdm</w:t>
            </w:r>
          </w:p>
        </w:tc>
        <w:tc>
          <w:tcPr>
            <w:tcW w:w="1984"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原发票代码</w:t>
            </w:r>
          </w:p>
        </w:tc>
        <w:tc>
          <w:tcPr>
            <w:tcW w:w="851" w:type="dxa"/>
          </w:tcPr>
          <w:p w:rsidR="00F81214" w:rsidRPr="004D1D61" w:rsidRDefault="00F81214" w:rsidP="00BE3334">
            <w:pPr>
              <w:rPr>
                <w:rFonts w:ascii="宋体" w:hAnsi="宋体"/>
                <w:color w:val="000000"/>
                <w:sz w:val="24"/>
                <w:szCs w:val="24"/>
              </w:rPr>
            </w:pPr>
            <w:r>
              <w:rPr>
                <w:rFonts w:ascii="宋体" w:hAnsi="宋体" w:hint="eastAsia"/>
                <w:color w:val="000000"/>
                <w:sz w:val="24"/>
                <w:szCs w:val="24"/>
              </w:rPr>
              <w:t>12</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否</w:t>
            </w:r>
          </w:p>
        </w:tc>
        <w:tc>
          <w:tcPr>
            <w:tcW w:w="3260" w:type="dxa"/>
          </w:tcPr>
          <w:p w:rsidR="00F81214" w:rsidRPr="004D1D61" w:rsidRDefault="00F81214" w:rsidP="00BE3334">
            <w:pPr>
              <w:rPr>
                <w:rFonts w:ascii="宋体" w:hAnsi="宋体" w:cs="宋体"/>
                <w:color w:val="000000"/>
                <w:sz w:val="24"/>
                <w:szCs w:val="24"/>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yfphm</w:t>
            </w:r>
          </w:p>
        </w:tc>
        <w:tc>
          <w:tcPr>
            <w:tcW w:w="1984"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原发票号码</w:t>
            </w:r>
          </w:p>
        </w:tc>
        <w:tc>
          <w:tcPr>
            <w:tcW w:w="851" w:type="dxa"/>
          </w:tcPr>
          <w:p w:rsidR="00F81214" w:rsidRPr="004D1D61" w:rsidRDefault="00F81214" w:rsidP="00BE3334">
            <w:pPr>
              <w:rPr>
                <w:rFonts w:ascii="宋体" w:hAnsi="宋体"/>
                <w:color w:val="000000"/>
                <w:sz w:val="24"/>
                <w:szCs w:val="24"/>
              </w:rPr>
            </w:pPr>
            <w:r>
              <w:rPr>
                <w:rFonts w:ascii="宋体" w:hAnsi="宋体" w:hint="eastAsia"/>
                <w:color w:val="000000"/>
                <w:sz w:val="24"/>
                <w:szCs w:val="24"/>
              </w:rPr>
              <w:t>8</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否</w:t>
            </w:r>
          </w:p>
        </w:tc>
        <w:tc>
          <w:tcPr>
            <w:tcW w:w="3260" w:type="dxa"/>
          </w:tcPr>
          <w:p w:rsidR="00F81214" w:rsidRPr="004D1D61" w:rsidRDefault="00F81214" w:rsidP="00BE3334">
            <w:pPr>
              <w:rPr>
                <w:rFonts w:ascii="宋体" w:hAnsi="宋体" w:cs="宋体"/>
                <w:color w:val="000000"/>
                <w:sz w:val="24"/>
                <w:szCs w:val="24"/>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Pr="004D1D61" w:rsidRDefault="00F81214" w:rsidP="00BE3334">
            <w:pPr>
              <w:rPr>
                <w:rFonts w:ascii="宋体" w:hAnsi="宋体"/>
                <w:sz w:val="24"/>
                <w:szCs w:val="21"/>
              </w:rPr>
            </w:pPr>
            <w:r w:rsidRPr="004D1D61">
              <w:rPr>
                <w:rFonts w:ascii="宋体" w:hAnsi="宋体" w:hint="eastAsia"/>
                <w:sz w:val="24"/>
                <w:szCs w:val="21"/>
              </w:rPr>
              <w:t>zfrq</w:t>
            </w:r>
          </w:p>
        </w:tc>
        <w:tc>
          <w:tcPr>
            <w:tcW w:w="1984" w:type="dxa"/>
          </w:tcPr>
          <w:p w:rsidR="00F81214" w:rsidRPr="004D1D61" w:rsidRDefault="00F81214" w:rsidP="00BE3334">
            <w:pPr>
              <w:rPr>
                <w:rFonts w:ascii="宋体" w:hAnsi="宋体"/>
                <w:sz w:val="24"/>
                <w:szCs w:val="21"/>
              </w:rPr>
            </w:pPr>
            <w:r w:rsidRPr="004D1D61">
              <w:rPr>
                <w:rFonts w:ascii="宋体" w:hAnsi="宋体" w:hint="eastAsia"/>
                <w:sz w:val="24"/>
                <w:szCs w:val="21"/>
              </w:rPr>
              <w:t>作废日期</w:t>
            </w:r>
          </w:p>
        </w:tc>
        <w:tc>
          <w:tcPr>
            <w:tcW w:w="851" w:type="dxa"/>
          </w:tcPr>
          <w:p w:rsidR="00F81214" w:rsidRPr="004D1D61" w:rsidRDefault="00F81214" w:rsidP="00BE3334">
            <w:pPr>
              <w:rPr>
                <w:rFonts w:ascii="宋体" w:hAnsi="宋体"/>
                <w:sz w:val="24"/>
                <w:szCs w:val="21"/>
              </w:rPr>
            </w:pPr>
            <w:r>
              <w:rPr>
                <w:rFonts w:ascii="宋体" w:hAnsi="宋体" w:hint="eastAsia"/>
                <w:sz w:val="24"/>
                <w:szCs w:val="21"/>
              </w:rPr>
              <w:t>14</w:t>
            </w:r>
          </w:p>
        </w:tc>
        <w:tc>
          <w:tcPr>
            <w:tcW w:w="992" w:type="dxa"/>
          </w:tcPr>
          <w:p w:rsidR="00F81214" w:rsidRPr="004D1D61" w:rsidRDefault="00F81214" w:rsidP="00BE3334">
            <w:pPr>
              <w:rPr>
                <w:rFonts w:ascii="宋体" w:hAnsi="宋体"/>
                <w:sz w:val="24"/>
                <w:szCs w:val="21"/>
              </w:rPr>
            </w:pPr>
            <w:r w:rsidRPr="004D1D61">
              <w:rPr>
                <w:rFonts w:ascii="宋体" w:hAnsi="宋体" w:hint="eastAsia"/>
                <w:sz w:val="24"/>
                <w:szCs w:val="21"/>
              </w:rPr>
              <w:t>否</w:t>
            </w:r>
          </w:p>
        </w:tc>
        <w:tc>
          <w:tcPr>
            <w:tcW w:w="3260" w:type="dxa"/>
          </w:tcPr>
          <w:p w:rsidR="00F81214" w:rsidRPr="004D1D61" w:rsidRDefault="00F81214" w:rsidP="00BE3334">
            <w:pPr>
              <w:rPr>
                <w:rFonts w:ascii="宋体" w:hAnsi="宋体"/>
                <w:sz w:val="24"/>
                <w:szCs w:val="21"/>
              </w:rPr>
            </w:pPr>
            <w:r>
              <w:rPr>
                <w:rFonts w:ascii="宋体" w:hAnsi="宋体" w:hint="eastAsia"/>
                <w:sz w:val="24"/>
                <w:szCs w:val="21"/>
              </w:rPr>
              <w:t>格式</w:t>
            </w:r>
            <w:r w:rsidRPr="004D1D61">
              <w:rPr>
                <w:rFonts w:ascii="宋体" w:hAnsi="宋体" w:hint="eastAsia"/>
                <w:sz w:val="24"/>
                <w:szCs w:val="21"/>
              </w:rPr>
              <w:t>YYYYMMDD</w:t>
            </w:r>
            <w:r>
              <w:rPr>
                <w:rFonts w:ascii="宋体" w:hAnsi="宋体" w:hint="eastAsia"/>
                <w:sz w:val="24"/>
                <w:szCs w:val="21"/>
              </w:rPr>
              <w:t>HHMMSS</w:t>
            </w: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Pr="004D1D61" w:rsidRDefault="00F81214" w:rsidP="00BE3334">
            <w:pPr>
              <w:rPr>
                <w:rFonts w:ascii="宋体" w:hAnsi="宋体"/>
                <w:sz w:val="24"/>
                <w:szCs w:val="21"/>
              </w:rPr>
            </w:pPr>
            <w:r w:rsidRPr="004D1D61">
              <w:rPr>
                <w:rFonts w:ascii="宋体" w:hAnsi="宋体" w:hint="eastAsia"/>
                <w:sz w:val="24"/>
                <w:szCs w:val="21"/>
              </w:rPr>
              <w:t>zfr</w:t>
            </w:r>
          </w:p>
        </w:tc>
        <w:tc>
          <w:tcPr>
            <w:tcW w:w="1984" w:type="dxa"/>
          </w:tcPr>
          <w:p w:rsidR="00F81214" w:rsidRPr="004D1D61" w:rsidRDefault="00F81214" w:rsidP="00BE3334">
            <w:pPr>
              <w:rPr>
                <w:rFonts w:ascii="宋体" w:hAnsi="宋体"/>
                <w:sz w:val="24"/>
              </w:rPr>
            </w:pPr>
            <w:r w:rsidRPr="004D1D61">
              <w:rPr>
                <w:rFonts w:ascii="宋体" w:hAnsi="宋体" w:hint="eastAsia"/>
                <w:sz w:val="24"/>
              </w:rPr>
              <w:t>作废人</w:t>
            </w:r>
          </w:p>
        </w:tc>
        <w:tc>
          <w:tcPr>
            <w:tcW w:w="851" w:type="dxa"/>
          </w:tcPr>
          <w:p w:rsidR="00F81214" w:rsidRPr="004D1D61" w:rsidRDefault="00F81214" w:rsidP="00BE3334">
            <w:pPr>
              <w:rPr>
                <w:rFonts w:ascii="宋体" w:hAnsi="宋体"/>
                <w:sz w:val="24"/>
              </w:rPr>
            </w:pPr>
            <w:r w:rsidRPr="004D1D61">
              <w:rPr>
                <w:rFonts w:ascii="宋体" w:hAnsi="宋体" w:hint="eastAsia"/>
                <w:sz w:val="24"/>
              </w:rPr>
              <w:t>20</w:t>
            </w:r>
          </w:p>
        </w:tc>
        <w:tc>
          <w:tcPr>
            <w:tcW w:w="992" w:type="dxa"/>
          </w:tcPr>
          <w:p w:rsidR="00F81214" w:rsidRPr="004D1D61" w:rsidRDefault="00F81214" w:rsidP="00BE3334">
            <w:pPr>
              <w:rPr>
                <w:rFonts w:ascii="宋体" w:hAnsi="宋体"/>
                <w:sz w:val="24"/>
              </w:rPr>
            </w:pPr>
            <w:r>
              <w:rPr>
                <w:rFonts w:ascii="宋体" w:hAnsi="宋体" w:hint="eastAsia"/>
                <w:sz w:val="24"/>
              </w:rPr>
              <w:t>否</w:t>
            </w:r>
          </w:p>
        </w:tc>
        <w:tc>
          <w:tcPr>
            <w:tcW w:w="3260" w:type="dxa"/>
          </w:tcPr>
          <w:p w:rsidR="00F81214" w:rsidRPr="004D1D61" w:rsidRDefault="00F81214" w:rsidP="00BE3334">
            <w:pPr>
              <w:rPr>
                <w:rFonts w:ascii="Courier" w:hAnsi="Courier"/>
                <w:sz w:val="24"/>
                <w:szCs w:val="21"/>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Pr="00412C64" w:rsidRDefault="00F81214" w:rsidP="00BE3334">
            <w:pPr>
              <w:rPr>
                <w:rFonts w:ascii="宋体" w:hAnsi="宋体"/>
                <w:szCs w:val="21"/>
              </w:rPr>
            </w:pPr>
            <w:r>
              <w:rPr>
                <w:rFonts w:ascii="宋体" w:hAnsi="宋体" w:hint="eastAsia"/>
                <w:szCs w:val="21"/>
              </w:rPr>
              <w:t>qmcs</w:t>
            </w:r>
          </w:p>
        </w:tc>
        <w:tc>
          <w:tcPr>
            <w:tcW w:w="1984" w:type="dxa"/>
          </w:tcPr>
          <w:p w:rsidR="00F81214" w:rsidRPr="00412C64" w:rsidRDefault="00F81214" w:rsidP="00BE3334">
            <w:pPr>
              <w:rPr>
                <w:rFonts w:ascii="宋体" w:hAnsi="宋体"/>
                <w:szCs w:val="21"/>
              </w:rPr>
            </w:pPr>
            <w:r>
              <w:rPr>
                <w:rFonts w:ascii="宋体" w:hAnsi="宋体" w:hint="eastAsia"/>
                <w:szCs w:val="21"/>
              </w:rPr>
              <w:t>签名参数</w:t>
            </w:r>
          </w:p>
        </w:tc>
        <w:tc>
          <w:tcPr>
            <w:tcW w:w="851" w:type="dxa"/>
          </w:tcPr>
          <w:p w:rsidR="00F81214" w:rsidRPr="00412C64" w:rsidRDefault="00F81214" w:rsidP="00BE3334">
            <w:pPr>
              <w:rPr>
                <w:rFonts w:ascii="宋体" w:hAnsi="宋体"/>
              </w:rPr>
            </w:pPr>
            <w:r>
              <w:rPr>
                <w:rFonts w:ascii="宋体" w:hAnsi="宋体" w:hint="eastAsia"/>
              </w:rPr>
              <w:t>16</w:t>
            </w:r>
          </w:p>
        </w:tc>
        <w:tc>
          <w:tcPr>
            <w:tcW w:w="992" w:type="dxa"/>
          </w:tcPr>
          <w:p w:rsidR="00F81214" w:rsidRPr="00412C64" w:rsidRDefault="00F81214" w:rsidP="00BE3334">
            <w:pPr>
              <w:rPr>
                <w:rFonts w:ascii="宋体" w:hAnsi="宋体"/>
              </w:rPr>
            </w:pPr>
            <w:r>
              <w:rPr>
                <w:rFonts w:ascii="宋体" w:hAnsi="宋体" w:hint="eastAsia"/>
              </w:rPr>
              <w:t>否</w:t>
            </w:r>
          </w:p>
        </w:tc>
        <w:tc>
          <w:tcPr>
            <w:tcW w:w="3260" w:type="dxa"/>
          </w:tcPr>
          <w:p w:rsidR="00F81214" w:rsidRPr="004D1D61" w:rsidRDefault="00F81214" w:rsidP="00BE3334">
            <w:pPr>
              <w:rPr>
                <w:rFonts w:ascii="宋体" w:hAnsi="宋体" w:cs="宋体"/>
                <w:color w:val="000000"/>
                <w:sz w:val="24"/>
                <w:szCs w:val="24"/>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qmz</w:t>
            </w:r>
          </w:p>
        </w:tc>
        <w:tc>
          <w:tcPr>
            <w:tcW w:w="1984" w:type="dxa"/>
          </w:tcPr>
          <w:p w:rsidR="00F81214" w:rsidRDefault="00F81214" w:rsidP="00BE3334">
            <w:pPr>
              <w:rPr>
                <w:rFonts w:ascii="宋体" w:hAnsi="宋体" w:cs="宋体"/>
                <w:color w:val="000000"/>
                <w:sz w:val="24"/>
                <w:szCs w:val="24"/>
              </w:rPr>
            </w:pPr>
            <w:proofErr w:type="gramStart"/>
            <w:r>
              <w:rPr>
                <w:rFonts w:ascii="宋体" w:hAnsi="宋体" w:cs="宋体" w:hint="eastAsia"/>
                <w:color w:val="000000"/>
                <w:sz w:val="24"/>
                <w:szCs w:val="24"/>
              </w:rPr>
              <w:t>签名值</w:t>
            </w:r>
            <w:proofErr w:type="gramEnd"/>
          </w:p>
        </w:tc>
        <w:tc>
          <w:tcPr>
            <w:tcW w:w="851" w:type="dxa"/>
          </w:tcPr>
          <w:p w:rsidR="00F81214" w:rsidRPr="004D1D61" w:rsidRDefault="00F81214" w:rsidP="00BE3334">
            <w:pPr>
              <w:rPr>
                <w:rFonts w:ascii="宋体" w:hAnsi="宋体"/>
                <w:color w:val="000000"/>
                <w:sz w:val="24"/>
                <w:szCs w:val="24"/>
              </w:rPr>
            </w:pPr>
            <w:r>
              <w:rPr>
                <w:rFonts w:ascii="宋体" w:hAnsi="宋体" w:hint="eastAsia"/>
                <w:color w:val="000000"/>
                <w:sz w:val="24"/>
                <w:szCs w:val="24"/>
              </w:rPr>
              <w:t>450</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否</w:t>
            </w:r>
          </w:p>
        </w:tc>
        <w:tc>
          <w:tcPr>
            <w:tcW w:w="3260" w:type="dxa"/>
          </w:tcPr>
          <w:p w:rsidR="00F81214" w:rsidRPr="004D1D61" w:rsidRDefault="00F81214" w:rsidP="00BE3334">
            <w:pPr>
              <w:rPr>
                <w:rFonts w:ascii="宋体" w:hAnsi="宋体" w:cs="宋体"/>
                <w:color w:val="000000"/>
                <w:sz w:val="24"/>
                <w:szCs w:val="24"/>
              </w:rPr>
            </w:pP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Default="00F81214" w:rsidP="00BE3334">
            <w:pPr>
              <w:rPr>
                <w:rFonts w:ascii="宋体" w:hAnsi="宋体" w:cs="宋体"/>
                <w:color w:val="000000"/>
                <w:sz w:val="24"/>
                <w:szCs w:val="24"/>
              </w:rPr>
            </w:pPr>
            <w:r>
              <w:rPr>
                <w:rFonts w:ascii="Courier" w:hAnsi="Courier" w:hint="eastAsia"/>
                <w:szCs w:val="21"/>
              </w:rPr>
              <w:t>ykfsje</w:t>
            </w:r>
          </w:p>
        </w:tc>
        <w:tc>
          <w:tcPr>
            <w:tcW w:w="1984" w:type="dxa"/>
          </w:tcPr>
          <w:p w:rsidR="00F81214" w:rsidRDefault="00F81214" w:rsidP="00BE3334">
            <w:pPr>
              <w:rPr>
                <w:rFonts w:ascii="宋体" w:hAnsi="宋体" w:cs="宋体"/>
                <w:color w:val="000000"/>
                <w:sz w:val="24"/>
                <w:szCs w:val="24"/>
              </w:rPr>
            </w:pPr>
            <w:r>
              <w:rPr>
                <w:rFonts w:ascii="Courier" w:hAnsi="Courier" w:hint="eastAsia"/>
                <w:szCs w:val="21"/>
              </w:rPr>
              <w:t>已开负数金额</w:t>
            </w:r>
          </w:p>
        </w:tc>
        <w:tc>
          <w:tcPr>
            <w:tcW w:w="851" w:type="dxa"/>
          </w:tcPr>
          <w:p w:rsidR="00F81214" w:rsidRPr="004D1D61" w:rsidRDefault="00F81214" w:rsidP="00BE3334">
            <w:pPr>
              <w:rPr>
                <w:rFonts w:ascii="宋体" w:hAnsi="宋体"/>
                <w:color w:val="000000"/>
                <w:sz w:val="24"/>
                <w:szCs w:val="24"/>
              </w:rPr>
            </w:pPr>
            <w:r w:rsidRPr="004D1D61">
              <w:rPr>
                <w:rFonts w:ascii="宋体" w:hAnsi="宋体" w:cs="宋体" w:hint="eastAsia"/>
                <w:color w:val="000000"/>
                <w:sz w:val="24"/>
                <w:szCs w:val="21"/>
              </w:rPr>
              <w:t>12</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是</w:t>
            </w:r>
          </w:p>
        </w:tc>
        <w:tc>
          <w:tcPr>
            <w:tcW w:w="3260"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如果没有开具正数发票就为</w:t>
            </w:r>
            <w:r w:rsidRPr="000B6E29">
              <w:rPr>
                <w:rFonts w:ascii="宋体" w:hAnsi="宋体" w:cs="宋体"/>
                <w:color w:val="000000"/>
                <w:sz w:val="24"/>
                <w:szCs w:val="24"/>
              </w:rPr>
              <w:lastRenderedPageBreak/>
              <w:t>0.00</w:t>
            </w:r>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Default="00F81214" w:rsidP="00BE3334">
            <w:pPr>
              <w:rPr>
                <w:rFonts w:ascii="Courier" w:hAnsi="Courier"/>
                <w:szCs w:val="21"/>
              </w:rPr>
            </w:pPr>
            <w:r>
              <w:rPr>
                <w:rFonts w:ascii="Courier" w:hAnsi="Courier" w:hint="eastAsia"/>
                <w:szCs w:val="21"/>
              </w:rPr>
              <w:t>yqjg</w:t>
            </w:r>
          </w:p>
        </w:tc>
        <w:tc>
          <w:tcPr>
            <w:tcW w:w="1984" w:type="dxa"/>
          </w:tcPr>
          <w:p w:rsidR="00F81214" w:rsidRDefault="00F81214" w:rsidP="00BE3334">
            <w:pPr>
              <w:rPr>
                <w:rFonts w:ascii="Courier" w:hAnsi="Courier"/>
                <w:szCs w:val="21"/>
              </w:rPr>
            </w:pPr>
            <w:r>
              <w:rPr>
                <w:rFonts w:ascii="Courier" w:hAnsi="Courier" w:hint="eastAsia"/>
                <w:szCs w:val="21"/>
              </w:rPr>
              <w:t>验</w:t>
            </w:r>
            <w:proofErr w:type="gramStart"/>
            <w:r>
              <w:rPr>
                <w:rFonts w:ascii="Courier" w:hAnsi="Courier" w:hint="eastAsia"/>
                <w:szCs w:val="21"/>
              </w:rPr>
              <w:t>签结果</w:t>
            </w:r>
            <w:proofErr w:type="gramEnd"/>
          </w:p>
        </w:tc>
        <w:tc>
          <w:tcPr>
            <w:tcW w:w="851" w:type="dxa"/>
          </w:tcPr>
          <w:p w:rsidR="00F81214" w:rsidRDefault="00F81214" w:rsidP="00BE3334">
            <w:pPr>
              <w:rPr>
                <w:rFonts w:ascii="宋体" w:hAnsi="宋体"/>
                <w:color w:val="000000"/>
                <w:sz w:val="24"/>
                <w:szCs w:val="24"/>
              </w:rPr>
            </w:pPr>
            <w:r>
              <w:rPr>
                <w:rFonts w:ascii="宋体" w:hAnsi="宋体" w:hint="eastAsia"/>
                <w:color w:val="000000"/>
                <w:sz w:val="24"/>
                <w:szCs w:val="24"/>
              </w:rPr>
              <w:t>10</w:t>
            </w:r>
          </w:p>
        </w:tc>
        <w:tc>
          <w:tcPr>
            <w:tcW w:w="992" w:type="dxa"/>
          </w:tcPr>
          <w:p w:rsidR="00F81214" w:rsidRDefault="00F81214" w:rsidP="00BE3334">
            <w:pPr>
              <w:rPr>
                <w:rFonts w:ascii="宋体" w:hAnsi="宋体" w:cs="宋体"/>
                <w:color w:val="000000"/>
                <w:sz w:val="24"/>
                <w:szCs w:val="24"/>
              </w:rPr>
            </w:pPr>
            <w:r>
              <w:rPr>
                <w:rFonts w:ascii="宋体" w:hAnsi="宋体" w:cs="宋体" w:hint="eastAsia"/>
                <w:color w:val="000000"/>
                <w:sz w:val="24"/>
                <w:szCs w:val="24"/>
              </w:rPr>
              <w:t>否</w:t>
            </w:r>
          </w:p>
        </w:tc>
        <w:tc>
          <w:tcPr>
            <w:tcW w:w="3260" w:type="dxa"/>
          </w:tcPr>
          <w:p w:rsidR="00F81214" w:rsidRPr="004D1D61" w:rsidRDefault="00F81214" w:rsidP="00BE3334">
            <w:pPr>
              <w:rPr>
                <w:rFonts w:ascii="宋体" w:hAnsi="宋体" w:cs="宋体"/>
                <w:color w:val="000000"/>
                <w:sz w:val="24"/>
                <w:szCs w:val="21"/>
              </w:rPr>
            </w:pPr>
            <w:r w:rsidRPr="004D1D61">
              <w:rPr>
                <w:rFonts w:ascii="宋体" w:hAnsi="宋体" w:cs="宋体" w:hint="eastAsia"/>
                <w:color w:val="000000"/>
                <w:sz w:val="24"/>
                <w:szCs w:val="21"/>
              </w:rPr>
              <w:t>0：</w:t>
            </w:r>
            <w:r>
              <w:rPr>
                <w:rFonts w:ascii="宋体" w:hAnsi="宋体" w:cs="宋体" w:hint="eastAsia"/>
                <w:color w:val="000000"/>
                <w:sz w:val="24"/>
                <w:szCs w:val="21"/>
              </w:rPr>
              <w:t>验签失败</w:t>
            </w:r>
          </w:p>
          <w:p w:rsidR="00F81214" w:rsidRPr="004D1D61" w:rsidRDefault="00F81214" w:rsidP="00BE3334">
            <w:pPr>
              <w:rPr>
                <w:rFonts w:ascii="宋体" w:hAnsi="宋体" w:cs="宋体"/>
                <w:color w:val="000000"/>
                <w:sz w:val="24"/>
                <w:szCs w:val="24"/>
              </w:rPr>
            </w:pPr>
            <w:r w:rsidRPr="004D1D61">
              <w:rPr>
                <w:rFonts w:ascii="宋体" w:hAnsi="宋体" w:cs="宋体" w:hint="eastAsia"/>
                <w:color w:val="000000"/>
                <w:sz w:val="24"/>
                <w:szCs w:val="21"/>
              </w:rPr>
              <w:t>1：</w:t>
            </w:r>
            <w:r>
              <w:rPr>
                <w:rFonts w:ascii="宋体" w:hAnsi="宋体" w:cs="宋体" w:hint="eastAsia"/>
                <w:color w:val="000000"/>
                <w:sz w:val="24"/>
                <w:szCs w:val="21"/>
              </w:rPr>
              <w:t>验</w:t>
            </w:r>
            <w:proofErr w:type="gramStart"/>
            <w:r>
              <w:rPr>
                <w:rFonts w:ascii="宋体" w:hAnsi="宋体" w:cs="宋体" w:hint="eastAsia"/>
                <w:color w:val="000000"/>
                <w:sz w:val="24"/>
                <w:szCs w:val="21"/>
              </w:rPr>
              <w:t>签成功</w:t>
            </w:r>
            <w:proofErr w:type="gramEnd"/>
          </w:p>
        </w:tc>
      </w:tr>
      <w:tr w:rsidR="00F81214" w:rsidTr="00135C8E">
        <w:tc>
          <w:tcPr>
            <w:tcW w:w="675" w:type="dxa"/>
          </w:tcPr>
          <w:p w:rsidR="00F81214" w:rsidRPr="00E85766" w:rsidRDefault="00F81214" w:rsidP="003C5EE2">
            <w:pPr>
              <w:numPr>
                <w:ilvl w:val="0"/>
                <w:numId w:val="34"/>
              </w:numPr>
              <w:ind w:left="142"/>
              <w:jc w:val="center"/>
              <w:rPr>
                <w:rFonts w:ascii="宋体" w:hAnsi="宋体"/>
                <w:szCs w:val="21"/>
              </w:rPr>
            </w:pPr>
          </w:p>
        </w:tc>
        <w:tc>
          <w:tcPr>
            <w:tcW w:w="1418" w:type="dxa"/>
          </w:tcPr>
          <w:p w:rsidR="00F81214" w:rsidRDefault="00F81214" w:rsidP="00BE3334">
            <w:pPr>
              <w:rPr>
                <w:rFonts w:ascii="Courier" w:hAnsi="Courier"/>
                <w:szCs w:val="21"/>
              </w:rPr>
            </w:pPr>
            <w:r>
              <w:rPr>
                <w:rFonts w:ascii="Courier" w:hAnsi="Courier" w:hint="eastAsia"/>
                <w:szCs w:val="21"/>
              </w:rPr>
              <w:t>ewm</w:t>
            </w:r>
          </w:p>
        </w:tc>
        <w:tc>
          <w:tcPr>
            <w:tcW w:w="1984" w:type="dxa"/>
          </w:tcPr>
          <w:p w:rsidR="00F81214" w:rsidRDefault="00F81214" w:rsidP="00BE3334">
            <w:pPr>
              <w:rPr>
                <w:rFonts w:ascii="Courier" w:hAnsi="Courier"/>
                <w:szCs w:val="21"/>
              </w:rPr>
            </w:pPr>
            <w:proofErr w:type="gramStart"/>
            <w:r>
              <w:rPr>
                <w:rFonts w:ascii="Courier" w:hAnsi="Courier" w:hint="eastAsia"/>
                <w:szCs w:val="21"/>
              </w:rPr>
              <w:t>二维码</w:t>
            </w:r>
            <w:proofErr w:type="gramEnd"/>
          </w:p>
        </w:tc>
        <w:tc>
          <w:tcPr>
            <w:tcW w:w="851" w:type="dxa"/>
          </w:tcPr>
          <w:p w:rsidR="00F81214" w:rsidRPr="004D1D61" w:rsidRDefault="00F81214" w:rsidP="00BE3334">
            <w:pPr>
              <w:rPr>
                <w:rFonts w:ascii="宋体" w:hAnsi="宋体"/>
                <w:color w:val="000000"/>
                <w:sz w:val="24"/>
                <w:szCs w:val="24"/>
              </w:rPr>
            </w:pPr>
            <w:r>
              <w:rPr>
                <w:rFonts w:ascii="宋体" w:hAnsi="宋体" w:hint="eastAsia"/>
                <w:color w:val="000000"/>
                <w:sz w:val="24"/>
                <w:szCs w:val="24"/>
              </w:rPr>
              <w:t>1200</w:t>
            </w:r>
          </w:p>
        </w:tc>
        <w:tc>
          <w:tcPr>
            <w:tcW w:w="992" w:type="dxa"/>
          </w:tcPr>
          <w:p w:rsidR="00F81214" w:rsidRPr="004D1D61" w:rsidRDefault="00F81214" w:rsidP="00BE3334">
            <w:pPr>
              <w:rPr>
                <w:rFonts w:ascii="宋体" w:hAnsi="宋体" w:cs="宋体"/>
                <w:color w:val="000000"/>
                <w:sz w:val="24"/>
                <w:szCs w:val="24"/>
              </w:rPr>
            </w:pPr>
            <w:r>
              <w:rPr>
                <w:rFonts w:ascii="宋体" w:hAnsi="宋体" w:cs="宋体" w:hint="eastAsia"/>
                <w:color w:val="000000"/>
                <w:sz w:val="24"/>
                <w:szCs w:val="24"/>
              </w:rPr>
              <w:t>否</w:t>
            </w:r>
          </w:p>
        </w:tc>
        <w:tc>
          <w:tcPr>
            <w:tcW w:w="3260" w:type="dxa"/>
          </w:tcPr>
          <w:p w:rsidR="00F81214" w:rsidRPr="004D1D61" w:rsidRDefault="00F81214" w:rsidP="00BE3334">
            <w:pPr>
              <w:rPr>
                <w:rFonts w:ascii="宋体" w:hAnsi="宋体" w:cs="宋体"/>
                <w:color w:val="000000"/>
                <w:sz w:val="24"/>
                <w:szCs w:val="24"/>
              </w:rPr>
            </w:pPr>
          </w:p>
        </w:tc>
      </w:tr>
    </w:tbl>
    <w:p w:rsidR="00F81214" w:rsidRPr="00F106DB" w:rsidRDefault="00F81214" w:rsidP="00F81214">
      <w:pPr>
        <w:pStyle w:val="4"/>
        <w:numPr>
          <w:ilvl w:val="0"/>
          <w:numId w:val="6"/>
        </w:numPr>
        <w:jc w:val="left"/>
        <w:rPr>
          <w:sz w:val="24"/>
          <w:szCs w:val="24"/>
        </w:rPr>
      </w:pPr>
      <w:r w:rsidRPr="00F106DB">
        <w:rPr>
          <w:rFonts w:hint="eastAsia"/>
          <w:sz w:val="24"/>
          <w:szCs w:val="24"/>
        </w:rPr>
        <w:t>增值税普通发票（发票类型代码：</w:t>
      </w:r>
      <w:r w:rsidRPr="00F106DB">
        <w:rPr>
          <w:rFonts w:hint="eastAsia"/>
          <w:sz w:val="24"/>
          <w:szCs w:val="24"/>
        </w:rPr>
        <w:t>007</w:t>
      </w:r>
      <w:r w:rsidRPr="00F106DB">
        <w:rPr>
          <w:rFonts w:hint="eastAsia"/>
          <w:sz w:val="24"/>
          <w:szCs w:val="24"/>
        </w:rPr>
        <w:t>）</w:t>
      </w:r>
    </w:p>
    <w:p w:rsidR="00F81214" w:rsidRDefault="00F81214" w:rsidP="00F81214">
      <w:pPr>
        <w:spacing w:line="360" w:lineRule="auto"/>
        <w:ind w:firstLineChars="202" w:firstLine="485"/>
        <w:rPr>
          <w:sz w:val="24"/>
          <w:szCs w:val="21"/>
        </w:rPr>
      </w:pPr>
      <w:r w:rsidRPr="00F106DB">
        <w:rPr>
          <w:rFonts w:hint="eastAsia"/>
          <w:sz w:val="24"/>
          <w:szCs w:val="21"/>
        </w:rPr>
        <w:t>格式同增值税专用发票</w:t>
      </w:r>
    </w:p>
    <w:p w:rsidR="00E4443D" w:rsidRDefault="00E4443D" w:rsidP="00E4443D">
      <w:pPr>
        <w:pStyle w:val="4"/>
        <w:numPr>
          <w:ilvl w:val="0"/>
          <w:numId w:val="6"/>
        </w:numPr>
        <w:jc w:val="left"/>
        <w:rPr>
          <w:sz w:val="24"/>
          <w:szCs w:val="24"/>
        </w:rPr>
      </w:pPr>
      <w:bookmarkStart w:id="81" w:name="_Toc452023186"/>
      <w:bookmarkEnd w:id="75"/>
      <w:r w:rsidRPr="00480832">
        <w:rPr>
          <w:rFonts w:hint="eastAsia"/>
          <w:sz w:val="24"/>
          <w:szCs w:val="24"/>
        </w:rPr>
        <w:t>增值税普通发票（卷式）（发票类型代码：</w:t>
      </w:r>
      <w:r w:rsidRPr="00480832">
        <w:rPr>
          <w:rFonts w:hint="eastAsia"/>
          <w:sz w:val="24"/>
          <w:szCs w:val="24"/>
        </w:rPr>
        <w:t>025</w:t>
      </w:r>
      <w:r w:rsidRPr="00480832">
        <w:rPr>
          <w:rFonts w:hint="eastAsia"/>
          <w:sz w:val="24"/>
          <w:szCs w:val="24"/>
        </w:rPr>
        <w:t>）</w:t>
      </w:r>
    </w:p>
    <w:p w:rsidR="00E4443D" w:rsidRPr="00460A4D" w:rsidRDefault="00E4443D" w:rsidP="00E4443D">
      <w:pPr>
        <w:pStyle w:val="ab"/>
        <w:spacing w:line="240" w:lineRule="auto"/>
        <w:ind w:firstLineChars="150" w:firstLine="315"/>
        <w:rPr>
          <w:rFonts w:ascii="Courier" w:hAnsi="Courier"/>
          <w:sz w:val="21"/>
          <w:szCs w:val="21"/>
        </w:rPr>
      </w:pPr>
      <w:proofErr w:type="gramStart"/>
      <w:r w:rsidRPr="00460A4D">
        <w:rPr>
          <w:rFonts w:ascii="Courier" w:hAnsi="Courier"/>
          <w:sz w:val="21"/>
          <w:szCs w:val="21"/>
        </w:rPr>
        <w:t>&lt;?xml</w:t>
      </w:r>
      <w:proofErr w:type="gramEnd"/>
      <w:r w:rsidRPr="00460A4D">
        <w:rPr>
          <w:rFonts w:ascii="Courier" w:hAnsi="Courier"/>
          <w:sz w:val="21"/>
          <w:szCs w:val="21"/>
        </w:rPr>
        <w:t xml:space="preserve"> version="1.0" encoding="gbk"?&gt;</w:t>
      </w:r>
    </w:p>
    <w:p w:rsidR="00E4443D" w:rsidRDefault="00E4443D" w:rsidP="00E4443D">
      <w:pPr>
        <w:pStyle w:val="ab"/>
        <w:spacing w:line="240" w:lineRule="auto"/>
        <w:rPr>
          <w:rFonts w:ascii="Courier" w:hAnsi="Courier"/>
          <w:sz w:val="21"/>
          <w:szCs w:val="21"/>
        </w:rPr>
      </w:pPr>
      <w:r>
        <w:rPr>
          <w:rFonts w:ascii="Courier" w:hAnsi="Courier" w:hint="eastAsia"/>
          <w:sz w:val="21"/>
          <w:szCs w:val="21"/>
        </w:rPr>
        <w:t>&lt;business id="10010" comment="</w:t>
      </w:r>
      <w:r>
        <w:rPr>
          <w:rFonts w:ascii="Courier" w:hAnsi="Courier" w:hint="eastAsia"/>
          <w:sz w:val="21"/>
          <w:szCs w:val="21"/>
        </w:rPr>
        <w:t>发票查询</w:t>
      </w:r>
      <w:r>
        <w:rPr>
          <w:rFonts w:ascii="Courier" w:hAnsi="Courier" w:hint="eastAsia"/>
          <w:sz w:val="21"/>
          <w:szCs w:val="21"/>
        </w:rPr>
        <w:t>"&gt;</w:t>
      </w:r>
    </w:p>
    <w:p w:rsidR="00E4443D" w:rsidRDefault="00E4443D" w:rsidP="00E4443D">
      <w:pPr>
        <w:pStyle w:val="ab"/>
        <w:spacing w:line="240" w:lineRule="auto"/>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E4443D" w:rsidRDefault="00E4443D" w:rsidP="00E4443D">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E4443D" w:rsidRDefault="00E4443D" w:rsidP="00E4443D">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E4443D" w:rsidRDefault="00E4443D" w:rsidP="00E4443D">
      <w:pPr>
        <w:pStyle w:val="ab"/>
        <w:pBdr>
          <w:top w:val="single" w:sz="4" w:space="0" w:color="E6E6E6"/>
        </w:pBdr>
        <w:spacing w:line="200" w:lineRule="atLeast"/>
        <w:ind w:leftChars="54" w:firstLineChars="350" w:firstLine="73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E4443D" w:rsidRPr="00460A4D" w:rsidRDefault="00E4443D" w:rsidP="00E4443D">
      <w:pPr>
        <w:pStyle w:val="ab"/>
        <w:spacing w:line="240" w:lineRule="auto"/>
        <w:ind w:firstLineChars="350" w:firstLine="735"/>
        <w:rPr>
          <w:rFonts w:ascii="Courier" w:hAnsi="Courier"/>
          <w:sz w:val="21"/>
          <w:szCs w:val="21"/>
        </w:rPr>
      </w:pPr>
      <w:r w:rsidRPr="00460A4D">
        <w:rPr>
          <w:rFonts w:ascii="Courier" w:hAnsi="Courier"/>
          <w:sz w:val="21"/>
          <w:szCs w:val="21"/>
        </w:rPr>
        <w:t>&lt;</w:t>
      </w:r>
      <w:r>
        <w:rPr>
          <w:rFonts w:ascii="Courier" w:hAnsi="Courier" w:hint="eastAsia"/>
          <w:sz w:val="21"/>
          <w:szCs w:val="21"/>
        </w:rPr>
        <w:t>k</w:t>
      </w:r>
      <w:r w:rsidRPr="00460A4D">
        <w:rPr>
          <w:rFonts w:ascii="Courier" w:hAnsi="Courier" w:hint="eastAsia"/>
          <w:sz w:val="21"/>
          <w:szCs w:val="21"/>
        </w:rPr>
        <w:t>pxx count=</w:t>
      </w:r>
      <w:r w:rsidRPr="00460A4D">
        <w:rPr>
          <w:rFonts w:ascii="Courier" w:hAnsi="Courier"/>
          <w:sz w:val="21"/>
          <w:szCs w:val="21"/>
        </w:rPr>
        <w:t>"</w:t>
      </w:r>
      <w:r w:rsidRPr="00460A4D">
        <w:rPr>
          <w:rFonts w:ascii="Courier" w:hAnsi="Courier" w:hint="eastAsia"/>
          <w:sz w:val="21"/>
          <w:szCs w:val="21"/>
        </w:rPr>
        <w:t>1</w:t>
      </w:r>
      <w:r w:rsidRPr="00460A4D">
        <w:rPr>
          <w:rFonts w:ascii="Courier" w:hAnsi="Courier"/>
          <w:sz w:val="21"/>
          <w:szCs w:val="21"/>
        </w:rPr>
        <w:t>"&gt;</w:t>
      </w:r>
    </w:p>
    <w:p w:rsidR="00E4443D" w:rsidRPr="00460A4D" w:rsidRDefault="00E4443D" w:rsidP="00E4443D">
      <w:pPr>
        <w:pStyle w:val="ab"/>
        <w:spacing w:line="240" w:lineRule="auto"/>
        <w:ind w:firstLineChars="450" w:firstLine="945"/>
        <w:rPr>
          <w:rFonts w:ascii="Courier" w:hAnsi="Courier"/>
          <w:sz w:val="21"/>
          <w:szCs w:val="21"/>
        </w:rPr>
      </w:pPr>
      <w:r w:rsidRPr="00460A4D">
        <w:rPr>
          <w:rFonts w:ascii="Courier" w:hAnsi="Courier" w:hint="eastAsia"/>
          <w:sz w:val="21"/>
          <w:szCs w:val="21"/>
        </w:rPr>
        <w:t>&lt;group xh=</w:t>
      </w:r>
      <w:r w:rsidRPr="00460A4D">
        <w:rPr>
          <w:rFonts w:ascii="Courier" w:hAnsi="Courier"/>
          <w:sz w:val="21"/>
          <w:szCs w:val="21"/>
        </w:rPr>
        <w:t>"1"</w:t>
      </w:r>
      <w:r w:rsidRPr="00460A4D">
        <w:rPr>
          <w:rFonts w:ascii="Courier" w:hAnsi="Courier" w:hint="eastAsia"/>
          <w:sz w:val="21"/>
          <w:szCs w:val="21"/>
        </w:rPr>
        <w:t>&gt;</w:t>
      </w:r>
    </w:p>
    <w:p w:rsidR="00E4443D" w:rsidRPr="00460A4D" w:rsidRDefault="00E4443D" w:rsidP="00E4443D">
      <w:pPr>
        <w:pStyle w:val="ab"/>
        <w:spacing w:line="240" w:lineRule="auto"/>
        <w:ind w:firstLineChars="550" w:firstLine="1155"/>
        <w:rPr>
          <w:rFonts w:ascii="Courier" w:hAnsi="Courier"/>
          <w:sz w:val="21"/>
          <w:szCs w:val="21"/>
        </w:rPr>
      </w:pPr>
      <w:r w:rsidRPr="00460A4D">
        <w:rPr>
          <w:rFonts w:ascii="Courier" w:hAnsi="Courier" w:hint="eastAsia"/>
          <w:sz w:val="21"/>
          <w:szCs w:val="21"/>
        </w:rPr>
        <w:t>&lt;fpdm&gt;</w:t>
      </w:r>
      <w:r w:rsidRPr="00460A4D">
        <w:rPr>
          <w:rFonts w:ascii="Courier" w:hAnsi="Courier" w:hint="eastAsia"/>
          <w:sz w:val="21"/>
          <w:szCs w:val="21"/>
        </w:rPr>
        <w:t>发票代码</w:t>
      </w:r>
      <w:r w:rsidRPr="00460A4D">
        <w:rPr>
          <w:rFonts w:ascii="Courier" w:hAnsi="Courier" w:hint="eastAsia"/>
          <w:sz w:val="21"/>
          <w:szCs w:val="21"/>
        </w:rPr>
        <w:t>&lt;/fpdm&gt;</w:t>
      </w:r>
    </w:p>
    <w:p w:rsidR="00E4443D" w:rsidRPr="00460A4D" w:rsidRDefault="00E4443D" w:rsidP="00E4443D">
      <w:pPr>
        <w:pStyle w:val="ab"/>
        <w:spacing w:line="240" w:lineRule="auto"/>
        <w:ind w:firstLineChars="550" w:firstLine="1155"/>
        <w:rPr>
          <w:rFonts w:ascii="Courier" w:hAnsi="Courier"/>
          <w:sz w:val="21"/>
          <w:szCs w:val="21"/>
        </w:rPr>
      </w:pPr>
      <w:r w:rsidRPr="00460A4D">
        <w:rPr>
          <w:rFonts w:ascii="Courier" w:hAnsi="Courier" w:hint="eastAsia"/>
          <w:sz w:val="21"/>
          <w:szCs w:val="21"/>
        </w:rPr>
        <w:t>&lt;fphm&gt;</w:t>
      </w:r>
      <w:r w:rsidRPr="00460A4D">
        <w:rPr>
          <w:rFonts w:ascii="Courier" w:hAnsi="Courier" w:hint="eastAsia"/>
          <w:sz w:val="21"/>
          <w:szCs w:val="21"/>
        </w:rPr>
        <w:t>发票号码</w:t>
      </w:r>
      <w:r w:rsidRPr="00460A4D">
        <w:rPr>
          <w:rFonts w:ascii="Courier" w:hAnsi="Courier" w:hint="eastAsia"/>
          <w:sz w:val="21"/>
          <w:szCs w:val="21"/>
        </w:rPr>
        <w:t>&lt;/fphm&gt;</w:t>
      </w:r>
    </w:p>
    <w:p w:rsidR="00E4443D" w:rsidRDefault="00E4443D" w:rsidP="00E4443D">
      <w:pPr>
        <w:pStyle w:val="ab"/>
        <w:spacing w:line="240" w:lineRule="auto"/>
        <w:ind w:firstLineChars="550" w:firstLine="1155"/>
        <w:rPr>
          <w:rFonts w:ascii="Courier" w:hAnsi="Courier"/>
          <w:sz w:val="21"/>
          <w:szCs w:val="21"/>
        </w:rPr>
      </w:pPr>
      <w:r w:rsidRPr="00460A4D">
        <w:rPr>
          <w:rFonts w:ascii="Courier" w:hAnsi="Courier" w:hint="eastAsia"/>
          <w:sz w:val="21"/>
          <w:szCs w:val="21"/>
        </w:rPr>
        <w:t>&lt;fpzt&gt;</w:t>
      </w:r>
      <w:r w:rsidRPr="00460A4D">
        <w:rPr>
          <w:rFonts w:ascii="Courier" w:hAnsi="Courier" w:hint="eastAsia"/>
          <w:sz w:val="21"/>
          <w:szCs w:val="21"/>
        </w:rPr>
        <w:t>发票状态</w:t>
      </w:r>
      <w:r w:rsidRPr="00460A4D">
        <w:rPr>
          <w:rFonts w:ascii="Courier" w:hAnsi="Courier" w:hint="eastAsia"/>
          <w:sz w:val="21"/>
          <w:szCs w:val="21"/>
        </w:rPr>
        <w:t>&lt;/fpzt&gt;</w:t>
      </w:r>
    </w:p>
    <w:p w:rsidR="00E4443D" w:rsidRPr="00460A4D" w:rsidRDefault="00E4443D" w:rsidP="00E4443D">
      <w:pPr>
        <w:pStyle w:val="ab"/>
        <w:spacing w:line="240" w:lineRule="auto"/>
        <w:ind w:firstLineChars="550" w:firstLine="1155"/>
        <w:rPr>
          <w:rFonts w:ascii="Courier" w:hAnsi="Courier"/>
          <w:sz w:val="21"/>
          <w:szCs w:val="21"/>
        </w:rPr>
      </w:pPr>
      <w:r w:rsidRPr="009A29FD">
        <w:rPr>
          <w:rFonts w:ascii="Courier" w:hAnsi="Courier" w:hint="eastAsia"/>
          <w:sz w:val="21"/>
          <w:szCs w:val="21"/>
        </w:rPr>
        <w:t>&lt;scbz&gt;</w:t>
      </w:r>
      <w:r w:rsidRPr="009A29FD">
        <w:rPr>
          <w:rFonts w:ascii="Courier" w:hAnsi="Courier" w:hint="eastAsia"/>
          <w:sz w:val="21"/>
          <w:szCs w:val="21"/>
        </w:rPr>
        <w:t>上</w:t>
      </w:r>
      <w:proofErr w:type="gramStart"/>
      <w:r w:rsidRPr="009A29FD">
        <w:rPr>
          <w:rFonts w:ascii="Courier" w:hAnsi="Courier" w:hint="eastAsia"/>
          <w:sz w:val="21"/>
          <w:szCs w:val="21"/>
        </w:rPr>
        <w:t>传标志</w:t>
      </w:r>
      <w:proofErr w:type="gramEnd"/>
      <w:r w:rsidRPr="009A29FD">
        <w:rPr>
          <w:rFonts w:ascii="Courier" w:hAnsi="Courier" w:hint="eastAsia"/>
          <w:sz w:val="21"/>
          <w:szCs w:val="21"/>
        </w:rPr>
        <w:t>&lt;scbz&gt;</w:t>
      </w:r>
    </w:p>
    <w:p w:rsidR="00E4443D" w:rsidRPr="00524A67" w:rsidRDefault="00E4443D" w:rsidP="00E4443D">
      <w:pPr>
        <w:pStyle w:val="ab"/>
        <w:spacing w:line="240" w:lineRule="auto"/>
        <w:ind w:firstLineChars="550" w:firstLine="1155"/>
        <w:rPr>
          <w:rFonts w:ascii="Courier" w:hAnsi="Courier"/>
          <w:sz w:val="21"/>
          <w:szCs w:val="21"/>
        </w:rPr>
      </w:pPr>
      <w:r w:rsidRPr="00460A4D">
        <w:rPr>
          <w:rFonts w:ascii="Courier" w:hAnsi="Courier" w:hint="eastAsia"/>
          <w:sz w:val="21"/>
          <w:szCs w:val="21"/>
        </w:rPr>
        <w:t>&lt;kprq&gt;</w:t>
      </w:r>
      <w:r w:rsidRPr="00460A4D">
        <w:rPr>
          <w:rFonts w:ascii="Courier" w:hAnsi="Courier" w:hint="eastAsia"/>
          <w:sz w:val="21"/>
          <w:szCs w:val="21"/>
        </w:rPr>
        <w:t>开票日期</w:t>
      </w:r>
      <w:r>
        <w:rPr>
          <w:rFonts w:ascii="Courier" w:hAnsi="Courier" w:hint="eastAsia"/>
          <w:sz w:val="21"/>
          <w:szCs w:val="21"/>
        </w:rPr>
        <w:t>YYYYMMDDHHMMSS</w:t>
      </w:r>
      <w:r w:rsidRPr="00460A4D">
        <w:rPr>
          <w:rFonts w:ascii="Courier" w:hAnsi="Courier" w:hint="eastAsia"/>
          <w:sz w:val="21"/>
          <w:szCs w:val="21"/>
        </w:rPr>
        <w:t>&lt;/kprq&gt;</w:t>
      </w:r>
    </w:p>
    <w:p w:rsidR="00E4443D" w:rsidRDefault="00E4443D" w:rsidP="00E4443D">
      <w:pPr>
        <w:pStyle w:val="ab"/>
        <w:spacing w:line="240" w:lineRule="auto"/>
        <w:ind w:firstLineChars="550" w:firstLine="1155"/>
        <w:rPr>
          <w:rFonts w:ascii="Courier" w:hAnsi="Courier"/>
          <w:sz w:val="21"/>
          <w:szCs w:val="21"/>
        </w:rPr>
      </w:pPr>
      <w:r w:rsidRPr="000036E9">
        <w:rPr>
          <w:rFonts w:ascii="Courier" w:hAnsi="Courier" w:hint="eastAsia"/>
          <w:sz w:val="21"/>
          <w:szCs w:val="21"/>
        </w:rPr>
        <w:t>&lt;</w:t>
      </w:r>
      <w:r>
        <w:rPr>
          <w:rFonts w:ascii="Courier" w:hAnsi="Courier" w:hint="eastAsia"/>
          <w:sz w:val="21"/>
          <w:szCs w:val="21"/>
        </w:rPr>
        <w:t>jqbh</w:t>
      </w:r>
      <w:r w:rsidRPr="000036E9">
        <w:rPr>
          <w:rFonts w:ascii="Courier" w:hAnsi="Courier" w:hint="eastAsia"/>
          <w:sz w:val="21"/>
          <w:szCs w:val="21"/>
        </w:rPr>
        <w:t>&gt;</w:t>
      </w:r>
      <w:r w:rsidRPr="000036E9">
        <w:rPr>
          <w:rFonts w:ascii="Courier" w:hAnsi="Courier" w:hint="eastAsia"/>
          <w:sz w:val="21"/>
          <w:szCs w:val="21"/>
        </w:rPr>
        <w:t>税控</w:t>
      </w:r>
      <w:r>
        <w:rPr>
          <w:rFonts w:ascii="Courier" w:hAnsi="Courier" w:hint="eastAsia"/>
          <w:sz w:val="21"/>
          <w:szCs w:val="21"/>
        </w:rPr>
        <w:t>服务器</w:t>
      </w:r>
      <w:r w:rsidRPr="000036E9">
        <w:rPr>
          <w:rFonts w:ascii="Courier" w:hAnsi="Courier" w:hint="eastAsia"/>
          <w:sz w:val="21"/>
          <w:szCs w:val="21"/>
        </w:rPr>
        <w:t>编号</w:t>
      </w:r>
      <w:r w:rsidRPr="000036E9">
        <w:rPr>
          <w:rFonts w:ascii="Courier" w:hAnsi="Courier" w:hint="eastAsia"/>
          <w:sz w:val="21"/>
          <w:szCs w:val="21"/>
        </w:rPr>
        <w:t>&lt;/</w:t>
      </w:r>
      <w:r>
        <w:rPr>
          <w:rFonts w:ascii="Courier" w:hAnsi="Courier" w:hint="eastAsia"/>
          <w:sz w:val="21"/>
          <w:szCs w:val="21"/>
        </w:rPr>
        <w:t>jqbh</w:t>
      </w:r>
      <w:r w:rsidRPr="000036E9">
        <w:rPr>
          <w:rFonts w:ascii="Courier" w:hAnsi="Courier" w:hint="eastAsia"/>
          <w:sz w:val="21"/>
          <w:szCs w:val="21"/>
        </w:rPr>
        <w:t>&gt;</w:t>
      </w:r>
    </w:p>
    <w:p w:rsidR="00E4443D" w:rsidRDefault="00E4443D" w:rsidP="00E4443D">
      <w:pPr>
        <w:pStyle w:val="ab"/>
        <w:spacing w:line="240" w:lineRule="auto"/>
        <w:ind w:firstLineChars="550" w:firstLine="1155"/>
        <w:rPr>
          <w:rFonts w:ascii="Courier" w:hAnsi="Courier"/>
          <w:sz w:val="21"/>
          <w:szCs w:val="21"/>
        </w:rPr>
      </w:pPr>
      <w:r w:rsidRPr="000036E9">
        <w:rPr>
          <w:rFonts w:ascii="Courier" w:hAnsi="Courier" w:hint="eastAsia"/>
          <w:sz w:val="21"/>
          <w:szCs w:val="21"/>
        </w:rPr>
        <w:t>&lt;skm&gt;</w:t>
      </w:r>
      <w:r w:rsidRPr="000036E9">
        <w:rPr>
          <w:rFonts w:ascii="Courier" w:hAnsi="Courier" w:hint="eastAsia"/>
          <w:sz w:val="21"/>
          <w:szCs w:val="21"/>
        </w:rPr>
        <w:t>税控码</w:t>
      </w:r>
      <w:r w:rsidRPr="000036E9">
        <w:rPr>
          <w:rFonts w:ascii="Courier" w:hAnsi="Courier" w:hint="eastAsia"/>
          <w:sz w:val="21"/>
          <w:szCs w:val="21"/>
        </w:rPr>
        <w:t>&lt;/skm&gt;</w:t>
      </w:r>
    </w:p>
    <w:p w:rsidR="00E4443D" w:rsidRDefault="00E4443D" w:rsidP="00E4443D">
      <w:pPr>
        <w:pStyle w:val="ab"/>
        <w:ind w:firstLineChars="550" w:firstLine="1155"/>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r>
        <w:rPr>
          <w:rFonts w:ascii="Courier" w:hAnsi="Courier" w:hint="eastAsia"/>
          <w:sz w:val="21"/>
          <w:szCs w:val="21"/>
        </w:rPr>
        <w:t>销货单位</w:t>
      </w:r>
      <w:r w:rsidRPr="000D0444">
        <w:rPr>
          <w:rFonts w:ascii="Courier" w:hAnsi="Courier" w:hint="eastAsia"/>
          <w:sz w:val="21"/>
          <w:szCs w:val="21"/>
        </w:rPr>
        <w:t>识别号</w:t>
      </w:r>
      <w:r w:rsidRPr="000D0444">
        <w:rPr>
          <w:rFonts w:ascii="Courier" w:hAnsi="Courier"/>
          <w:sz w:val="21"/>
          <w:szCs w:val="21"/>
        </w:rPr>
        <w:t>&lt;/</w:t>
      </w:r>
      <w:r>
        <w:rPr>
          <w:rFonts w:ascii="Courier" w:hAnsi="Courier" w:hint="eastAsia"/>
          <w:sz w:val="21"/>
          <w:szCs w:val="21"/>
        </w:rPr>
        <w:t>xhdw</w:t>
      </w:r>
      <w:r w:rsidRPr="000D0444">
        <w:rPr>
          <w:rFonts w:ascii="Courier" w:hAnsi="Courier" w:hint="eastAsia"/>
          <w:sz w:val="21"/>
          <w:szCs w:val="21"/>
        </w:rPr>
        <w:t>sbh</w:t>
      </w:r>
      <w:r w:rsidRPr="000D0444">
        <w:rPr>
          <w:rFonts w:ascii="Courier" w:hAnsi="Courier"/>
          <w:sz w:val="21"/>
          <w:szCs w:val="21"/>
        </w:rPr>
        <w:t>&gt;</w:t>
      </w:r>
    </w:p>
    <w:p w:rsidR="00E4443D" w:rsidRDefault="00E4443D" w:rsidP="00E4443D">
      <w:pPr>
        <w:pStyle w:val="ab"/>
        <w:ind w:firstLineChars="550" w:firstLine="1155"/>
        <w:rPr>
          <w:rFonts w:ascii="Courier" w:hAnsi="Courier"/>
          <w:sz w:val="21"/>
          <w:szCs w:val="21"/>
        </w:rPr>
      </w:pPr>
      <w:r w:rsidRPr="000D0444">
        <w:rPr>
          <w:rFonts w:ascii="Courier" w:hAnsi="Courier"/>
          <w:sz w:val="21"/>
          <w:szCs w:val="21"/>
        </w:rPr>
        <w:t>&lt;</w:t>
      </w:r>
      <w:r>
        <w:rPr>
          <w:rFonts w:ascii="Courier" w:hAnsi="Courier" w:hint="eastAsia"/>
          <w:sz w:val="21"/>
          <w:szCs w:val="21"/>
        </w:rPr>
        <w:t>xhdw</w:t>
      </w:r>
      <w:r>
        <w:rPr>
          <w:rFonts w:ascii="Courier" w:hAnsi="Courier"/>
          <w:sz w:val="21"/>
          <w:szCs w:val="21"/>
        </w:rPr>
        <w:t>mc</w:t>
      </w:r>
      <w:r w:rsidRPr="000D0444">
        <w:rPr>
          <w:rFonts w:ascii="Courier" w:hAnsi="Courier"/>
          <w:sz w:val="21"/>
          <w:szCs w:val="21"/>
        </w:rPr>
        <w:t>&gt;</w:t>
      </w:r>
      <w:r>
        <w:rPr>
          <w:rFonts w:ascii="Courier" w:hAnsi="Courier" w:hint="eastAsia"/>
          <w:sz w:val="21"/>
          <w:szCs w:val="21"/>
        </w:rPr>
        <w:t>销货单位名称</w:t>
      </w:r>
      <w:r w:rsidRPr="000D0444">
        <w:rPr>
          <w:rFonts w:ascii="Courier" w:hAnsi="Courier"/>
          <w:sz w:val="21"/>
          <w:szCs w:val="21"/>
        </w:rPr>
        <w:t>&lt;/</w:t>
      </w:r>
      <w:r>
        <w:rPr>
          <w:rFonts w:ascii="Courier" w:hAnsi="Courier" w:hint="eastAsia"/>
          <w:sz w:val="21"/>
          <w:szCs w:val="21"/>
        </w:rPr>
        <w:t>xhdwmc</w:t>
      </w:r>
      <w:r w:rsidRPr="000D0444">
        <w:rPr>
          <w:rFonts w:ascii="Courier" w:hAnsi="Courier"/>
          <w:sz w:val="21"/>
          <w:szCs w:val="21"/>
        </w:rPr>
        <w:t>&gt;</w:t>
      </w:r>
    </w:p>
    <w:p w:rsidR="00E4443D" w:rsidRPr="000D0444" w:rsidRDefault="00E4443D" w:rsidP="00E4443D">
      <w:pPr>
        <w:pStyle w:val="ab"/>
        <w:ind w:firstLineChars="550" w:firstLine="1155"/>
        <w:rPr>
          <w:rFonts w:ascii="Courier" w:hAnsi="Courier"/>
          <w:sz w:val="21"/>
          <w:szCs w:val="21"/>
        </w:rPr>
      </w:pPr>
      <w:r w:rsidRPr="000D0444">
        <w:rPr>
          <w:rFonts w:ascii="Courier" w:hAnsi="Courier"/>
          <w:sz w:val="21"/>
          <w:szCs w:val="21"/>
        </w:rPr>
        <w:t>&lt;</w:t>
      </w:r>
      <w:r>
        <w:rPr>
          <w:rFonts w:ascii="Courier" w:hAnsi="Courier" w:hint="eastAsia"/>
          <w:sz w:val="21"/>
          <w:szCs w:val="21"/>
        </w:rPr>
        <w:t>ghdw</w:t>
      </w:r>
      <w:r w:rsidRPr="000D0444">
        <w:rPr>
          <w:rFonts w:ascii="Courier" w:hAnsi="Courier" w:hint="eastAsia"/>
          <w:sz w:val="21"/>
          <w:szCs w:val="21"/>
        </w:rPr>
        <w:t>sbh</w:t>
      </w:r>
      <w:r w:rsidRPr="000D0444">
        <w:rPr>
          <w:rFonts w:ascii="Courier" w:hAnsi="Courier"/>
          <w:sz w:val="21"/>
          <w:szCs w:val="21"/>
        </w:rPr>
        <w:t>&gt;</w:t>
      </w:r>
      <w:r>
        <w:rPr>
          <w:rFonts w:ascii="Courier" w:hAnsi="Courier" w:hint="eastAsia"/>
          <w:sz w:val="21"/>
          <w:szCs w:val="21"/>
        </w:rPr>
        <w:t>购货单位</w:t>
      </w:r>
      <w:r w:rsidRPr="000D0444">
        <w:rPr>
          <w:rFonts w:ascii="Courier" w:hAnsi="Courier" w:hint="eastAsia"/>
          <w:sz w:val="21"/>
          <w:szCs w:val="21"/>
        </w:rPr>
        <w:t>识别号</w:t>
      </w:r>
      <w:r w:rsidRPr="000D0444">
        <w:rPr>
          <w:rFonts w:ascii="Courier" w:hAnsi="Courier"/>
          <w:sz w:val="21"/>
          <w:szCs w:val="21"/>
        </w:rPr>
        <w:t>&lt;/</w:t>
      </w:r>
      <w:r>
        <w:rPr>
          <w:rFonts w:ascii="Courier" w:hAnsi="Courier" w:hint="eastAsia"/>
          <w:sz w:val="21"/>
          <w:szCs w:val="21"/>
        </w:rPr>
        <w:t>ghdw</w:t>
      </w:r>
      <w:r w:rsidRPr="000D0444">
        <w:rPr>
          <w:rFonts w:ascii="Courier" w:hAnsi="Courier" w:hint="eastAsia"/>
          <w:sz w:val="21"/>
          <w:szCs w:val="21"/>
        </w:rPr>
        <w:t>sbh</w:t>
      </w:r>
      <w:r w:rsidRPr="000D0444">
        <w:rPr>
          <w:rFonts w:ascii="Courier" w:hAnsi="Courier"/>
          <w:sz w:val="21"/>
          <w:szCs w:val="21"/>
        </w:rPr>
        <w:t>&gt;</w:t>
      </w:r>
    </w:p>
    <w:p w:rsidR="00E4443D" w:rsidRDefault="00E4443D" w:rsidP="00E4443D">
      <w:pPr>
        <w:pStyle w:val="ab"/>
        <w:ind w:firstLineChars="550" w:firstLine="1155"/>
        <w:rPr>
          <w:rFonts w:ascii="Courier" w:hAnsi="Courier"/>
          <w:sz w:val="21"/>
          <w:szCs w:val="21"/>
        </w:rPr>
      </w:pPr>
      <w:r w:rsidRPr="000D0444">
        <w:rPr>
          <w:rFonts w:ascii="Courier" w:hAnsi="Courier" w:hint="eastAsia"/>
          <w:sz w:val="21"/>
          <w:szCs w:val="21"/>
        </w:rPr>
        <w:t>&lt;</w:t>
      </w:r>
      <w:r>
        <w:rPr>
          <w:rFonts w:ascii="Courier" w:hAnsi="Courier" w:hint="eastAsia"/>
          <w:sz w:val="21"/>
          <w:szCs w:val="21"/>
        </w:rPr>
        <w:t>ghdw</w:t>
      </w:r>
      <w:r w:rsidRPr="000D0444">
        <w:rPr>
          <w:rFonts w:ascii="Courier" w:hAnsi="Courier" w:hint="eastAsia"/>
          <w:sz w:val="21"/>
          <w:szCs w:val="21"/>
        </w:rPr>
        <w:t>mc&gt;</w:t>
      </w:r>
      <w:r>
        <w:rPr>
          <w:rFonts w:ascii="Courier" w:hAnsi="Courier" w:hint="eastAsia"/>
          <w:sz w:val="21"/>
          <w:szCs w:val="21"/>
        </w:rPr>
        <w:t>购货单位</w:t>
      </w:r>
      <w:r w:rsidRPr="000D0444">
        <w:rPr>
          <w:rFonts w:ascii="Courier" w:hAnsi="Courier" w:hint="eastAsia"/>
          <w:sz w:val="21"/>
          <w:szCs w:val="21"/>
        </w:rPr>
        <w:t>名称</w:t>
      </w:r>
      <w:r w:rsidRPr="000D0444">
        <w:rPr>
          <w:rFonts w:ascii="Courier" w:hAnsi="Courier" w:hint="eastAsia"/>
          <w:sz w:val="21"/>
          <w:szCs w:val="21"/>
        </w:rPr>
        <w:t>&lt;/</w:t>
      </w:r>
      <w:r>
        <w:rPr>
          <w:rFonts w:ascii="Courier" w:hAnsi="Courier" w:hint="eastAsia"/>
          <w:sz w:val="21"/>
          <w:szCs w:val="21"/>
        </w:rPr>
        <w:t>ghdw</w:t>
      </w:r>
      <w:r w:rsidRPr="000D0444">
        <w:rPr>
          <w:rFonts w:ascii="Courier" w:hAnsi="Courier" w:hint="eastAsia"/>
          <w:sz w:val="21"/>
          <w:szCs w:val="21"/>
        </w:rPr>
        <w:t>mc&gt;</w:t>
      </w:r>
    </w:p>
    <w:p w:rsidR="00E4443D" w:rsidRPr="00B6635B" w:rsidRDefault="00E4443D" w:rsidP="00E4443D">
      <w:pPr>
        <w:pStyle w:val="ab"/>
        <w:ind w:firstLineChars="550" w:firstLine="1155"/>
        <w:rPr>
          <w:rFonts w:ascii="Courier" w:hAnsi="Courier"/>
          <w:sz w:val="21"/>
          <w:szCs w:val="21"/>
          <w:u w:val="single"/>
        </w:rPr>
      </w:pPr>
      <w:r w:rsidRPr="00B6635B">
        <w:rPr>
          <w:rFonts w:ascii="Courier" w:hAnsi="Courier" w:hint="eastAsia"/>
          <w:sz w:val="21"/>
          <w:szCs w:val="21"/>
          <w:u w:val="single"/>
        </w:rPr>
        <w:t>&lt;bmbbbh&gt;</w:t>
      </w:r>
      <w:r w:rsidRPr="00B6635B">
        <w:rPr>
          <w:rFonts w:ascii="Courier" w:hAnsi="Courier" w:hint="eastAsia"/>
          <w:sz w:val="21"/>
          <w:szCs w:val="21"/>
          <w:u w:val="single"/>
        </w:rPr>
        <w:t>编码表版本号</w:t>
      </w:r>
      <w:r w:rsidRPr="00B6635B">
        <w:rPr>
          <w:rFonts w:ascii="Courier" w:hAnsi="Courier" w:hint="eastAsia"/>
          <w:sz w:val="21"/>
          <w:szCs w:val="21"/>
          <w:u w:val="single"/>
        </w:rPr>
        <w:t>&lt;/bmbbbh&gt;</w:t>
      </w:r>
    </w:p>
    <w:p w:rsidR="00E4443D" w:rsidRPr="00B6635B" w:rsidRDefault="00E4443D" w:rsidP="00E4443D">
      <w:pPr>
        <w:pStyle w:val="ab"/>
        <w:ind w:firstLineChars="550" w:firstLine="1155"/>
        <w:rPr>
          <w:rFonts w:ascii="Courier" w:hAnsi="Courier"/>
          <w:sz w:val="21"/>
          <w:szCs w:val="21"/>
          <w:u w:val="single"/>
        </w:rPr>
      </w:pPr>
      <w:r w:rsidRPr="00B6635B">
        <w:rPr>
          <w:rFonts w:ascii="Courier" w:hAnsi="Courier" w:hint="eastAsia"/>
          <w:sz w:val="21"/>
          <w:szCs w:val="21"/>
          <w:u w:val="single"/>
        </w:rPr>
        <w:t>&lt;zsfs&gt;</w:t>
      </w:r>
      <w:r w:rsidRPr="00B6635B">
        <w:rPr>
          <w:rFonts w:ascii="Courier" w:hAnsi="Courier" w:hint="eastAsia"/>
          <w:sz w:val="21"/>
          <w:szCs w:val="21"/>
          <w:u w:val="single"/>
        </w:rPr>
        <w:t>征税方式</w:t>
      </w:r>
      <w:r w:rsidRPr="00B6635B">
        <w:rPr>
          <w:rFonts w:ascii="Courier" w:hAnsi="Courier" w:hint="eastAsia"/>
          <w:sz w:val="21"/>
          <w:szCs w:val="21"/>
          <w:u w:val="single"/>
        </w:rPr>
        <w:t>&lt;/zsfs&gt;</w:t>
      </w:r>
    </w:p>
    <w:p w:rsidR="00E4443D" w:rsidRDefault="00E4443D" w:rsidP="00E4443D">
      <w:pPr>
        <w:pStyle w:val="ab"/>
        <w:spacing w:line="240" w:lineRule="auto"/>
        <w:ind w:leftChars="54" w:firstLineChars="550" w:firstLine="1155"/>
        <w:rPr>
          <w:rFonts w:ascii="Courier" w:hAnsi="Courier"/>
          <w:sz w:val="21"/>
          <w:szCs w:val="21"/>
          <w:u w:val="single"/>
        </w:rPr>
      </w:pPr>
      <w:r w:rsidRPr="00B6635B">
        <w:rPr>
          <w:rFonts w:ascii="Courier" w:hAnsi="Courier" w:hint="eastAsia"/>
          <w:sz w:val="21"/>
          <w:szCs w:val="21"/>
          <w:u w:val="single"/>
        </w:rPr>
        <w:t>&lt;fppy&gt;</w:t>
      </w:r>
      <w:r w:rsidRPr="00B6635B">
        <w:rPr>
          <w:rFonts w:ascii="Courier" w:hAnsi="Courier" w:hint="eastAsia"/>
          <w:sz w:val="21"/>
          <w:szCs w:val="21"/>
          <w:u w:val="single"/>
        </w:rPr>
        <w:t>发票票样</w:t>
      </w:r>
      <w:r w:rsidRPr="00B6635B">
        <w:rPr>
          <w:rFonts w:ascii="Courier" w:hAnsi="Courier" w:hint="eastAsia"/>
          <w:sz w:val="21"/>
          <w:szCs w:val="21"/>
          <w:u w:val="single"/>
        </w:rPr>
        <w:t>&lt;/fppy&gt;</w:t>
      </w:r>
    </w:p>
    <w:p w:rsidR="00CD6385" w:rsidRPr="00B6635B" w:rsidRDefault="00CD6385" w:rsidP="00CD6385">
      <w:pPr>
        <w:pStyle w:val="ab"/>
        <w:spacing w:line="240" w:lineRule="auto"/>
        <w:ind w:leftChars="54" w:firstLineChars="550" w:firstLine="1155"/>
        <w:rPr>
          <w:rFonts w:ascii="Courier" w:hAnsi="Courier"/>
          <w:sz w:val="21"/>
          <w:szCs w:val="21"/>
          <w:u w:val="single"/>
        </w:rPr>
      </w:pPr>
      <w:r>
        <w:rPr>
          <w:rFonts w:ascii="Courier" w:hAnsi="Courier" w:hint="eastAsia"/>
          <w:sz w:val="21"/>
          <w:szCs w:val="21"/>
          <w:u w:val="single"/>
        </w:rPr>
        <w:t>&lt;tspz&gt;</w:t>
      </w:r>
      <w:r>
        <w:rPr>
          <w:rFonts w:ascii="Courier" w:hAnsi="Courier" w:hint="eastAsia"/>
          <w:sz w:val="21"/>
          <w:szCs w:val="21"/>
          <w:u w:val="single"/>
        </w:rPr>
        <w:t>特殊票种</w:t>
      </w:r>
      <w:r>
        <w:rPr>
          <w:rFonts w:ascii="Courier" w:hAnsi="Courier" w:hint="eastAsia"/>
          <w:sz w:val="21"/>
          <w:szCs w:val="21"/>
          <w:u w:val="single"/>
        </w:rPr>
        <w:t>&lt;/tspz&gt;</w:t>
      </w:r>
    </w:p>
    <w:p w:rsidR="00E4443D" w:rsidRPr="00B6635B" w:rsidRDefault="00E4443D" w:rsidP="00E4443D">
      <w:pPr>
        <w:pStyle w:val="ab"/>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fyxm count=</w:t>
      </w:r>
      <w:r w:rsidRPr="00B6635B">
        <w:rPr>
          <w:rFonts w:ascii="Courier" w:hAnsi="Courier"/>
          <w:sz w:val="21"/>
          <w:szCs w:val="21"/>
        </w:rPr>
        <w:t>"</w:t>
      </w:r>
      <w:r w:rsidRPr="00B6635B">
        <w:rPr>
          <w:rFonts w:ascii="Courier" w:hAnsi="Courier" w:hint="eastAsia"/>
          <w:sz w:val="21"/>
          <w:szCs w:val="21"/>
        </w:rPr>
        <w:t>1</w:t>
      </w:r>
      <w:r w:rsidRPr="00B6635B">
        <w:rPr>
          <w:rFonts w:ascii="Courier" w:hAnsi="Courier"/>
          <w:sz w:val="21"/>
          <w:szCs w:val="21"/>
        </w:rPr>
        <w:t>"&gt;</w:t>
      </w:r>
    </w:p>
    <w:p w:rsidR="00E4443D" w:rsidRPr="00B6635B" w:rsidRDefault="00E4443D" w:rsidP="00E4443D">
      <w:pPr>
        <w:pStyle w:val="ab"/>
        <w:ind w:firstLineChars="650" w:firstLine="1365"/>
        <w:rPr>
          <w:rFonts w:ascii="Courier" w:hAnsi="Courier"/>
          <w:sz w:val="21"/>
          <w:szCs w:val="21"/>
        </w:rPr>
      </w:pPr>
      <w:r w:rsidRPr="00B6635B">
        <w:rPr>
          <w:rFonts w:ascii="Courier" w:hAnsi="Courier" w:hint="eastAsia"/>
          <w:sz w:val="21"/>
          <w:szCs w:val="21"/>
        </w:rPr>
        <w:t xml:space="preserve"> &lt;group xh=</w:t>
      </w:r>
      <w:r w:rsidRPr="00B6635B">
        <w:rPr>
          <w:rFonts w:ascii="Courier" w:hAnsi="Courier"/>
          <w:sz w:val="21"/>
          <w:szCs w:val="21"/>
        </w:rPr>
        <w:t>"1"</w:t>
      </w:r>
      <w:r w:rsidRPr="00B6635B">
        <w:rPr>
          <w:rFonts w:ascii="Courier" w:hAnsi="Courier" w:hint="eastAsia"/>
          <w:sz w:val="21"/>
          <w:szCs w:val="21"/>
        </w:rPr>
        <w:t>&gt;</w:t>
      </w:r>
    </w:p>
    <w:p w:rsidR="00E4443D" w:rsidRPr="00B6635B" w:rsidRDefault="00E4443D" w:rsidP="00E4443D">
      <w:pPr>
        <w:pStyle w:val="ab"/>
        <w:spacing w:line="240" w:lineRule="auto"/>
        <w:ind w:leftChars="54" w:firstLineChars="500" w:firstLine="1050"/>
        <w:rPr>
          <w:rFonts w:ascii="Courier" w:hAnsi="Courier"/>
          <w:sz w:val="21"/>
          <w:szCs w:val="21"/>
          <w:u w:val="single"/>
        </w:rPr>
      </w:pPr>
      <w:r w:rsidRPr="00B6635B">
        <w:rPr>
          <w:rFonts w:ascii="Courier" w:hAnsi="Courier" w:hint="eastAsia"/>
          <w:sz w:val="21"/>
          <w:szCs w:val="21"/>
        </w:rPr>
        <w:t xml:space="preserve">     </w:t>
      </w:r>
      <w:r w:rsidRPr="00B6635B">
        <w:rPr>
          <w:rFonts w:ascii="Courier" w:hAnsi="Courier"/>
          <w:sz w:val="21"/>
          <w:szCs w:val="21"/>
          <w:u w:val="single"/>
        </w:rPr>
        <w:t>&lt;fphxz&gt;</w:t>
      </w:r>
      <w:r w:rsidRPr="00B6635B">
        <w:rPr>
          <w:rFonts w:ascii="Courier" w:hAnsi="Courier" w:hint="eastAsia"/>
          <w:sz w:val="21"/>
          <w:szCs w:val="21"/>
          <w:u w:val="single"/>
        </w:rPr>
        <w:t>发票</w:t>
      </w:r>
      <w:proofErr w:type="gramStart"/>
      <w:r w:rsidRPr="00B6635B">
        <w:rPr>
          <w:rFonts w:ascii="Courier" w:hAnsi="Courier"/>
          <w:sz w:val="21"/>
          <w:szCs w:val="21"/>
          <w:u w:val="single"/>
        </w:rPr>
        <w:t>行</w:t>
      </w:r>
      <w:r w:rsidRPr="00B6635B">
        <w:rPr>
          <w:rFonts w:ascii="Courier" w:hAnsi="Courier" w:hint="eastAsia"/>
          <w:sz w:val="21"/>
          <w:szCs w:val="21"/>
          <w:u w:val="single"/>
        </w:rPr>
        <w:t>性质</w:t>
      </w:r>
      <w:proofErr w:type="gramEnd"/>
      <w:r w:rsidRPr="00B6635B">
        <w:rPr>
          <w:rFonts w:ascii="Courier" w:hAnsi="Courier"/>
          <w:sz w:val="21"/>
          <w:szCs w:val="21"/>
          <w:u w:val="single"/>
        </w:rPr>
        <w:t>&lt;</w:t>
      </w:r>
      <w:r w:rsidRPr="00B6635B">
        <w:rPr>
          <w:rFonts w:ascii="Courier" w:hAnsi="Courier" w:hint="eastAsia"/>
          <w:sz w:val="21"/>
          <w:szCs w:val="21"/>
          <w:u w:val="single"/>
        </w:rPr>
        <w:t>/fphxz</w:t>
      </w:r>
      <w:r w:rsidRPr="00B6635B">
        <w:rPr>
          <w:rFonts w:ascii="Courier" w:hAnsi="Courier"/>
          <w:sz w:val="21"/>
          <w:szCs w:val="21"/>
          <w:u w:val="single"/>
        </w:rPr>
        <w:t>&gt;</w:t>
      </w:r>
    </w:p>
    <w:p w:rsidR="00E4443D" w:rsidRPr="00B6635B" w:rsidRDefault="00E4443D" w:rsidP="00E4443D">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 xml:space="preserve">     </w:t>
      </w:r>
      <w:r w:rsidRPr="00B6635B">
        <w:rPr>
          <w:rFonts w:ascii="Courier" w:hAnsi="Courier"/>
          <w:sz w:val="21"/>
          <w:szCs w:val="21"/>
        </w:rPr>
        <w:t>&lt;</w:t>
      </w:r>
      <w:r w:rsidRPr="00B6635B">
        <w:rPr>
          <w:rFonts w:ascii="Courier" w:hAnsi="Courier" w:hint="eastAsia"/>
          <w:sz w:val="21"/>
          <w:szCs w:val="21"/>
        </w:rPr>
        <w:t>xm</w:t>
      </w:r>
      <w:r w:rsidRPr="00B6635B">
        <w:rPr>
          <w:rFonts w:ascii="Courier" w:hAnsi="Courier"/>
          <w:sz w:val="21"/>
          <w:szCs w:val="21"/>
        </w:rPr>
        <w:t>&gt;</w:t>
      </w:r>
      <w:r w:rsidRPr="00B6635B">
        <w:rPr>
          <w:rFonts w:ascii="Courier" w:hAnsi="Courier" w:hint="eastAsia"/>
          <w:sz w:val="21"/>
          <w:szCs w:val="21"/>
        </w:rPr>
        <w:t>项目</w:t>
      </w:r>
      <w:r w:rsidRPr="00B6635B">
        <w:rPr>
          <w:rFonts w:ascii="Courier" w:hAnsi="Courier"/>
          <w:sz w:val="21"/>
          <w:szCs w:val="21"/>
        </w:rPr>
        <w:t>&lt;/</w:t>
      </w:r>
      <w:r w:rsidRPr="00B6635B">
        <w:rPr>
          <w:rFonts w:ascii="Courier" w:hAnsi="Courier" w:hint="eastAsia"/>
          <w:sz w:val="21"/>
          <w:szCs w:val="21"/>
        </w:rPr>
        <w:t>xm</w:t>
      </w:r>
      <w:r w:rsidRPr="00B6635B">
        <w:rPr>
          <w:rFonts w:ascii="Courier" w:hAnsi="Courier"/>
          <w:sz w:val="21"/>
          <w:szCs w:val="21"/>
        </w:rPr>
        <w:t>&gt;</w:t>
      </w:r>
    </w:p>
    <w:p w:rsidR="00E4443D" w:rsidRPr="00B6635B" w:rsidRDefault="00E4443D" w:rsidP="00E4443D">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 xml:space="preserve">     </w:t>
      </w:r>
      <w:r w:rsidRPr="00B6635B">
        <w:rPr>
          <w:rFonts w:ascii="Courier" w:hAnsi="Courier"/>
          <w:sz w:val="21"/>
          <w:szCs w:val="21"/>
        </w:rPr>
        <w:t>&lt;</w:t>
      </w:r>
      <w:r w:rsidRPr="00B6635B">
        <w:rPr>
          <w:rFonts w:ascii="Courier" w:hAnsi="Courier" w:hint="eastAsia"/>
          <w:sz w:val="21"/>
          <w:szCs w:val="21"/>
        </w:rPr>
        <w:t>sl</w:t>
      </w:r>
      <w:r w:rsidRPr="00B6635B">
        <w:rPr>
          <w:rFonts w:ascii="Courier" w:hAnsi="Courier"/>
          <w:sz w:val="21"/>
          <w:szCs w:val="21"/>
        </w:rPr>
        <w:t>&gt;</w:t>
      </w:r>
      <w:r w:rsidRPr="00B6635B">
        <w:rPr>
          <w:rFonts w:ascii="Courier" w:hAnsi="Courier" w:hint="eastAsia"/>
          <w:sz w:val="21"/>
          <w:szCs w:val="21"/>
        </w:rPr>
        <w:t>数量</w:t>
      </w:r>
      <w:r w:rsidRPr="00B6635B">
        <w:rPr>
          <w:rFonts w:ascii="Courier" w:hAnsi="Courier"/>
          <w:sz w:val="21"/>
          <w:szCs w:val="21"/>
        </w:rPr>
        <w:t>&lt;/</w:t>
      </w:r>
      <w:r w:rsidRPr="00B6635B">
        <w:rPr>
          <w:rFonts w:ascii="Courier" w:hAnsi="Courier" w:hint="eastAsia"/>
          <w:sz w:val="21"/>
          <w:szCs w:val="21"/>
        </w:rPr>
        <w:t>sl</w:t>
      </w:r>
      <w:r w:rsidRPr="00B6635B">
        <w:rPr>
          <w:rFonts w:ascii="Courier" w:hAnsi="Courier"/>
          <w:sz w:val="21"/>
          <w:szCs w:val="21"/>
        </w:rPr>
        <w:t>&gt;</w:t>
      </w:r>
    </w:p>
    <w:p w:rsidR="00E4443D" w:rsidRPr="00B6635B" w:rsidRDefault="00E4443D" w:rsidP="00E4443D">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 xml:space="preserve">     </w:t>
      </w:r>
      <w:r w:rsidRPr="00B6635B">
        <w:rPr>
          <w:rFonts w:ascii="Courier" w:hAnsi="Courier"/>
          <w:sz w:val="21"/>
          <w:szCs w:val="21"/>
        </w:rPr>
        <w:t>&lt;</w:t>
      </w:r>
      <w:r w:rsidRPr="00B6635B">
        <w:rPr>
          <w:rFonts w:ascii="Courier" w:hAnsi="Courier" w:hint="eastAsia"/>
          <w:sz w:val="21"/>
          <w:szCs w:val="21"/>
        </w:rPr>
        <w:t>hsdj</w:t>
      </w:r>
      <w:r w:rsidRPr="00B6635B">
        <w:rPr>
          <w:rFonts w:ascii="Courier" w:hAnsi="Courier"/>
          <w:sz w:val="21"/>
          <w:szCs w:val="21"/>
        </w:rPr>
        <w:t>&gt;</w:t>
      </w:r>
      <w:r w:rsidRPr="00B6635B">
        <w:rPr>
          <w:rFonts w:ascii="Courier" w:hAnsi="Courier" w:hint="eastAsia"/>
          <w:sz w:val="21"/>
          <w:szCs w:val="21"/>
        </w:rPr>
        <w:t>含</w:t>
      </w:r>
      <w:proofErr w:type="gramStart"/>
      <w:r w:rsidRPr="00B6635B">
        <w:rPr>
          <w:rFonts w:ascii="Courier" w:hAnsi="Courier" w:hint="eastAsia"/>
          <w:sz w:val="21"/>
          <w:szCs w:val="21"/>
        </w:rPr>
        <w:t>税单价</w:t>
      </w:r>
      <w:proofErr w:type="gramEnd"/>
      <w:r w:rsidRPr="00B6635B">
        <w:rPr>
          <w:rFonts w:ascii="Courier" w:hAnsi="Courier"/>
          <w:sz w:val="21"/>
          <w:szCs w:val="21"/>
        </w:rPr>
        <w:t>&lt;/</w:t>
      </w:r>
      <w:r w:rsidRPr="00B6635B">
        <w:rPr>
          <w:rFonts w:ascii="Courier" w:hAnsi="Courier" w:hint="eastAsia"/>
          <w:sz w:val="21"/>
          <w:szCs w:val="21"/>
        </w:rPr>
        <w:t>hsdj</w:t>
      </w:r>
      <w:r w:rsidRPr="00B6635B">
        <w:rPr>
          <w:rFonts w:ascii="Courier" w:hAnsi="Courier"/>
          <w:sz w:val="21"/>
          <w:szCs w:val="21"/>
        </w:rPr>
        <w:t>&gt;</w:t>
      </w:r>
    </w:p>
    <w:p w:rsidR="00E4443D" w:rsidRPr="00B6635B" w:rsidRDefault="00E4443D" w:rsidP="00E4443D">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 xml:space="preserve">     </w:t>
      </w:r>
      <w:r w:rsidRPr="00B6635B">
        <w:rPr>
          <w:rFonts w:ascii="Courier" w:hAnsi="Courier"/>
          <w:sz w:val="21"/>
          <w:szCs w:val="21"/>
        </w:rPr>
        <w:t>&lt;</w:t>
      </w:r>
      <w:r w:rsidRPr="00B6635B">
        <w:rPr>
          <w:rFonts w:ascii="Courier" w:hAnsi="Courier" w:hint="eastAsia"/>
          <w:sz w:val="21"/>
          <w:szCs w:val="21"/>
        </w:rPr>
        <w:t>hsje</w:t>
      </w:r>
      <w:r w:rsidRPr="00B6635B">
        <w:rPr>
          <w:rFonts w:ascii="Courier" w:hAnsi="Courier"/>
          <w:sz w:val="21"/>
          <w:szCs w:val="21"/>
        </w:rPr>
        <w:t>&gt;</w:t>
      </w:r>
      <w:r w:rsidRPr="00B6635B">
        <w:rPr>
          <w:rFonts w:ascii="Courier" w:hAnsi="Courier" w:hint="eastAsia"/>
          <w:sz w:val="21"/>
          <w:szCs w:val="21"/>
        </w:rPr>
        <w:t>含税金额</w:t>
      </w:r>
      <w:r w:rsidRPr="00B6635B">
        <w:rPr>
          <w:rFonts w:ascii="Courier" w:hAnsi="Courier"/>
          <w:sz w:val="21"/>
          <w:szCs w:val="21"/>
        </w:rPr>
        <w:t>&lt;/</w:t>
      </w:r>
      <w:r w:rsidRPr="00B6635B">
        <w:rPr>
          <w:rFonts w:ascii="Courier" w:hAnsi="Courier" w:hint="eastAsia"/>
          <w:sz w:val="21"/>
          <w:szCs w:val="21"/>
        </w:rPr>
        <w:t>hsje</w:t>
      </w:r>
      <w:r w:rsidRPr="00B6635B">
        <w:rPr>
          <w:rFonts w:ascii="Courier" w:hAnsi="Courier"/>
          <w:sz w:val="21"/>
          <w:szCs w:val="21"/>
        </w:rPr>
        <w:t>&gt;</w:t>
      </w:r>
    </w:p>
    <w:p w:rsidR="00E4443D" w:rsidRPr="00B6635B" w:rsidRDefault="00E4443D" w:rsidP="00E4443D">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 xml:space="preserve">     </w:t>
      </w:r>
      <w:r w:rsidRPr="00B6635B">
        <w:rPr>
          <w:rFonts w:ascii="Courier" w:hAnsi="Courier"/>
          <w:sz w:val="21"/>
          <w:szCs w:val="21"/>
        </w:rPr>
        <w:t>&lt;</w:t>
      </w:r>
      <w:r w:rsidRPr="00B6635B">
        <w:rPr>
          <w:rFonts w:ascii="Courier" w:hAnsi="Courier" w:hint="eastAsia"/>
          <w:sz w:val="21"/>
          <w:szCs w:val="21"/>
        </w:rPr>
        <w:t>bhsdj</w:t>
      </w:r>
      <w:r w:rsidRPr="00B6635B">
        <w:rPr>
          <w:rFonts w:ascii="Courier" w:hAnsi="Courier"/>
          <w:sz w:val="21"/>
          <w:szCs w:val="21"/>
        </w:rPr>
        <w:t>&gt;</w:t>
      </w:r>
      <w:r w:rsidRPr="00B6635B">
        <w:rPr>
          <w:rFonts w:ascii="Courier" w:hAnsi="Courier" w:hint="eastAsia"/>
          <w:sz w:val="21"/>
          <w:szCs w:val="21"/>
        </w:rPr>
        <w:t>不含</w:t>
      </w:r>
      <w:proofErr w:type="gramStart"/>
      <w:r w:rsidRPr="00B6635B">
        <w:rPr>
          <w:rFonts w:ascii="Courier" w:hAnsi="Courier" w:hint="eastAsia"/>
          <w:sz w:val="21"/>
          <w:szCs w:val="21"/>
        </w:rPr>
        <w:t>税单价</w:t>
      </w:r>
      <w:proofErr w:type="gramEnd"/>
      <w:r w:rsidRPr="00B6635B">
        <w:rPr>
          <w:rFonts w:ascii="Courier" w:hAnsi="Courier"/>
          <w:sz w:val="21"/>
          <w:szCs w:val="21"/>
        </w:rPr>
        <w:t>&lt;/</w:t>
      </w:r>
      <w:r w:rsidRPr="00B6635B">
        <w:rPr>
          <w:rFonts w:ascii="Courier" w:hAnsi="Courier" w:hint="eastAsia"/>
          <w:sz w:val="21"/>
          <w:szCs w:val="21"/>
        </w:rPr>
        <w:t>bhsdj</w:t>
      </w:r>
      <w:r w:rsidRPr="00B6635B">
        <w:rPr>
          <w:rFonts w:ascii="Courier" w:hAnsi="Courier"/>
          <w:sz w:val="21"/>
          <w:szCs w:val="21"/>
        </w:rPr>
        <w:t>&gt;</w:t>
      </w:r>
    </w:p>
    <w:p w:rsidR="00E4443D" w:rsidRPr="00B6635B" w:rsidRDefault="00E4443D" w:rsidP="00E4443D">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 xml:space="preserve">     </w:t>
      </w:r>
      <w:r w:rsidRPr="00B6635B">
        <w:rPr>
          <w:rFonts w:ascii="Courier" w:hAnsi="Courier"/>
          <w:sz w:val="21"/>
          <w:szCs w:val="21"/>
        </w:rPr>
        <w:t>&lt;</w:t>
      </w:r>
      <w:r w:rsidRPr="00B6635B">
        <w:rPr>
          <w:rFonts w:ascii="Courier" w:hAnsi="Courier" w:hint="eastAsia"/>
          <w:sz w:val="21"/>
          <w:szCs w:val="21"/>
        </w:rPr>
        <w:t>bhsje</w:t>
      </w:r>
      <w:r w:rsidRPr="00B6635B">
        <w:rPr>
          <w:rFonts w:ascii="Courier" w:hAnsi="Courier"/>
          <w:sz w:val="21"/>
          <w:szCs w:val="21"/>
        </w:rPr>
        <w:t>&gt;</w:t>
      </w:r>
      <w:r w:rsidRPr="00B6635B">
        <w:rPr>
          <w:rFonts w:ascii="Courier" w:hAnsi="Courier" w:hint="eastAsia"/>
          <w:sz w:val="21"/>
          <w:szCs w:val="21"/>
        </w:rPr>
        <w:t>不含税金额</w:t>
      </w:r>
      <w:r w:rsidRPr="00B6635B">
        <w:rPr>
          <w:rFonts w:ascii="Courier" w:hAnsi="Courier"/>
          <w:sz w:val="21"/>
          <w:szCs w:val="21"/>
        </w:rPr>
        <w:t>&lt;/</w:t>
      </w:r>
      <w:r w:rsidRPr="00B6635B">
        <w:rPr>
          <w:rFonts w:ascii="Courier" w:hAnsi="Courier" w:hint="eastAsia"/>
          <w:sz w:val="21"/>
          <w:szCs w:val="21"/>
        </w:rPr>
        <w:t>bhsje</w:t>
      </w:r>
      <w:r w:rsidRPr="00B6635B">
        <w:rPr>
          <w:rFonts w:ascii="Courier" w:hAnsi="Courier"/>
          <w:sz w:val="21"/>
          <w:szCs w:val="21"/>
        </w:rPr>
        <w:t>&gt;</w:t>
      </w:r>
    </w:p>
    <w:p w:rsidR="00E4443D" w:rsidRPr="00B6635B" w:rsidRDefault="00E4443D" w:rsidP="00E4443D">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 xml:space="preserve">     &lt;z</w:t>
      </w:r>
      <w:r w:rsidRPr="00B6635B">
        <w:rPr>
          <w:rFonts w:ascii="Courier" w:hAnsi="Courier"/>
          <w:sz w:val="21"/>
          <w:szCs w:val="21"/>
        </w:rPr>
        <w:t>sl</w:t>
      </w:r>
      <w:r w:rsidRPr="00B6635B">
        <w:rPr>
          <w:rFonts w:ascii="Courier" w:hAnsi="Courier" w:hint="eastAsia"/>
          <w:sz w:val="21"/>
          <w:szCs w:val="21"/>
        </w:rPr>
        <w:t>&gt;</w:t>
      </w:r>
      <w:r w:rsidRPr="00B6635B">
        <w:rPr>
          <w:rFonts w:ascii="Courier" w:hAnsi="Courier" w:hint="eastAsia"/>
          <w:sz w:val="21"/>
          <w:szCs w:val="21"/>
        </w:rPr>
        <w:t>税率</w:t>
      </w:r>
      <w:r w:rsidRPr="00B6635B">
        <w:rPr>
          <w:rFonts w:ascii="Courier" w:hAnsi="Courier" w:hint="eastAsia"/>
          <w:sz w:val="21"/>
          <w:szCs w:val="21"/>
        </w:rPr>
        <w:t>&lt;</w:t>
      </w:r>
      <w:r w:rsidRPr="00B6635B">
        <w:rPr>
          <w:rFonts w:ascii="Courier" w:hAnsi="Courier"/>
          <w:sz w:val="21"/>
          <w:szCs w:val="21"/>
        </w:rPr>
        <w:t>/</w:t>
      </w:r>
      <w:r w:rsidRPr="00B6635B">
        <w:rPr>
          <w:rFonts w:ascii="Courier" w:hAnsi="Courier" w:hint="eastAsia"/>
          <w:sz w:val="21"/>
          <w:szCs w:val="21"/>
        </w:rPr>
        <w:t>z</w:t>
      </w:r>
      <w:r w:rsidRPr="00B6635B">
        <w:rPr>
          <w:rFonts w:ascii="Courier" w:hAnsi="Courier"/>
          <w:sz w:val="21"/>
          <w:szCs w:val="21"/>
        </w:rPr>
        <w:t>sl</w:t>
      </w:r>
      <w:r w:rsidRPr="00B6635B">
        <w:rPr>
          <w:rFonts w:ascii="Courier" w:hAnsi="Courier" w:hint="eastAsia"/>
          <w:sz w:val="21"/>
          <w:szCs w:val="21"/>
        </w:rPr>
        <w:t>&gt;</w:t>
      </w:r>
    </w:p>
    <w:p w:rsidR="00E4443D" w:rsidRPr="00B6635B" w:rsidRDefault="00E4443D" w:rsidP="00E4443D">
      <w:pPr>
        <w:pStyle w:val="ab"/>
        <w:spacing w:line="240" w:lineRule="auto"/>
        <w:ind w:leftChars="54" w:firstLineChars="500" w:firstLine="1050"/>
        <w:rPr>
          <w:rFonts w:ascii="Courier" w:hAnsi="Courier"/>
          <w:sz w:val="21"/>
          <w:szCs w:val="21"/>
        </w:rPr>
      </w:pPr>
      <w:r w:rsidRPr="00B6635B">
        <w:rPr>
          <w:rFonts w:ascii="Courier" w:hAnsi="Courier" w:hint="eastAsia"/>
          <w:sz w:val="21"/>
          <w:szCs w:val="21"/>
        </w:rPr>
        <w:t xml:space="preserve">     &lt;</w:t>
      </w:r>
      <w:r w:rsidRPr="00B6635B">
        <w:rPr>
          <w:rFonts w:ascii="Courier" w:hAnsi="Courier"/>
          <w:sz w:val="21"/>
          <w:szCs w:val="21"/>
        </w:rPr>
        <w:t>se</w:t>
      </w:r>
      <w:r w:rsidRPr="00B6635B">
        <w:rPr>
          <w:rFonts w:ascii="Courier" w:hAnsi="Courier" w:hint="eastAsia"/>
          <w:sz w:val="21"/>
          <w:szCs w:val="21"/>
        </w:rPr>
        <w:t>&gt;</w:t>
      </w:r>
      <w:r w:rsidRPr="00B6635B">
        <w:rPr>
          <w:rFonts w:ascii="Courier" w:hAnsi="Courier" w:hint="eastAsia"/>
          <w:sz w:val="21"/>
          <w:szCs w:val="21"/>
        </w:rPr>
        <w:t>税额</w:t>
      </w:r>
      <w:r w:rsidRPr="00B6635B">
        <w:rPr>
          <w:rFonts w:ascii="Courier" w:hAnsi="Courier" w:hint="eastAsia"/>
          <w:sz w:val="21"/>
          <w:szCs w:val="21"/>
        </w:rPr>
        <w:t>&lt;</w:t>
      </w:r>
      <w:r w:rsidRPr="00B6635B">
        <w:rPr>
          <w:rFonts w:ascii="Courier" w:hAnsi="Courier"/>
          <w:sz w:val="21"/>
          <w:szCs w:val="21"/>
        </w:rPr>
        <w:t>/se</w:t>
      </w:r>
      <w:r w:rsidRPr="00B6635B">
        <w:rPr>
          <w:rFonts w:ascii="Courier" w:hAnsi="Courier" w:hint="eastAsia"/>
          <w:sz w:val="21"/>
          <w:szCs w:val="21"/>
        </w:rPr>
        <w:t>&gt;</w:t>
      </w:r>
    </w:p>
    <w:p w:rsidR="00E4443D" w:rsidRPr="00B6635B" w:rsidRDefault="00E4443D" w:rsidP="00E4443D">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spbm</w:t>
      </w:r>
      <w:r w:rsidRPr="00B6635B">
        <w:rPr>
          <w:rFonts w:ascii="Courier" w:hAnsi="Courier"/>
          <w:sz w:val="21"/>
          <w:szCs w:val="21"/>
          <w:u w:val="single"/>
        </w:rPr>
        <w:t>&gt;</w:t>
      </w:r>
      <w:r w:rsidRPr="00B6635B">
        <w:rPr>
          <w:rFonts w:ascii="Courier" w:hAnsi="Courier" w:hint="eastAsia"/>
          <w:sz w:val="21"/>
          <w:szCs w:val="21"/>
          <w:u w:val="single"/>
        </w:rPr>
        <w:t>商品编码</w:t>
      </w:r>
      <w:r w:rsidRPr="00B6635B">
        <w:rPr>
          <w:rFonts w:ascii="Courier" w:hAnsi="Courier"/>
          <w:sz w:val="21"/>
          <w:szCs w:val="21"/>
          <w:u w:val="single"/>
        </w:rPr>
        <w:t>&lt;/</w:t>
      </w:r>
      <w:r w:rsidRPr="00B6635B">
        <w:rPr>
          <w:rFonts w:ascii="Courier" w:hAnsi="Courier" w:hint="eastAsia"/>
          <w:sz w:val="21"/>
          <w:szCs w:val="21"/>
          <w:u w:val="single"/>
        </w:rPr>
        <w:t>spbm</w:t>
      </w:r>
      <w:r w:rsidRPr="00B6635B">
        <w:rPr>
          <w:rFonts w:ascii="Courier" w:hAnsi="Courier"/>
          <w:sz w:val="21"/>
          <w:szCs w:val="21"/>
          <w:u w:val="single"/>
        </w:rPr>
        <w:t>&gt;</w:t>
      </w:r>
    </w:p>
    <w:p w:rsidR="00E4443D" w:rsidRPr="00B6635B" w:rsidRDefault="00E4443D" w:rsidP="00E4443D">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r w:rsidRPr="00B6635B">
        <w:rPr>
          <w:rFonts w:ascii="Courier" w:hAnsi="Courier" w:hint="eastAsia"/>
          <w:sz w:val="21"/>
          <w:szCs w:val="21"/>
          <w:u w:val="single"/>
        </w:rPr>
        <w:t>纳税人自行编码</w:t>
      </w:r>
      <w:r w:rsidRPr="00B6635B">
        <w:rPr>
          <w:rFonts w:ascii="Courier" w:hAnsi="Courier"/>
          <w:sz w:val="21"/>
          <w:szCs w:val="21"/>
          <w:u w:val="single"/>
        </w:rPr>
        <w:t>&lt;/</w:t>
      </w:r>
      <w:r w:rsidRPr="00B6635B">
        <w:rPr>
          <w:rFonts w:ascii="Courier" w:hAnsi="Courier" w:hint="eastAsia"/>
          <w:sz w:val="21"/>
          <w:szCs w:val="21"/>
          <w:u w:val="single"/>
        </w:rPr>
        <w:t>zxbm</w:t>
      </w:r>
      <w:r w:rsidRPr="00B6635B">
        <w:rPr>
          <w:rFonts w:ascii="Courier" w:hAnsi="Courier"/>
          <w:sz w:val="21"/>
          <w:szCs w:val="21"/>
          <w:u w:val="single"/>
        </w:rPr>
        <w:t>&gt;</w:t>
      </w:r>
    </w:p>
    <w:p w:rsidR="00E4443D" w:rsidRPr="00B6635B" w:rsidRDefault="00E4443D" w:rsidP="00E4443D">
      <w:pPr>
        <w:pStyle w:val="ab"/>
        <w:ind w:firstLineChars="750" w:firstLine="1575"/>
        <w:rPr>
          <w:rFonts w:ascii="Courier" w:hAnsi="Courier"/>
          <w:sz w:val="21"/>
          <w:szCs w:val="21"/>
          <w:u w:val="single"/>
        </w:rPr>
      </w:pPr>
      <w:r w:rsidRPr="00B6635B">
        <w:rPr>
          <w:rFonts w:ascii="Courier" w:hAnsi="Courier"/>
          <w:sz w:val="21"/>
          <w:szCs w:val="21"/>
          <w:u w:val="single"/>
        </w:rPr>
        <w:lastRenderedPageBreak/>
        <w:t>&lt;</w:t>
      </w:r>
      <w:r w:rsidRPr="00B6635B">
        <w:rPr>
          <w:rFonts w:ascii="Courier" w:hAnsi="Courier" w:hint="eastAsia"/>
          <w:sz w:val="21"/>
          <w:szCs w:val="21"/>
          <w:u w:val="single"/>
        </w:rPr>
        <w:t>yhzcbs</w:t>
      </w:r>
      <w:r w:rsidRPr="00B6635B">
        <w:rPr>
          <w:rFonts w:ascii="Courier" w:hAnsi="Courier"/>
          <w:sz w:val="21"/>
          <w:szCs w:val="21"/>
          <w:u w:val="single"/>
        </w:rPr>
        <w:t>&gt;</w:t>
      </w:r>
      <w:r w:rsidRPr="00B6635B">
        <w:rPr>
          <w:rFonts w:ascii="Courier" w:hAnsi="Courier" w:hint="eastAsia"/>
          <w:sz w:val="21"/>
          <w:szCs w:val="21"/>
          <w:u w:val="single"/>
        </w:rPr>
        <w:t>优惠政策标识</w:t>
      </w:r>
      <w:r w:rsidRPr="00B6635B">
        <w:rPr>
          <w:rFonts w:ascii="Courier" w:hAnsi="Courier"/>
          <w:sz w:val="21"/>
          <w:szCs w:val="21"/>
          <w:u w:val="single"/>
        </w:rPr>
        <w:t>&lt;/</w:t>
      </w:r>
      <w:r w:rsidRPr="00B6635B">
        <w:rPr>
          <w:rFonts w:ascii="Courier" w:hAnsi="Courier" w:hint="eastAsia"/>
          <w:sz w:val="21"/>
          <w:szCs w:val="21"/>
          <w:u w:val="single"/>
        </w:rPr>
        <w:t>yhzcbs</w:t>
      </w:r>
      <w:r w:rsidRPr="00B6635B">
        <w:rPr>
          <w:rFonts w:ascii="Courier" w:hAnsi="Courier"/>
          <w:sz w:val="21"/>
          <w:szCs w:val="21"/>
          <w:u w:val="single"/>
        </w:rPr>
        <w:t>&gt;</w:t>
      </w:r>
    </w:p>
    <w:p w:rsidR="00E4443D" w:rsidRPr="00B6635B" w:rsidRDefault="00E4443D" w:rsidP="00E4443D">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r w:rsidRPr="00B6635B">
        <w:rPr>
          <w:rFonts w:ascii="Courier" w:hAnsi="Courier" w:hint="eastAsia"/>
          <w:sz w:val="21"/>
          <w:szCs w:val="21"/>
          <w:u w:val="single"/>
        </w:rPr>
        <w:t>零税率标识</w:t>
      </w:r>
      <w:r w:rsidRPr="00B6635B">
        <w:rPr>
          <w:rFonts w:ascii="Courier" w:hAnsi="Courier"/>
          <w:sz w:val="21"/>
          <w:szCs w:val="21"/>
          <w:u w:val="single"/>
        </w:rPr>
        <w:t>&lt;/</w:t>
      </w:r>
      <w:r w:rsidRPr="00B6635B">
        <w:rPr>
          <w:rFonts w:ascii="Courier" w:hAnsi="Courier" w:hint="eastAsia"/>
          <w:sz w:val="21"/>
          <w:szCs w:val="21"/>
          <w:u w:val="single"/>
        </w:rPr>
        <w:t>lslbs</w:t>
      </w:r>
      <w:r w:rsidRPr="00B6635B">
        <w:rPr>
          <w:rFonts w:ascii="Courier" w:hAnsi="Courier"/>
          <w:sz w:val="21"/>
          <w:szCs w:val="21"/>
          <w:u w:val="single"/>
        </w:rPr>
        <w:t>&gt;</w:t>
      </w:r>
    </w:p>
    <w:p w:rsidR="00E4443D" w:rsidRPr="00B6635B" w:rsidRDefault="00E4443D" w:rsidP="00E4443D">
      <w:pPr>
        <w:pStyle w:val="ab"/>
        <w:ind w:firstLineChars="750" w:firstLine="1575"/>
        <w:rPr>
          <w:rFonts w:ascii="Courier" w:hAnsi="Courier"/>
          <w:sz w:val="21"/>
          <w:szCs w:val="21"/>
          <w:u w:val="single"/>
        </w:rPr>
      </w:pP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r w:rsidRPr="00B6635B">
        <w:rPr>
          <w:rFonts w:ascii="Courier" w:hAnsi="Courier" w:hint="eastAsia"/>
          <w:sz w:val="21"/>
          <w:szCs w:val="21"/>
          <w:u w:val="single"/>
        </w:rPr>
        <w:t>增值税特殊管理</w:t>
      </w:r>
      <w:r w:rsidRPr="00B6635B">
        <w:rPr>
          <w:rFonts w:ascii="Courier" w:hAnsi="Courier"/>
          <w:sz w:val="21"/>
          <w:szCs w:val="21"/>
          <w:u w:val="single"/>
        </w:rPr>
        <w:t>&lt;/</w:t>
      </w:r>
      <w:r w:rsidRPr="00B6635B">
        <w:rPr>
          <w:rFonts w:ascii="Courier" w:hAnsi="Courier" w:hint="eastAsia"/>
          <w:sz w:val="21"/>
          <w:szCs w:val="21"/>
          <w:u w:val="single"/>
        </w:rPr>
        <w:t>zzstsgl</w:t>
      </w:r>
      <w:r w:rsidRPr="00B6635B">
        <w:rPr>
          <w:rFonts w:ascii="Courier" w:hAnsi="Courier"/>
          <w:sz w:val="21"/>
          <w:szCs w:val="21"/>
          <w:u w:val="single"/>
        </w:rPr>
        <w:t>&gt;</w:t>
      </w:r>
    </w:p>
    <w:p w:rsidR="00E4443D" w:rsidRPr="00B6635B" w:rsidRDefault="00E4443D" w:rsidP="00E4443D">
      <w:pPr>
        <w:pStyle w:val="ab"/>
        <w:ind w:firstLineChars="650" w:firstLine="1365"/>
        <w:rPr>
          <w:rFonts w:ascii="Courier" w:hAnsi="Courier"/>
          <w:sz w:val="21"/>
          <w:szCs w:val="21"/>
        </w:rPr>
      </w:pPr>
      <w:r w:rsidRPr="00B6635B">
        <w:rPr>
          <w:rFonts w:ascii="Courier" w:hAnsi="Courier" w:hint="eastAsia"/>
          <w:sz w:val="21"/>
          <w:szCs w:val="21"/>
        </w:rPr>
        <w:t>&lt;/group&gt;</w:t>
      </w:r>
    </w:p>
    <w:p w:rsidR="00E4443D" w:rsidRPr="00B6635B" w:rsidRDefault="00E4443D" w:rsidP="00E4443D">
      <w:pPr>
        <w:pStyle w:val="ab"/>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fyxm</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r w:rsidRPr="00B6635B">
        <w:rPr>
          <w:rFonts w:ascii="Courier" w:hAnsi="Courier" w:hint="eastAsia"/>
          <w:sz w:val="21"/>
          <w:szCs w:val="21"/>
        </w:rPr>
        <w:t>合计金额</w:t>
      </w:r>
      <w:r w:rsidRPr="00B6635B">
        <w:rPr>
          <w:rFonts w:ascii="Courier" w:hAnsi="Courier"/>
          <w:sz w:val="21"/>
          <w:szCs w:val="21"/>
        </w:rPr>
        <w:t>&lt;/</w:t>
      </w:r>
      <w:r w:rsidRPr="00B6635B">
        <w:rPr>
          <w:rFonts w:ascii="Courier" w:hAnsi="Courier" w:hint="eastAsia"/>
          <w:sz w:val="21"/>
          <w:szCs w:val="21"/>
        </w:rPr>
        <w:t>hjje</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r w:rsidRPr="00B6635B">
        <w:rPr>
          <w:rFonts w:ascii="Courier" w:hAnsi="Courier" w:hint="eastAsia"/>
          <w:sz w:val="21"/>
          <w:szCs w:val="21"/>
        </w:rPr>
        <w:t>合计税额</w:t>
      </w:r>
      <w:r w:rsidRPr="00B6635B">
        <w:rPr>
          <w:rFonts w:ascii="Courier" w:hAnsi="Courier"/>
          <w:sz w:val="21"/>
          <w:szCs w:val="21"/>
        </w:rPr>
        <w:t>&lt;/</w:t>
      </w:r>
      <w:r w:rsidRPr="00B6635B">
        <w:rPr>
          <w:rFonts w:ascii="Courier" w:hAnsi="Courier" w:hint="eastAsia"/>
          <w:sz w:val="21"/>
          <w:szCs w:val="21"/>
        </w:rPr>
        <w:t>hjse</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r w:rsidRPr="00B6635B">
        <w:rPr>
          <w:rFonts w:ascii="Courier" w:hAnsi="Courier" w:hint="eastAsia"/>
          <w:sz w:val="21"/>
          <w:szCs w:val="21"/>
        </w:rPr>
        <w:t>价税合计</w:t>
      </w:r>
      <w:r w:rsidRPr="00B6635B">
        <w:rPr>
          <w:rFonts w:ascii="Courier" w:hAnsi="Courier"/>
          <w:sz w:val="21"/>
          <w:szCs w:val="21"/>
        </w:rPr>
        <w:t>&lt;/</w:t>
      </w:r>
      <w:r w:rsidRPr="00B6635B">
        <w:rPr>
          <w:rFonts w:ascii="Courier" w:hAnsi="Courier" w:hint="eastAsia"/>
          <w:sz w:val="21"/>
          <w:szCs w:val="21"/>
        </w:rPr>
        <w:t>jshj</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bz</w:t>
      </w:r>
      <w:r w:rsidRPr="00B6635B">
        <w:rPr>
          <w:rFonts w:ascii="Courier" w:hAnsi="Courier"/>
          <w:sz w:val="21"/>
          <w:szCs w:val="21"/>
        </w:rPr>
        <w:t>&gt;</w:t>
      </w:r>
      <w:r w:rsidRPr="00B6635B">
        <w:rPr>
          <w:rFonts w:ascii="Courier" w:hAnsi="Courier" w:hint="eastAsia"/>
          <w:sz w:val="21"/>
          <w:szCs w:val="21"/>
        </w:rPr>
        <w:t>备注</w:t>
      </w:r>
      <w:r w:rsidRPr="00B6635B">
        <w:rPr>
          <w:rFonts w:ascii="Courier" w:hAnsi="Courier"/>
          <w:sz w:val="21"/>
          <w:szCs w:val="21"/>
        </w:rPr>
        <w:t>&lt;/</w:t>
      </w:r>
      <w:r w:rsidRPr="00B6635B">
        <w:rPr>
          <w:rFonts w:ascii="Courier" w:hAnsi="Courier" w:hint="eastAsia"/>
          <w:sz w:val="21"/>
          <w:szCs w:val="21"/>
        </w:rPr>
        <w:t>bz</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skr</w:t>
      </w:r>
      <w:r w:rsidRPr="00B6635B">
        <w:rPr>
          <w:rFonts w:ascii="Courier" w:hAnsi="Courier"/>
          <w:sz w:val="21"/>
          <w:szCs w:val="21"/>
        </w:rPr>
        <w:t>&gt;</w:t>
      </w:r>
      <w:r w:rsidRPr="00B6635B">
        <w:rPr>
          <w:rFonts w:ascii="Courier" w:hAnsi="Courier" w:hint="eastAsia"/>
          <w:sz w:val="21"/>
          <w:szCs w:val="21"/>
        </w:rPr>
        <w:t>收款人</w:t>
      </w:r>
      <w:r w:rsidRPr="00B6635B">
        <w:rPr>
          <w:rFonts w:ascii="Courier" w:hAnsi="Courier"/>
          <w:sz w:val="21"/>
          <w:szCs w:val="21"/>
        </w:rPr>
        <w:t>&lt;/</w:t>
      </w:r>
      <w:r w:rsidRPr="00B6635B">
        <w:rPr>
          <w:rFonts w:ascii="Courier" w:hAnsi="Courier" w:hint="eastAsia"/>
          <w:sz w:val="21"/>
          <w:szCs w:val="21"/>
        </w:rPr>
        <w:t>skr</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kpr</w:t>
      </w:r>
      <w:r w:rsidRPr="00B6635B">
        <w:rPr>
          <w:rFonts w:ascii="Courier" w:hAnsi="Courier"/>
          <w:sz w:val="21"/>
          <w:szCs w:val="21"/>
        </w:rPr>
        <w:t>&gt;</w:t>
      </w:r>
      <w:r w:rsidRPr="00B6635B">
        <w:rPr>
          <w:rFonts w:ascii="Courier" w:hAnsi="Courier" w:hint="eastAsia"/>
          <w:sz w:val="21"/>
          <w:szCs w:val="21"/>
        </w:rPr>
        <w:t>开票人</w:t>
      </w:r>
      <w:r w:rsidRPr="00B6635B">
        <w:rPr>
          <w:rFonts w:ascii="Courier" w:hAnsi="Courier"/>
          <w:sz w:val="21"/>
          <w:szCs w:val="21"/>
        </w:rPr>
        <w:t>&lt;/</w:t>
      </w:r>
      <w:r w:rsidRPr="00B6635B">
        <w:rPr>
          <w:rFonts w:ascii="Courier" w:hAnsi="Courier" w:hint="eastAsia"/>
          <w:sz w:val="21"/>
          <w:szCs w:val="21"/>
        </w:rPr>
        <w:t>kpr</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yfpdm</w:t>
      </w:r>
      <w:r w:rsidRPr="00B6635B">
        <w:rPr>
          <w:rFonts w:ascii="Courier" w:hAnsi="Courier"/>
          <w:sz w:val="21"/>
          <w:szCs w:val="21"/>
        </w:rPr>
        <w:t>&gt;</w:t>
      </w:r>
      <w:r w:rsidRPr="00B6635B">
        <w:rPr>
          <w:rFonts w:ascii="Courier" w:hAnsi="Courier" w:hint="eastAsia"/>
          <w:sz w:val="21"/>
          <w:szCs w:val="21"/>
        </w:rPr>
        <w:t>原发票代码</w:t>
      </w:r>
      <w:r w:rsidRPr="00B6635B">
        <w:rPr>
          <w:rFonts w:ascii="Courier" w:hAnsi="Courier"/>
          <w:sz w:val="21"/>
          <w:szCs w:val="21"/>
        </w:rPr>
        <w:t>&lt;/</w:t>
      </w:r>
      <w:r w:rsidRPr="00B6635B">
        <w:rPr>
          <w:rFonts w:ascii="Courier" w:hAnsi="Courier" w:hint="eastAsia"/>
          <w:sz w:val="21"/>
          <w:szCs w:val="21"/>
        </w:rPr>
        <w:t>yfpdm</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yfphm</w:t>
      </w:r>
      <w:r w:rsidRPr="00B6635B">
        <w:rPr>
          <w:rFonts w:ascii="Courier" w:hAnsi="Courier"/>
          <w:sz w:val="21"/>
          <w:szCs w:val="21"/>
        </w:rPr>
        <w:t>&gt;</w:t>
      </w:r>
      <w:r w:rsidRPr="00B6635B">
        <w:rPr>
          <w:rFonts w:ascii="Courier" w:hAnsi="Courier" w:hint="eastAsia"/>
          <w:sz w:val="21"/>
          <w:szCs w:val="21"/>
        </w:rPr>
        <w:t>原发票号码</w:t>
      </w:r>
      <w:r w:rsidRPr="00B6635B">
        <w:rPr>
          <w:rFonts w:ascii="Courier" w:hAnsi="Courier"/>
          <w:sz w:val="21"/>
          <w:szCs w:val="21"/>
        </w:rPr>
        <w:t>&lt;/</w:t>
      </w:r>
      <w:r w:rsidRPr="00B6635B">
        <w:rPr>
          <w:rFonts w:ascii="Courier" w:hAnsi="Courier" w:hint="eastAsia"/>
          <w:sz w:val="21"/>
          <w:szCs w:val="21"/>
        </w:rPr>
        <w:t>yfphm</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zfrq</w:t>
      </w:r>
      <w:r w:rsidRPr="00B6635B">
        <w:rPr>
          <w:rFonts w:ascii="Courier" w:hAnsi="Courier"/>
          <w:sz w:val="21"/>
          <w:szCs w:val="21"/>
        </w:rPr>
        <w:t>&gt;</w:t>
      </w:r>
      <w:r w:rsidRPr="00B6635B">
        <w:rPr>
          <w:rFonts w:ascii="Courier" w:hAnsi="Courier" w:hint="eastAsia"/>
          <w:sz w:val="21"/>
          <w:szCs w:val="21"/>
        </w:rPr>
        <w:t>作废日期</w:t>
      </w:r>
      <w:r w:rsidRPr="00B6635B">
        <w:rPr>
          <w:rFonts w:ascii="Courier" w:hAnsi="Courier"/>
          <w:sz w:val="21"/>
          <w:szCs w:val="21"/>
        </w:rPr>
        <w:t>&lt;/</w:t>
      </w:r>
      <w:r w:rsidRPr="00B6635B">
        <w:rPr>
          <w:rFonts w:ascii="Courier" w:hAnsi="Courier" w:hint="eastAsia"/>
          <w:sz w:val="21"/>
          <w:szCs w:val="21"/>
        </w:rPr>
        <w:t>zfrq</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zfr</w:t>
      </w:r>
      <w:r w:rsidRPr="00B6635B">
        <w:rPr>
          <w:rFonts w:ascii="Courier" w:hAnsi="Courier"/>
          <w:sz w:val="21"/>
          <w:szCs w:val="21"/>
        </w:rPr>
        <w:t>&gt;</w:t>
      </w:r>
      <w:r w:rsidRPr="00B6635B">
        <w:rPr>
          <w:rFonts w:ascii="Courier" w:hAnsi="Courier" w:hint="eastAsia"/>
          <w:sz w:val="21"/>
          <w:szCs w:val="21"/>
        </w:rPr>
        <w:t>作废人</w:t>
      </w:r>
      <w:r w:rsidRPr="00B6635B">
        <w:rPr>
          <w:rFonts w:ascii="Courier" w:hAnsi="Courier"/>
          <w:sz w:val="21"/>
          <w:szCs w:val="21"/>
        </w:rPr>
        <w:t>&lt;/</w:t>
      </w:r>
      <w:r w:rsidRPr="00B6635B">
        <w:rPr>
          <w:rFonts w:ascii="Courier" w:hAnsi="Courier" w:hint="eastAsia"/>
          <w:sz w:val="21"/>
          <w:szCs w:val="21"/>
        </w:rPr>
        <w:t>zfr</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qmcs</w:t>
      </w:r>
      <w:r w:rsidRPr="00B6635B">
        <w:rPr>
          <w:rFonts w:ascii="Courier" w:hAnsi="Courier"/>
          <w:sz w:val="21"/>
          <w:szCs w:val="21"/>
        </w:rPr>
        <w:t>&gt;</w:t>
      </w:r>
      <w:r w:rsidRPr="00B6635B">
        <w:rPr>
          <w:rFonts w:ascii="Courier" w:hAnsi="Courier" w:hint="eastAsia"/>
          <w:sz w:val="21"/>
          <w:szCs w:val="21"/>
        </w:rPr>
        <w:t>签名参数</w:t>
      </w:r>
      <w:r w:rsidRPr="00B6635B">
        <w:rPr>
          <w:rFonts w:ascii="Courier" w:hAnsi="Courier"/>
          <w:sz w:val="21"/>
          <w:szCs w:val="21"/>
        </w:rPr>
        <w:t>&lt;/</w:t>
      </w:r>
      <w:r w:rsidRPr="00B6635B">
        <w:rPr>
          <w:rFonts w:ascii="Courier" w:hAnsi="Courier" w:hint="eastAsia"/>
          <w:sz w:val="21"/>
          <w:szCs w:val="21"/>
        </w:rPr>
        <w:t>qmcs</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qmz</w:t>
      </w:r>
      <w:r w:rsidRPr="00B6635B">
        <w:rPr>
          <w:rFonts w:ascii="Courier" w:hAnsi="Courier"/>
          <w:sz w:val="21"/>
          <w:szCs w:val="21"/>
        </w:rPr>
        <w:t>&gt;</w:t>
      </w:r>
      <w:proofErr w:type="gramStart"/>
      <w:r w:rsidRPr="00B6635B">
        <w:rPr>
          <w:rFonts w:ascii="Courier" w:hAnsi="Courier" w:hint="eastAsia"/>
          <w:sz w:val="21"/>
          <w:szCs w:val="21"/>
        </w:rPr>
        <w:t>签名值</w:t>
      </w:r>
      <w:proofErr w:type="gramEnd"/>
      <w:r w:rsidRPr="00B6635B">
        <w:rPr>
          <w:rFonts w:ascii="Courier" w:hAnsi="Courier"/>
          <w:sz w:val="21"/>
          <w:szCs w:val="21"/>
        </w:rPr>
        <w:t>&lt;/</w:t>
      </w:r>
      <w:r w:rsidRPr="00B6635B">
        <w:rPr>
          <w:rFonts w:ascii="Courier" w:hAnsi="Courier" w:hint="eastAsia"/>
          <w:sz w:val="21"/>
          <w:szCs w:val="21"/>
        </w:rPr>
        <w:t>qmz</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sz w:val="21"/>
          <w:szCs w:val="21"/>
        </w:rPr>
        <w:t>&lt;</w:t>
      </w:r>
      <w:r w:rsidRPr="00B6635B">
        <w:rPr>
          <w:rFonts w:ascii="Courier" w:hAnsi="Courier" w:hint="eastAsia"/>
          <w:sz w:val="21"/>
          <w:szCs w:val="21"/>
        </w:rPr>
        <w:t>ykfsje</w:t>
      </w:r>
      <w:r w:rsidRPr="00B6635B">
        <w:rPr>
          <w:rFonts w:ascii="Courier" w:hAnsi="Courier"/>
          <w:sz w:val="21"/>
          <w:szCs w:val="21"/>
        </w:rPr>
        <w:t>&gt;</w:t>
      </w:r>
      <w:r w:rsidRPr="00B6635B">
        <w:rPr>
          <w:rFonts w:ascii="Courier" w:hAnsi="Courier" w:hint="eastAsia"/>
          <w:sz w:val="21"/>
          <w:szCs w:val="21"/>
        </w:rPr>
        <w:t>已开负数金额</w:t>
      </w:r>
      <w:r w:rsidRPr="00B6635B">
        <w:rPr>
          <w:rFonts w:ascii="Courier" w:hAnsi="Courier"/>
          <w:sz w:val="21"/>
          <w:szCs w:val="21"/>
        </w:rPr>
        <w:t>&lt;/</w:t>
      </w:r>
      <w:r w:rsidRPr="00B6635B">
        <w:rPr>
          <w:rFonts w:ascii="Courier" w:hAnsi="Courier" w:hint="eastAsia"/>
          <w:sz w:val="21"/>
          <w:szCs w:val="21"/>
        </w:rPr>
        <w:t>ykfsje</w:t>
      </w:r>
      <w:r w:rsidRPr="00B6635B">
        <w:rPr>
          <w:rFonts w:ascii="Courier" w:hAnsi="Courier"/>
          <w:sz w:val="21"/>
          <w:szCs w:val="21"/>
        </w:rPr>
        <w:t>&gt;</w:t>
      </w:r>
    </w:p>
    <w:p w:rsidR="00E4443D" w:rsidRPr="00B6635B" w:rsidRDefault="00E4443D" w:rsidP="00E4443D">
      <w:pPr>
        <w:pStyle w:val="ab"/>
        <w:spacing w:line="240" w:lineRule="auto"/>
        <w:ind w:firstLineChars="550" w:firstLine="1155"/>
        <w:rPr>
          <w:rFonts w:ascii="Courier" w:hAnsi="Courier"/>
          <w:sz w:val="21"/>
          <w:szCs w:val="21"/>
        </w:rPr>
      </w:pPr>
      <w:r w:rsidRPr="00B6635B">
        <w:rPr>
          <w:rFonts w:ascii="Courier" w:hAnsi="Courier" w:hint="eastAsia"/>
          <w:sz w:val="21"/>
          <w:szCs w:val="21"/>
        </w:rPr>
        <w:t>&lt;yqjg&gt;</w:t>
      </w:r>
      <w:r w:rsidRPr="00B6635B">
        <w:rPr>
          <w:rFonts w:ascii="Courier" w:hAnsi="Courier" w:hint="eastAsia"/>
          <w:sz w:val="21"/>
          <w:szCs w:val="21"/>
        </w:rPr>
        <w:t>验</w:t>
      </w:r>
      <w:proofErr w:type="gramStart"/>
      <w:r w:rsidRPr="00B6635B">
        <w:rPr>
          <w:rFonts w:ascii="Courier" w:hAnsi="Courier" w:hint="eastAsia"/>
          <w:sz w:val="21"/>
          <w:szCs w:val="21"/>
        </w:rPr>
        <w:t>签结果</w:t>
      </w:r>
      <w:proofErr w:type="gramEnd"/>
      <w:r w:rsidRPr="00B6635B">
        <w:rPr>
          <w:rFonts w:ascii="Courier" w:hAnsi="Courier" w:hint="eastAsia"/>
          <w:sz w:val="21"/>
          <w:szCs w:val="21"/>
        </w:rPr>
        <w:t>&lt;/yqjg&gt;</w:t>
      </w:r>
    </w:p>
    <w:p w:rsidR="00E4443D" w:rsidRPr="00B6635B" w:rsidRDefault="00E4443D" w:rsidP="00E4443D">
      <w:pPr>
        <w:pStyle w:val="ab"/>
        <w:spacing w:line="240" w:lineRule="auto"/>
        <w:ind w:firstLineChars="450" w:firstLine="945"/>
        <w:rPr>
          <w:rFonts w:ascii="Courier" w:hAnsi="Courier"/>
          <w:sz w:val="21"/>
          <w:szCs w:val="21"/>
        </w:rPr>
      </w:pPr>
      <w:r w:rsidRPr="00B6635B">
        <w:rPr>
          <w:rFonts w:ascii="Courier" w:hAnsi="Courier" w:hint="eastAsia"/>
          <w:sz w:val="21"/>
          <w:szCs w:val="21"/>
        </w:rPr>
        <w:t>&lt;/group&gt;</w:t>
      </w:r>
    </w:p>
    <w:p w:rsidR="00E4443D" w:rsidRPr="00B6635B" w:rsidRDefault="00E4443D" w:rsidP="00E4443D">
      <w:pPr>
        <w:pStyle w:val="ab"/>
        <w:spacing w:line="240" w:lineRule="auto"/>
        <w:ind w:firstLineChars="350" w:firstLine="735"/>
        <w:rPr>
          <w:rFonts w:ascii="Courier" w:hAnsi="Courier"/>
          <w:sz w:val="21"/>
          <w:szCs w:val="21"/>
        </w:rPr>
      </w:pPr>
      <w:r w:rsidRPr="00B6635B">
        <w:rPr>
          <w:rFonts w:ascii="Courier" w:hAnsi="Courier" w:hint="eastAsia"/>
          <w:sz w:val="21"/>
          <w:szCs w:val="21"/>
        </w:rPr>
        <w:t>&lt;/kpxx&gt;</w:t>
      </w:r>
    </w:p>
    <w:p w:rsidR="00E4443D" w:rsidRPr="00B6635B" w:rsidRDefault="00E4443D" w:rsidP="00E4443D">
      <w:pPr>
        <w:pStyle w:val="ab"/>
        <w:pBdr>
          <w:top w:val="single" w:sz="4" w:space="0" w:color="E6E6E6"/>
        </w:pBdr>
        <w:spacing w:line="200" w:lineRule="atLeast"/>
        <w:ind w:leftChars="54" w:firstLineChars="200"/>
        <w:rPr>
          <w:rFonts w:ascii="Courier" w:hAnsi="Courier"/>
          <w:sz w:val="21"/>
          <w:szCs w:val="21"/>
        </w:rPr>
      </w:pPr>
      <w:r w:rsidRPr="00B6635B">
        <w:rPr>
          <w:rFonts w:ascii="Courier" w:hAnsi="Courier" w:hint="eastAsia"/>
          <w:sz w:val="21"/>
          <w:szCs w:val="21"/>
        </w:rPr>
        <w:t>&lt;/returndata&gt;</w:t>
      </w:r>
    </w:p>
    <w:p w:rsidR="00E4443D" w:rsidRPr="00B6635B" w:rsidRDefault="00E4443D" w:rsidP="00E4443D">
      <w:pPr>
        <w:pStyle w:val="ab"/>
        <w:spacing w:line="240" w:lineRule="auto"/>
        <w:ind w:firstLineChars="150" w:firstLine="315"/>
        <w:rPr>
          <w:rFonts w:ascii="Courier" w:hAnsi="Courier"/>
          <w:sz w:val="21"/>
          <w:szCs w:val="21"/>
        </w:rPr>
      </w:pPr>
      <w:r w:rsidRPr="00B6635B">
        <w:rPr>
          <w:rFonts w:ascii="Courier" w:hAnsi="Courier"/>
          <w:sz w:val="21"/>
          <w:szCs w:val="21"/>
        </w:rPr>
        <w:t>&lt;/body&gt;</w:t>
      </w:r>
    </w:p>
    <w:p w:rsidR="00E4443D" w:rsidRPr="00B6635B" w:rsidRDefault="00E4443D" w:rsidP="00E4443D">
      <w:pPr>
        <w:pStyle w:val="ab"/>
        <w:spacing w:line="240" w:lineRule="auto"/>
        <w:ind w:firstLineChars="150" w:firstLine="315"/>
        <w:rPr>
          <w:rFonts w:ascii="Courier" w:hAnsi="Courier"/>
          <w:sz w:val="21"/>
          <w:szCs w:val="21"/>
        </w:rPr>
      </w:pPr>
      <w:r w:rsidRPr="00B6635B">
        <w:rPr>
          <w:rFonts w:ascii="Courier" w:hAnsi="Courier"/>
          <w:sz w:val="21"/>
          <w:szCs w:val="21"/>
        </w:rPr>
        <w:t>&lt;/business&gt;</w:t>
      </w:r>
    </w:p>
    <w:p w:rsidR="00E4443D" w:rsidRPr="00B6635B" w:rsidRDefault="00E4443D" w:rsidP="00E4443D">
      <w:pPr>
        <w:spacing w:line="360" w:lineRule="auto"/>
        <w:rPr>
          <w:b/>
          <w:szCs w:val="21"/>
        </w:rPr>
      </w:pPr>
      <w:r w:rsidRPr="00B6635B">
        <w:rPr>
          <w:rFonts w:hint="eastAsia"/>
          <w:b/>
          <w:szCs w:val="21"/>
        </w:rPr>
        <w:t>参数说明</w:t>
      </w:r>
      <w:r w:rsidRPr="00B6635B">
        <w:rPr>
          <w:rFonts w:hint="eastAsia"/>
          <w:b/>
          <w:szCs w:val="21"/>
        </w:rPr>
        <w:t>:</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418"/>
        <w:gridCol w:w="1984"/>
        <w:gridCol w:w="851"/>
        <w:gridCol w:w="850"/>
        <w:gridCol w:w="4395"/>
      </w:tblGrid>
      <w:tr w:rsidR="00E4443D" w:rsidRPr="00B6635B" w:rsidTr="006E4F63">
        <w:trPr>
          <w:trHeight w:val="454"/>
        </w:trPr>
        <w:tc>
          <w:tcPr>
            <w:tcW w:w="675" w:type="dxa"/>
            <w:shd w:val="clear" w:color="auto" w:fill="D9D9D9"/>
            <w:vAlign w:val="center"/>
          </w:tcPr>
          <w:p w:rsidR="00E4443D" w:rsidRPr="00B6635B" w:rsidRDefault="00E4443D" w:rsidP="003D2A86">
            <w:pPr>
              <w:jc w:val="center"/>
              <w:rPr>
                <w:rFonts w:ascii="宋体" w:hAnsi="宋体"/>
                <w:szCs w:val="21"/>
              </w:rPr>
            </w:pPr>
            <w:r w:rsidRPr="00B6635B">
              <w:rPr>
                <w:rFonts w:ascii="宋体" w:hAnsi="宋体"/>
                <w:szCs w:val="21"/>
              </w:rPr>
              <w:t>索引</w:t>
            </w:r>
          </w:p>
        </w:tc>
        <w:tc>
          <w:tcPr>
            <w:tcW w:w="1418" w:type="dxa"/>
            <w:shd w:val="clear" w:color="auto" w:fill="D9D9D9"/>
            <w:vAlign w:val="center"/>
          </w:tcPr>
          <w:p w:rsidR="00E4443D" w:rsidRPr="00B6635B" w:rsidRDefault="00E4443D" w:rsidP="003D2A86">
            <w:pPr>
              <w:rPr>
                <w:rFonts w:ascii="宋体" w:hAnsi="宋体"/>
                <w:szCs w:val="21"/>
              </w:rPr>
            </w:pPr>
            <w:r w:rsidRPr="00B6635B">
              <w:rPr>
                <w:rFonts w:ascii="宋体" w:hAnsi="宋体"/>
                <w:szCs w:val="21"/>
              </w:rPr>
              <w:t>ID</w:t>
            </w:r>
          </w:p>
        </w:tc>
        <w:tc>
          <w:tcPr>
            <w:tcW w:w="1984" w:type="dxa"/>
            <w:shd w:val="clear" w:color="auto" w:fill="D9D9D9"/>
            <w:vAlign w:val="center"/>
          </w:tcPr>
          <w:p w:rsidR="00E4443D" w:rsidRPr="00B6635B" w:rsidRDefault="00E4443D" w:rsidP="003D2A86">
            <w:pPr>
              <w:rPr>
                <w:rFonts w:ascii="宋体" w:hAnsi="宋体"/>
                <w:szCs w:val="21"/>
              </w:rPr>
            </w:pPr>
            <w:r w:rsidRPr="00B6635B">
              <w:rPr>
                <w:rFonts w:ascii="宋体" w:hAnsi="宋体"/>
                <w:szCs w:val="21"/>
              </w:rPr>
              <w:t>名称</w:t>
            </w:r>
          </w:p>
        </w:tc>
        <w:tc>
          <w:tcPr>
            <w:tcW w:w="851" w:type="dxa"/>
            <w:shd w:val="clear" w:color="auto" w:fill="D9D9D9"/>
            <w:vAlign w:val="center"/>
          </w:tcPr>
          <w:p w:rsidR="00E4443D" w:rsidRPr="00B6635B" w:rsidRDefault="00E4443D" w:rsidP="003D2A86">
            <w:pPr>
              <w:rPr>
                <w:rFonts w:ascii="宋体" w:hAnsi="宋体"/>
                <w:szCs w:val="21"/>
              </w:rPr>
            </w:pPr>
            <w:r w:rsidRPr="00B6635B">
              <w:rPr>
                <w:rFonts w:ascii="宋体" w:hAnsi="宋体"/>
                <w:szCs w:val="21"/>
              </w:rPr>
              <w:t>长度</w:t>
            </w:r>
          </w:p>
        </w:tc>
        <w:tc>
          <w:tcPr>
            <w:tcW w:w="850" w:type="dxa"/>
            <w:shd w:val="clear" w:color="auto" w:fill="D9D9D9"/>
            <w:vAlign w:val="center"/>
          </w:tcPr>
          <w:p w:rsidR="00E4443D" w:rsidRPr="00B6635B" w:rsidRDefault="00E4443D" w:rsidP="003D2A86">
            <w:pPr>
              <w:rPr>
                <w:rFonts w:ascii="宋体" w:hAnsi="宋体"/>
                <w:szCs w:val="21"/>
              </w:rPr>
            </w:pPr>
            <w:r w:rsidRPr="00B6635B">
              <w:rPr>
                <w:rFonts w:ascii="宋体" w:hAnsi="宋体"/>
                <w:szCs w:val="21"/>
              </w:rPr>
              <w:t>必须</w:t>
            </w:r>
          </w:p>
        </w:tc>
        <w:tc>
          <w:tcPr>
            <w:tcW w:w="4395" w:type="dxa"/>
            <w:shd w:val="clear" w:color="auto" w:fill="D9D9D9"/>
            <w:vAlign w:val="center"/>
          </w:tcPr>
          <w:p w:rsidR="00E4443D" w:rsidRPr="00B6635B" w:rsidRDefault="00E4443D" w:rsidP="003D2A86">
            <w:pPr>
              <w:rPr>
                <w:rFonts w:ascii="宋体" w:hAnsi="宋体"/>
                <w:szCs w:val="21"/>
              </w:rPr>
            </w:pPr>
            <w:r w:rsidRPr="00B6635B">
              <w:rPr>
                <w:rFonts w:ascii="宋体" w:hAnsi="宋体"/>
                <w:szCs w:val="21"/>
              </w:rPr>
              <w:t>说明</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Courier" w:hAnsi="Courier"/>
                <w:szCs w:val="21"/>
              </w:rPr>
            </w:pPr>
            <w:r w:rsidRPr="00B6635B">
              <w:rPr>
                <w:rFonts w:ascii="Courier" w:hAnsi="Courier" w:hint="eastAsia"/>
                <w:szCs w:val="21"/>
              </w:rPr>
              <w:t>id</w:t>
            </w:r>
          </w:p>
        </w:tc>
        <w:tc>
          <w:tcPr>
            <w:tcW w:w="1984" w:type="dxa"/>
          </w:tcPr>
          <w:p w:rsidR="00E4443D" w:rsidRPr="00B6635B" w:rsidRDefault="00E4443D" w:rsidP="003D2A86">
            <w:pPr>
              <w:rPr>
                <w:rFonts w:ascii="Courier" w:hAnsi="Courier"/>
                <w:szCs w:val="21"/>
              </w:rPr>
            </w:pPr>
            <w:r w:rsidRPr="00B6635B">
              <w:rPr>
                <w:rFonts w:ascii="Courier" w:hAnsi="Courier" w:hint="eastAsia"/>
                <w:szCs w:val="21"/>
              </w:rPr>
              <w:t>交易编号</w:t>
            </w:r>
          </w:p>
        </w:tc>
        <w:tc>
          <w:tcPr>
            <w:tcW w:w="851" w:type="dxa"/>
          </w:tcPr>
          <w:p w:rsidR="00E4443D" w:rsidRPr="00B6635B" w:rsidRDefault="00E4443D" w:rsidP="003D2A86">
            <w:pPr>
              <w:rPr>
                <w:rFonts w:ascii="Courier" w:hAnsi="Courier"/>
                <w:szCs w:val="21"/>
              </w:rPr>
            </w:pPr>
            <w:r w:rsidRPr="00B6635B">
              <w:rPr>
                <w:rFonts w:ascii="Courier" w:hAnsi="Courier" w:hint="eastAsia"/>
                <w:szCs w:val="21"/>
              </w:rPr>
              <w:t>5</w:t>
            </w:r>
          </w:p>
        </w:tc>
        <w:tc>
          <w:tcPr>
            <w:tcW w:w="850" w:type="dxa"/>
          </w:tcPr>
          <w:p w:rsidR="00E4443D" w:rsidRPr="00B6635B" w:rsidRDefault="00E4443D" w:rsidP="003D2A86">
            <w:pPr>
              <w:rPr>
                <w:rFonts w:ascii="Courier" w:hAnsi="Courier"/>
                <w:szCs w:val="21"/>
              </w:rPr>
            </w:pPr>
            <w:r w:rsidRPr="00B6635B">
              <w:rPr>
                <w:rFonts w:ascii="Courier" w:hAnsi="Courier" w:hint="eastAsia"/>
                <w:szCs w:val="21"/>
              </w:rPr>
              <w:t>是</w:t>
            </w:r>
          </w:p>
        </w:tc>
        <w:tc>
          <w:tcPr>
            <w:tcW w:w="4395" w:type="dxa"/>
          </w:tcPr>
          <w:p w:rsidR="00E4443D" w:rsidRPr="00B6635B" w:rsidRDefault="00E4443D" w:rsidP="003D2A86">
            <w:pPr>
              <w:rPr>
                <w:rFonts w:ascii="Courier" w:hAnsi="Courier"/>
                <w:szCs w:val="21"/>
              </w:rPr>
            </w:pPr>
            <w:r w:rsidRPr="00B6635B">
              <w:rPr>
                <w:rFonts w:ascii="Courier" w:hAnsi="Courier" w:hint="eastAsia"/>
                <w:szCs w:val="21"/>
              </w:rPr>
              <w:t>10010</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Courier" w:hAnsi="Courier"/>
                <w:szCs w:val="21"/>
              </w:rPr>
            </w:pPr>
            <w:r w:rsidRPr="00B6635B">
              <w:rPr>
                <w:rFonts w:ascii="Courier" w:hAnsi="Courier" w:hint="eastAsia"/>
                <w:szCs w:val="21"/>
              </w:rPr>
              <w:t>comment</w:t>
            </w:r>
          </w:p>
        </w:tc>
        <w:tc>
          <w:tcPr>
            <w:tcW w:w="1984" w:type="dxa"/>
          </w:tcPr>
          <w:p w:rsidR="00E4443D" w:rsidRPr="00B6635B" w:rsidRDefault="00E4443D" w:rsidP="003D2A86">
            <w:pPr>
              <w:rPr>
                <w:rFonts w:ascii="Courier" w:hAnsi="Courier"/>
                <w:szCs w:val="21"/>
              </w:rPr>
            </w:pPr>
            <w:r w:rsidRPr="00B6635B">
              <w:rPr>
                <w:rFonts w:ascii="Courier" w:hAnsi="Courier" w:hint="eastAsia"/>
                <w:szCs w:val="21"/>
              </w:rPr>
              <w:t>交易描述</w:t>
            </w:r>
          </w:p>
        </w:tc>
        <w:tc>
          <w:tcPr>
            <w:tcW w:w="851" w:type="dxa"/>
          </w:tcPr>
          <w:p w:rsidR="00E4443D" w:rsidRPr="00B6635B" w:rsidRDefault="00E4443D" w:rsidP="003D2A86">
            <w:pPr>
              <w:rPr>
                <w:rFonts w:ascii="Courier" w:hAnsi="Courier"/>
                <w:szCs w:val="21"/>
              </w:rPr>
            </w:pPr>
            <w:r w:rsidRPr="00B6635B">
              <w:rPr>
                <w:rFonts w:ascii="Courier" w:hAnsi="Courier" w:hint="eastAsia"/>
                <w:szCs w:val="21"/>
              </w:rPr>
              <w:t>8</w:t>
            </w:r>
          </w:p>
        </w:tc>
        <w:tc>
          <w:tcPr>
            <w:tcW w:w="850" w:type="dxa"/>
          </w:tcPr>
          <w:p w:rsidR="00E4443D" w:rsidRPr="00B6635B" w:rsidRDefault="00E4443D" w:rsidP="003D2A86">
            <w:pPr>
              <w:rPr>
                <w:rFonts w:ascii="Courier" w:hAnsi="Courier"/>
                <w:szCs w:val="21"/>
              </w:rPr>
            </w:pPr>
            <w:r w:rsidRPr="00B6635B">
              <w:rPr>
                <w:rFonts w:ascii="Courier" w:hAnsi="Courier" w:hint="eastAsia"/>
                <w:szCs w:val="21"/>
              </w:rPr>
              <w:t>是</w:t>
            </w:r>
          </w:p>
        </w:tc>
        <w:tc>
          <w:tcPr>
            <w:tcW w:w="4395" w:type="dxa"/>
          </w:tcPr>
          <w:p w:rsidR="00E4443D" w:rsidRPr="00B6635B" w:rsidRDefault="00E4443D" w:rsidP="003D2A86">
            <w:pPr>
              <w:rPr>
                <w:rFonts w:ascii="Courier" w:hAnsi="Courier"/>
                <w:szCs w:val="21"/>
              </w:rPr>
            </w:pPr>
            <w:r w:rsidRPr="00B6635B">
              <w:rPr>
                <w:rFonts w:ascii="Courier" w:hAnsi="Courier" w:hint="eastAsia"/>
                <w:szCs w:val="21"/>
              </w:rPr>
              <w:t>发票查询</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Courier" w:hAnsi="Courier"/>
                <w:szCs w:val="21"/>
              </w:rPr>
            </w:pPr>
            <w:r w:rsidRPr="00B6635B">
              <w:rPr>
                <w:rFonts w:ascii="Courier" w:hAnsi="Courier" w:hint="eastAsia"/>
                <w:szCs w:val="21"/>
              </w:rPr>
              <w:t>yylxdm</w:t>
            </w:r>
          </w:p>
        </w:tc>
        <w:tc>
          <w:tcPr>
            <w:tcW w:w="1984" w:type="dxa"/>
          </w:tcPr>
          <w:p w:rsidR="00E4443D" w:rsidRPr="00B6635B" w:rsidRDefault="00E4443D" w:rsidP="003D2A86">
            <w:pPr>
              <w:rPr>
                <w:rFonts w:ascii="Courier" w:hAnsi="Courier"/>
                <w:szCs w:val="21"/>
              </w:rPr>
            </w:pPr>
            <w:r w:rsidRPr="00B6635B">
              <w:rPr>
                <w:rFonts w:ascii="Courier" w:hAnsi="Courier" w:hint="eastAsia"/>
                <w:szCs w:val="21"/>
              </w:rPr>
              <w:t>应用类型代码</w:t>
            </w:r>
          </w:p>
        </w:tc>
        <w:tc>
          <w:tcPr>
            <w:tcW w:w="851" w:type="dxa"/>
          </w:tcPr>
          <w:p w:rsidR="00E4443D" w:rsidRPr="00B6635B" w:rsidRDefault="00E4443D" w:rsidP="003D2A86">
            <w:pPr>
              <w:rPr>
                <w:rFonts w:ascii="Courier" w:hAnsi="Courier"/>
                <w:szCs w:val="21"/>
              </w:rPr>
            </w:pPr>
            <w:r w:rsidRPr="00B6635B">
              <w:rPr>
                <w:rFonts w:ascii="Courier" w:hAnsi="Courier" w:hint="eastAsia"/>
                <w:szCs w:val="21"/>
              </w:rPr>
              <w:t>1</w:t>
            </w:r>
          </w:p>
        </w:tc>
        <w:tc>
          <w:tcPr>
            <w:tcW w:w="850" w:type="dxa"/>
          </w:tcPr>
          <w:p w:rsidR="00E4443D" w:rsidRPr="00B6635B" w:rsidRDefault="00E4443D" w:rsidP="003D2A86">
            <w:pPr>
              <w:rPr>
                <w:rFonts w:ascii="Courier" w:hAnsi="Courier"/>
                <w:szCs w:val="21"/>
              </w:rPr>
            </w:pPr>
            <w:r w:rsidRPr="00B6635B">
              <w:rPr>
                <w:rFonts w:ascii="Courier" w:hAnsi="Courier" w:hint="eastAsia"/>
                <w:szCs w:val="21"/>
              </w:rPr>
              <w:t>是</w:t>
            </w:r>
          </w:p>
        </w:tc>
        <w:tc>
          <w:tcPr>
            <w:tcW w:w="4395" w:type="dxa"/>
          </w:tcPr>
          <w:p w:rsidR="00E4443D" w:rsidRPr="00B6635B" w:rsidRDefault="00E4443D" w:rsidP="003D2A86">
            <w:pPr>
              <w:rPr>
                <w:rFonts w:ascii="Courier" w:hAnsi="Courier"/>
                <w:szCs w:val="21"/>
              </w:rPr>
            </w:pPr>
            <w:r w:rsidRPr="00B6635B">
              <w:rPr>
                <w:rFonts w:ascii="Courier" w:hAnsi="Courier" w:hint="eastAsia"/>
                <w:szCs w:val="21"/>
              </w:rPr>
              <w:t>1</w:t>
            </w:r>
            <w:r w:rsidRPr="00B6635B">
              <w:rPr>
                <w:rFonts w:ascii="Courier" w:hAnsi="Courier" w:hint="eastAsia"/>
                <w:szCs w:val="21"/>
              </w:rPr>
              <w:t>：国税应用</w:t>
            </w:r>
            <w:r w:rsidRPr="00B6635B">
              <w:rPr>
                <w:rFonts w:ascii="Courier" w:hAnsi="Courier" w:hint="eastAsia"/>
                <w:szCs w:val="21"/>
              </w:rPr>
              <w:t xml:space="preserve"> 2</w:t>
            </w:r>
            <w:r w:rsidRPr="00B6635B">
              <w:rPr>
                <w:rFonts w:ascii="Courier" w:hAnsi="Courier" w:hint="eastAsia"/>
                <w:szCs w:val="21"/>
              </w:rPr>
              <w:t>：地税应用</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Courier" w:hAnsi="Courier"/>
                <w:szCs w:val="21"/>
              </w:rPr>
            </w:pPr>
            <w:r w:rsidRPr="00B6635B">
              <w:rPr>
                <w:rFonts w:ascii="Courier" w:hAnsi="Courier"/>
                <w:szCs w:val="21"/>
              </w:rPr>
              <w:t>returncode</w:t>
            </w:r>
          </w:p>
        </w:tc>
        <w:tc>
          <w:tcPr>
            <w:tcW w:w="1984" w:type="dxa"/>
          </w:tcPr>
          <w:p w:rsidR="00E4443D" w:rsidRPr="00B6635B" w:rsidRDefault="00E4443D" w:rsidP="003D2A86">
            <w:pPr>
              <w:rPr>
                <w:rFonts w:ascii="Courier" w:hAnsi="Courier"/>
                <w:szCs w:val="21"/>
              </w:rPr>
            </w:pPr>
            <w:r w:rsidRPr="00B6635B">
              <w:rPr>
                <w:rFonts w:ascii="Courier" w:hAnsi="Courier" w:hint="eastAsia"/>
                <w:szCs w:val="21"/>
              </w:rPr>
              <w:t>返回代码</w:t>
            </w:r>
          </w:p>
        </w:tc>
        <w:tc>
          <w:tcPr>
            <w:tcW w:w="851" w:type="dxa"/>
          </w:tcPr>
          <w:p w:rsidR="00E4443D" w:rsidRPr="00B6635B" w:rsidRDefault="00E4443D" w:rsidP="003D2A86">
            <w:pPr>
              <w:rPr>
                <w:rFonts w:ascii="Courier" w:hAnsi="Courier"/>
                <w:szCs w:val="21"/>
              </w:rPr>
            </w:pPr>
            <w:r w:rsidRPr="00B6635B">
              <w:rPr>
                <w:rFonts w:ascii="Courier" w:hAnsi="Courier" w:hint="eastAsia"/>
                <w:szCs w:val="21"/>
              </w:rPr>
              <w:t>8</w:t>
            </w:r>
          </w:p>
        </w:tc>
        <w:tc>
          <w:tcPr>
            <w:tcW w:w="850" w:type="dxa"/>
          </w:tcPr>
          <w:p w:rsidR="00E4443D" w:rsidRPr="00B6635B" w:rsidRDefault="00E4443D" w:rsidP="003D2A86">
            <w:pPr>
              <w:rPr>
                <w:rFonts w:ascii="Courier" w:hAnsi="Courier"/>
                <w:szCs w:val="21"/>
              </w:rPr>
            </w:pPr>
            <w:r w:rsidRPr="00B6635B">
              <w:rPr>
                <w:rFonts w:ascii="Courier" w:hAnsi="Courier" w:hint="eastAsia"/>
                <w:szCs w:val="21"/>
              </w:rPr>
              <w:t>是</w:t>
            </w:r>
          </w:p>
        </w:tc>
        <w:tc>
          <w:tcPr>
            <w:tcW w:w="4395" w:type="dxa"/>
          </w:tcPr>
          <w:p w:rsidR="00E4443D" w:rsidRPr="00B6635B" w:rsidRDefault="00E4443D" w:rsidP="003D2A86">
            <w:pPr>
              <w:rPr>
                <w:rFonts w:ascii="Courier" w:hAnsi="Courier"/>
                <w:szCs w:val="21"/>
              </w:rPr>
            </w:pPr>
            <w:r w:rsidRPr="00B6635B">
              <w:rPr>
                <w:rFonts w:ascii="Courier" w:hAnsi="Courier" w:hint="eastAsia"/>
                <w:szCs w:val="21"/>
              </w:rPr>
              <w:t>0</w:t>
            </w:r>
            <w:r w:rsidRPr="00B6635B">
              <w:rPr>
                <w:rFonts w:ascii="Courier" w:hAnsi="Courier" w:hint="eastAsia"/>
                <w:szCs w:val="21"/>
              </w:rPr>
              <w:t>成功，其它失败</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Courier" w:hAnsi="Courier"/>
                <w:szCs w:val="21"/>
              </w:rPr>
            </w:pPr>
            <w:r w:rsidRPr="00B6635B">
              <w:rPr>
                <w:rFonts w:ascii="Courier" w:hAnsi="Courier" w:hint="eastAsia"/>
                <w:szCs w:val="21"/>
              </w:rPr>
              <w:t>returnmsg</w:t>
            </w:r>
          </w:p>
        </w:tc>
        <w:tc>
          <w:tcPr>
            <w:tcW w:w="1984" w:type="dxa"/>
          </w:tcPr>
          <w:p w:rsidR="00E4443D" w:rsidRPr="00B6635B" w:rsidRDefault="00E4443D" w:rsidP="003D2A86">
            <w:pPr>
              <w:rPr>
                <w:rFonts w:ascii="Courier" w:hAnsi="Courier"/>
                <w:szCs w:val="21"/>
              </w:rPr>
            </w:pPr>
            <w:r w:rsidRPr="00B6635B">
              <w:rPr>
                <w:rFonts w:ascii="Courier" w:hAnsi="Courier" w:hint="eastAsia"/>
                <w:szCs w:val="21"/>
              </w:rPr>
              <w:t>返回信息</w:t>
            </w:r>
          </w:p>
        </w:tc>
        <w:tc>
          <w:tcPr>
            <w:tcW w:w="851" w:type="dxa"/>
          </w:tcPr>
          <w:p w:rsidR="00E4443D" w:rsidRPr="00B6635B" w:rsidRDefault="00E4443D" w:rsidP="003D2A86">
            <w:pPr>
              <w:rPr>
                <w:rFonts w:ascii="Courier" w:hAnsi="Courier"/>
                <w:szCs w:val="21"/>
              </w:rPr>
            </w:pPr>
          </w:p>
        </w:tc>
        <w:tc>
          <w:tcPr>
            <w:tcW w:w="850" w:type="dxa"/>
          </w:tcPr>
          <w:p w:rsidR="00E4443D" w:rsidRPr="00B6635B" w:rsidRDefault="00E4443D" w:rsidP="003D2A86">
            <w:pPr>
              <w:rPr>
                <w:rFonts w:ascii="Courier" w:hAnsi="Courier"/>
                <w:szCs w:val="21"/>
              </w:rPr>
            </w:pPr>
            <w:r w:rsidRPr="00B6635B">
              <w:rPr>
                <w:rFonts w:ascii="Courier" w:hAnsi="Courier" w:hint="eastAsia"/>
                <w:szCs w:val="21"/>
              </w:rPr>
              <w:t>是</w:t>
            </w:r>
          </w:p>
        </w:tc>
        <w:tc>
          <w:tcPr>
            <w:tcW w:w="4395" w:type="dxa"/>
          </w:tcPr>
          <w:p w:rsidR="00E4443D" w:rsidRPr="00B6635B" w:rsidRDefault="00E4443D" w:rsidP="003D2A86">
            <w:pPr>
              <w:rPr>
                <w:rFonts w:ascii="Courier" w:hAnsi="Courier"/>
                <w:szCs w:val="21"/>
              </w:rPr>
            </w:pP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Courier" w:hAnsi="Courier"/>
                <w:szCs w:val="21"/>
              </w:rPr>
            </w:pPr>
            <w:r w:rsidRPr="00B6635B">
              <w:rPr>
                <w:rFonts w:ascii="Courier" w:hAnsi="Courier" w:hint="eastAsia"/>
                <w:szCs w:val="21"/>
              </w:rPr>
              <w:t>fpdm</w:t>
            </w:r>
          </w:p>
        </w:tc>
        <w:tc>
          <w:tcPr>
            <w:tcW w:w="1984" w:type="dxa"/>
          </w:tcPr>
          <w:p w:rsidR="00E4443D" w:rsidRPr="00B6635B" w:rsidRDefault="00E4443D" w:rsidP="003D2A86">
            <w:pPr>
              <w:rPr>
                <w:rFonts w:ascii="Courier" w:hAnsi="Courier"/>
                <w:szCs w:val="21"/>
              </w:rPr>
            </w:pPr>
            <w:r w:rsidRPr="00B6635B">
              <w:rPr>
                <w:rFonts w:ascii="Courier" w:hAnsi="Courier" w:hint="eastAsia"/>
                <w:szCs w:val="21"/>
              </w:rPr>
              <w:t>发票代码</w:t>
            </w:r>
          </w:p>
        </w:tc>
        <w:tc>
          <w:tcPr>
            <w:tcW w:w="851" w:type="dxa"/>
          </w:tcPr>
          <w:p w:rsidR="00E4443D" w:rsidRPr="00B6635B" w:rsidRDefault="00E4443D" w:rsidP="003D2A86">
            <w:pPr>
              <w:rPr>
                <w:rFonts w:ascii="Courier" w:hAnsi="Courier"/>
                <w:szCs w:val="21"/>
              </w:rPr>
            </w:pPr>
            <w:r w:rsidRPr="00B6635B">
              <w:rPr>
                <w:rFonts w:ascii="Courier" w:hAnsi="Courier" w:hint="eastAsia"/>
                <w:szCs w:val="21"/>
              </w:rPr>
              <w:t>12</w:t>
            </w:r>
          </w:p>
        </w:tc>
        <w:tc>
          <w:tcPr>
            <w:tcW w:w="850" w:type="dxa"/>
          </w:tcPr>
          <w:p w:rsidR="00E4443D" w:rsidRPr="00B6635B" w:rsidRDefault="00E4443D" w:rsidP="003D2A86">
            <w:pPr>
              <w:rPr>
                <w:rFonts w:ascii="Courier" w:hAnsi="Courier"/>
                <w:szCs w:val="21"/>
              </w:rPr>
            </w:pPr>
            <w:r w:rsidRPr="00B6635B">
              <w:rPr>
                <w:rFonts w:ascii="Courier" w:hAnsi="Courier" w:hint="eastAsia"/>
                <w:szCs w:val="21"/>
              </w:rPr>
              <w:t>是</w:t>
            </w:r>
          </w:p>
        </w:tc>
        <w:tc>
          <w:tcPr>
            <w:tcW w:w="4395" w:type="dxa"/>
          </w:tcPr>
          <w:p w:rsidR="00E4443D" w:rsidRPr="00B6635B" w:rsidRDefault="00E4443D" w:rsidP="003D2A86">
            <w:pPr>
              <w:rPr>
                <w:rFonts w:ascii="Courier" w:hAnsi="Courier"/>
                <w:szCs w:val="21"/>
              </w:rPr>
            </w:pP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Courier" w:hAnsi="Courier"/>
                <w:szCs w:val="21"/>
              </w:rPr>
            </w:pPr>
            <w:r w:rsidRPr="00B6635B">
              <w:rPr>
                <w:rFonts w:ascii="Courier" w:hAnsi="Courier" w:hint="eastAsia"/>
                <w:szCs w:val="21"/>
              </w:rPr>
              <w:t>fphm</w:t>
            </w:r>
          </w:p>
        </w:tc>
        <w:tc>
          <w:tcPr>
            <w:tcW w:w="1984" w:type="dxa"/>
          </w:tcPr>
          <w:p w:rsidR="00E4443D" w:rsidRPr="00B6635B" w:rsidRDefault="00E4443D" w:rsidP="003D2A86">
            <w:pPr>
              <w:rPr>
                <w:rFonts w:ascii="Courier" w:hAnsi="Courier"/>
                <w:szCs w:val="21"/>
              </w:rPr>
            </w:pPr>
            <w:r w:rsidRPr="00B6635B">
              <w:rPr>
                <w:rFonts w:ascii="Courier" w:hAnsi="Courier" w:hint="eastAsia"/>
                <w:szCs w:val="21"/>
              </w:rPr>
              <w:t>发票号码</w:t>
            </w:r>
          </w:p>
        </w:tc>
        <w:tc>
          <w:tcPr>
            <w:tcW w:w="851" w:type="dxa"/>
          </w:tcPr>
          <w:p w:rsidR="00E4443D" w:rsidRPr="00B6635B" w:rsidRDefault="00E4443D" w:rsidP="003D2A86">
            <w:pPr>
              <w:rPr>
                <w:rFonts w:ascii="Courier" w:hAnsi="Courier"/>
                <w:szCs w:val="21"/>
              </w:rPr>
            </w:pPr>
            <w:r w:rsidRPr="00B6635B">
              <w:rPr>
                <w:rFonts w:ascii="Courier" w:hAnsi="Courier" w:hint="eastAsia"/>
                <w:szCs w:val="21"/>
              </w:rPr>
              <w:t>8</w:t>
            </w:r>
          </w:p>
        </w:tc>
        <w:tc>
          <w:tcPr>
            <w:tcW w:w="850" w:type="dxa"/>
          </w:tcPr>
          <w:p w:rsidR="00E4443D" w:rsidRPr="00B6635B" w:rsidRDefault="00E4443D" w:rsidP="003D2A86">
            <w:pPr>
              <w:rPr>
                <w:rFonts w:ascii="Courier" w:hAnsi="Courier"/>
                <w:szCs w:val="21"/>
              </w:rPr>
            </w:pPr>
            <w:r w:rsidRPr="00B6635B">
              <w:rPr>
                <w:rFonts w:ascii="Courier" w:hAnsi="Courier" w:hint="eastAsia"/>
                <w:szCs w:val="21"/>
              </w:rPr>
              <w:t>是</w:t>
            </w:r>
          </w:p>
        </w:tc>
        <w:tc>
          <w:tcPr>
            <w:tcW w:w="4395" w:type="dxa"/>
          </w:tcPr>
          <w:p w:rsidR="00E4443D" w:rsidRPr="00B6635B" w:rsidRDefault="00E4443D" w:rsidP="003D2A86">
            <w:pPr>
              <w:rPr>
                <w:rFonts w:ascii="Courier" w:hAnsi="Courier"/>
                <w:szCs w:val="21"/>
              </w:rPr>
            </w:pP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Courier" w:hAnsi="Courier"/>
                <w:szCs w:val="21"/>
              </w:rPr>
            </w:pPr>
            <w:r w:rsidRPr="00B6635B">
              <w:rPr>
                <w:rFonts w:ascii="Courier" w:hAnsi="Courier" w:hint="eastAsia"/>
                <w:szCs w:val="21"/>
              </w:rPr>
              <w:t>fpzt</w:t>
            </w:r>
          </w:p>
        </w:tc>
        <w:tc>
          <w:tcPr>
            <w:tcW w:w="1984" w:type="dxa"/>
          </w:tcPr>
          <w:p w:rsidR="00E4443D" w:rsidRPr="00B6635B" w:rsidRDefault="00E4443D" w:rsidP="003D2A86">
            <w:pPr>
              <w:rPr>
                <w:rFonts w:ascii="Courier" w:hAnsi="Courier"/>
                <w:szCs w:val="21"/>
              </w:rPr>
            </w:pPr>
            <w:r w:rsidRPr="00B6635B">
              <w:rPr>
                <w:rFonts w:ascii="Courier" w:hAnsi="Courier" w:hint="eastAsia"/>
                <w:szCs w:val="21"/>
              </w:rPr>
              <w:t>发票状态</w:t>
            </w:r>
          </w:p>
        </w:tc>
        <w:tc>
          <w:tcPr>
            <w:tcW w:w="851" w:type="dxa"/>
          </w:tcPr>
          <w:p w:rsidR="00E4443D" w:rsidRPr="00B6635B" w:rsidRDefault="00E4443D" w:rsidP="003D2A86">
            <w:pPr>
              <w:rPr>
                <w:rFonts w:ascii="Courier" w:hAnsi="Courier"/>
                <w:szCs w:val="21"/>
              </w:rPr>
            </w:pPr>
            <w:r w:rsidRPr="00B6635B">
              <w:rPr>
                <w:rFonts w:ascii="Courier" w:hAnsi="Courier" w:hint="eastAsia"/>
                <w:szCs w:val="21"/>
              </w:rPr>
              <w:t>2</w:t>
            </w:r>
          </w:p>
        </w:tc>
        <w:tc>
          <w:tcPr>
            <w:tcW w:w="850" w:type="dxa"/>
          </w:tcPr>
          <w:p w:rsidR="00E4443D" w:rsidRPr="00B6635B" w:rsidRDefault="00E4443D" w:rsidP="003D2A86">
            <w:pPr>
              <w:rPr>
                <w:rFonts w:ascii="Courier" w:hAnsi="Courier"/>
                <w:szCs w:val="21"/>
              </w:rPr>
            </w:pPr>
            <w:r w:rsidRPr="00B6635B">
              <w:rPr>
                <w:rFonts w:ascii="Courier" w:hAnsi="Courier" w:hint="eastAsia"/>
                <w:szCs w:val="21"/>
              </w:rPr>
              <w:t>是</w:t>
            </w:r>
          </w:p>
        </w:tc>
        <w:tc>
          <w:tcPr>
            <w:tcW w:w="4395" w:type="dxa"/>
          </w:tcPr>
          <w:p w:rsidR="00E4443D" w:rsidRPr="00B6635B" w:rsidRDefault="00E4443D" w:rsidP="003D2A86">
            <w:pPr>
              <w:rPr>
                <w:rFonts w:ascii="Courier" w:hAnsi="Courier"/>
                <w:szCs w:val="21"/>
              </w:rPr>
            </w:pPr>
            <w:r w:rsidRPr="00B6635B">
              <w:rPr>
                <w:rFonts w:ascii="Courier" w:hAnsi="Courier" w:hint="eastAsia"/>
                <w:szCs w:val="21"/>
              </w:rPr>
              <w:t>00</w:t>
            </w:r>
            <w:r w:rsidRPr="00B6635B">
              <w:rPr>
                <w:rFonts w:ascii="Courier" w:hAnsi="Courier" w:hint="eastAsia"/>
                <w:szCs w:val="21"/>
              </w:rPr>
              <w:t>：已开具的正数发票；</w:t>
            </w:r>
          </w:p>
          <w:p w:rsidR="00E4443D" w:rsidRPr="00B6635B" w:rsidRDefault="00E4443D" w:rsidP="003D2A86">
            <w:pPr>
              <w:rPr>
                <w:rFonts w:ascii="Courier" w:hAnsi="Courier"/>
                <w:szCs w:val="21"/>
              </w:rPr>
            </w:pPr>
            <w:r w:rsidRPr="00B6635B">
              <w:rPr>
                <w:rFonts w:ascii="Courier" w:hAnsi="Courier" w:hint="eastAsia"/>
                <w:szCs w:val="21"/>
              </w:rPr>
              <w:t>01</w:t>
            </w:r>
            <w:r w:rsidRPr="00B6635B">
              <w:rPr>
                <w:rFonts w:ascii="Courier" w:hAnsi="Courier" w:hint="eastAsia"/>
                <w:szCs w:val="21"/>
              </w:rPr>
              <w:t>：已开具的负数发票；</w:t>
            </w:r>
          </w:p>
          <w:p w:rsidR="00E4443D" w:rsidRPr="00B6635B" w:rsidRDefault="00E4443D" w:rsidP="003D2A86">
            <w:pPr>
              <w:rPr>
                <w:rFonts w:ascii="Courier" w:hAnsi="Courier"/>
                <w:szCs w:val="21"/>
              </w:rPr>
            </w:pPr>
            <w:r w:rsidRPr="00B6635B">
              <w:rPr>
                <w:rFonts w:ascii="Courier" w:hAnsi="Courier" w:hint="eastAsia"/>
                <w:szCs w:val="21"/>
              </w:rPr>
              <w:t>02</w:t>
            </w:r>
            <w:r w:rsidRPr="00B6635B">
              <w:rPr>
                <w:rFonts w:ascii="Courier" w:hAnsi="Courier" w:hint="eastAsia"/>
                <w:szCs w:val="21"/>
              </w:rPr>
              <w:t>：未开具发票的作废发票；</w:t>
            </w:r>
          </w:p>
          <w:p w:rsidR="00E4443D" w:rsidRPr="00B6635B" w:rsidRDefault="00E4443D" w:rsidP="003D2A86">
            <w:pPr>
              <w:rPr>
                <w:rFonts w:ascii="Courier" w:hAnsi="Courier"/>
                <w:szCs w:val="21"/>
              </w:rPr>
            </w:pPr>
            <w:r w:rsidRPr="00B6635B">
              <w:rPr>
                <w:rFonts w:ascii="Courier" w:hAnsi="Courier" w:hint="eastAsia"/>
                <w:szCs w:val="21"/>
              </w:rPr>
              <w:t>03</w:t>
            </w:r>
            <w:r w:rsidRPr="00B6635B">
              <w:rPr>
                <w:rFonts w:ascii="Courier" w:hAnsi="Courier" w:hint="eastAsia"/>
                <w:szCs w:val="21"/>
              </w:rPr>
              <w:t>：已开具正数发票的作废发票；</w:t>
            </w:r>
          </w:p>
          <w:p w:rsidR="00E4443D" w:rsidRPr="00B6635B" w:rsidRDefault="00E4443D" w:rsidP="003D2A86">
            <w:pPr>
              <w:rPr>
                <w:rFonts w:ascii="Courier" w:hAnsi="Courier"/>
                <w:szCs w:val="21"/>
              </w:rPr>
            </w:pPr>
            <w:r w:rsidRPr="00B6635B">
              <w:rPr>
                <w:rFonts w:ascii="Courier" w:hAnsi="Courier" w:hint="eastAsia"/>
                <w:szCs w:val="21"/>
              </w:rPr>
              <w:t>04</w:t>
            </w:r>
            <w:r w:rsidRPr="00B6635B">
              <w:rPr>
                <w:rFonts w:ascii="Courier" w:hAnsi="Courier" w:hint="eastAsia"/>
                <w:szCs w:val="21"/>
              </w:rPr>
              <w:t>：已开具负数发票的作废发票；</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Courier" w:hAnsi="Courier"/>
                <w:szCs w:val="21"/>
              </w:rPr>
            </w:pPr>
            <w:r w:rsidRPr="00B6635B">
              <w:rPr>
                <w:rFonts w:ascii="Courier" w:hAnsi="Courier" w:hint="eastAsia"/>
                <w:szCs w:val="21"/>
              </w:rPr>
              <w:t>scbz</w:t>
            </w:r>
          </w:p>
        </w:tc>
        <w:tc>
          <w:tcPr>
            <w:tcW w:w="1984" w:type="dxa"/>
          </w:tcPr>
          <w:p w:rsidR="00E4443D" w:rsidRPr="00B6635B" w:rsidRDefault="00E4443D" w:rsidP="003D2A86">
            <w:pPr>
              <w:rPr>
                <w:rFonts w:ascii="Courier" w:hAnsi="Courier"/>
                <w:szCs w:val="21"/>
              </w:rPr>
            </w:pPr>
            <w:r w:rsidRPr="00B6635B">
              <w:rPr>
                <w:rFonts w:ascii="Courier" w:hAnsi="Courier" w:hint="eastAsia"/>
                <w:szCs w:val="21"/>
              </w:rPr>
              <w:t>上</w:t>
            </w:r>
            <w:proofErr w:type="gramStart"/>
            <w:r w:rsidRPr="00B6635B">
              <w:rPr>
                <w:rFonts w:ascii="Courier" w:hAnsi="Courier" w:hint="eastAsia"/>
                <w:szCs w:val="21"/>
              </w:rPr>
              <w:t>传标志</w:t>
            </w:r>
            <w:proofErr w:type="gramEnd"/>
          </w:p>
        </w:tc>
        <w:tc>
          <w:tcPr>
            <w:tcW w:w="851" w:type="dxa"/>
          </w:tcPr>
          <w:p w:rsidR="00E4443D" w:rsidRPr="00B6635B" w:rsidRDefault="00E4443D" w:rsidP="003D2A86">
            <w:pPr>
              <w:rPr>
                <w:rFonts w:ascii="Courier" w:hAnsi="Courier"/>
                <w:szCs w:val="21"/>
              </w:rPr>
            </w:pPr>
            <w:r w:rsidRPr="00B6635B">
              <w:rPr>
                <w:rFonts w:ascii="Courier" w:hAnsi="Courier" w:hint="eastAsia"/>
                <w:szCs w:val="21"/>
              </w:rPr>
              <w:t>1</w:t>
            </w:r>
          </w:p>
        </w:tc>
        <w:tc>
          <w:tcPr>
            <w:tcW w:w="850" w:type="dxa"/>
          </w:tcPr>
          <w:p w:rsidR="00E4443D" w:rsidRPr="00B6635B" w:rsidRDefault="00E4443D" w:rsidP="003D2A86">
            <w:pPr>
              <w:rPr>
                <w:rFonts w:ascii="Courier" w:hAnsi="Courier"/>
                <w:szCs w:val="21"/>
              </w:rPr>
            </w:pPr>
            <w:r w:rsidRPr="00B6635B">
              <w:rPr>
                <w:rFonts w:ascii="Courier" w:hAnsi="Courier" w:hint="eastAsia"/>
                <w:szCs w:val="21"/>
              </w:rPr>
              <w:t>是</w:t>
            </w:r>
          </w:p>
        </w:tc>
        <w:tc>
          <w:tcPr>
            <w:tcW w:w="4395" w:type="dxa"/>
          </w:tcPr>
          <w:p w:rsidR="00E4443D" w:rsidRPr="00B6635B" w:rsidRDefault="00E4443D" w:rsidP="003D2A86">
            <w:pPr>
              <w:rPr>
                <w:rFonts w:ascii="Courier" w:hAnsi="Courier"/>
                <w:szCs w:val="21"/>
              </w:rPr>
            </w:pPr>
            <w:r w:rsidRPr="00B6635B">
              <w:rPr>
                <w:rFonts w:ascii="Courier" w:hAnsi="Courier" w:hint="eastAsia"/>
                <w:szCs w:val="21"/>
              </w:rPr>
              <w:t>0</w:t>
            </w:r>
            <w:r w:rsidRPr="00B6635B">
              <w:rPr>
                <w:rFonts w:ascii="Courier" w:hAnsi="Courier" w:hint="eastAsia"/>
                <w:szCs w:val="21"/>
              </w:rPr>
              <w:t>：未上传</w:t>
            </w:r>
          </w:p>
          <w:p w:rsidR="00E4443D" w:rsidRPr="00B6635B" w:rsidRDefault="00E4443D" w:rsidP="003D2A86">
            <w:pPr>
              <w:rPr>
                <w:rFonts w:ascii="Courier" w:hAnsi="Courier"/>
                <w:szCs w:val="21"/>
              </w:rPr>
            </w:pPr>
            <w:r w:rsidRPr="00B6635B">
              <w:rPr>
                <w:rFonts w:ascii="Courier" w:hAnsi="Courier" w:hint="eastAsia"/>
                <w:szCs w:val="21"/>
              </w:rPr>
              <w:t>1</w:t>
            </w:r>
            <w:r w:rsidRPr="00B6635B">
              <w:rPr>
                <w:rFonts w:ascii="Courier" w:hAnsi="Courier" w:hint="eastAsia"/>
                <w:szCs w:val="21"/>
              </w:rPr>
              <w:t>：已上传</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szCs w:val="21"/>
              </w:rPr>
            </w:pPr>
            <w:r w:rsidRPr="00B6635B">
              <w:rPr>
                <w:rFonts w:ascii="Courier" w:hAnsi="Courier" w:hint="eastAsia"/>
                <w:szCs w:val="21"/>
              </w:rPr>
              <w:t>kprq</w:t>
            </w:r>
          </w:p>
        </w:tc>
        <w:tc>
          <w:tcPr>
            <w:tcW w:w="1984" w:type="dxa"/>
          </w:tcPr>
          <w:p w:rsidR="00E4443D" w:rsidRPr="00B6635B" w:rsidRDefault="00E4443D" w:rsidP="003D2A86">
            <w:pPr>
              <w:rPr>
                <w:rFonts w:ascii="宋体" w:hAnsi="宋体"/>
                <w:szCs w:val="21"/>
              </w:rPr>
            </w:pPr>
            <w:r w:rsidRPr="00B6635B">
              <w:rPr>
                <w:rFonts w:ascii="宋体" w:hAnsi="宋体" w:hint="eastAsia"/>
                <w:szCs w:val="21"/>
              </w:rPr>
              <w:t>是</w:t>
            </w:r>
          </w:p>
        </w:tc>
        <w:tc>
          <w:tcPr>
            <w:tcW w:w="851" w:type="dxa"/>
          </w:tcPr>
          <w:p w:rsidR="00E4443D" w:rsidRPr="00B6635B" w:rsidRDefault="00E4443D" w:rsidP="003D2A86">
            <w:pPr>
              <w:rPr>
                <w:rFonts w:ascii="宋体" w:hAnsi="宋体"/>
                <w:szCs w:val="21"/>
              </w:rPr>
            </w:pPr>
            <w:r w:rsidRPr="00B6635B">
              <w:rPr>
                <w:rFonts w:ascii="宋体" w:hAnsi="宋体" w:hint="eastAsia"/>
                <w:szCs w:val="21"/>
              </w:rPr>
              <w:t>14</w:t>
            </w:r>
          </w:p>
        </w:tc>
        <w:tc>
          <w:tcPr>
            <w:tcW w:w="850" w:type="dxa"/>
          </w:tcPr>
          <w:p w:rsidR="00E4443D" w:rsidRPr="00B6635B" w:rsidRDefault="00E4443D" w:rsidP="003D2A86">
            <w:pPr>
              <w:rPr>
                <w:rFonts w:ascii="宋体" w:hAnsi="宋体"/>
                <w:szCs w:val="21"/>
              </w:rPr>
            </w:pPr>
            <w:r w:rsidRPr="00B6635B">
              <w:rPr>
                <w:rFonts w:ascii="宋体" w:hAnsi="宋体" w:hint="eastAsia"/>
                <w:szCs w:val="21"/>
              </w:rPr>
              <w:t>是</w:t>
            </w:r>
          </w:p>
        </w:tc>
        <w:tc>
          <w:tcPr>
            <w:tcW w:w="4395" w:type="dxa"/>
          </w:tcPr>
          <w:p w:rsidR="00E4443D" w:rsidRPr="00B6635B" w:rsidRDefault="00E4443D" w:rsidP="003D2A86">
            <w:pPr>
              <w:rPr>
                <w:rFonts w:ascii="宋体" w:hAnsi="宋体"/>
                <w:szCs w:val="21"/>
              </w:rPr>
            </w:pPr>
            <w:r w:rsidRPr="00B6635B">
              <w:rPr>
                <w:rFonts w:ascii="Courier" w:hAnsi="Courier" w:hint="eastAsia"/>
                <w:szCs w:val="21"/>
              </w:rPr>
              <w:t>格式</w:t>
            </w:r>
            <w:r w:rsidRPr="00B6635B">
              <w:rPr>
                <w:rFonts w:ascii="Courier" w:hAnsi="Courier" w:hint="eastAsia"/>
                <w:szCs w:val="21"/>
              </w:rPr>
              <w:t>:YYYYMMDDHHMMSS</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szCs w:val="21"/>
              </w:rPr>
            </w:pPr>
            <w:r w:rsidRPr="00B6635B">
              <w:rPr>
                <w:rFonts w:ascii="Courier" w:hAnsi="Courier" w:hint="eastAsia"/>
                <w:szCs w:val="21"/>
              </w:rPr>
              <w:t>jqbh</w:t>
            </w:r>
          </w:p>
        </w:tc>
        <w:tc>
          <w:tcPr>
            <w:tcW w:w="1984" w:type="dxa"/>
          </w:tcPr>
          <w:p w:rsidR="00E4443D" w:rsidRPr="00B6635B" w:rsidRDefault="00E4443D" w:rsidP="003D2A86">
            <w:pPr>
              <w:rPr>
                <w:rFonts w:ascii="宋体" w:hAnsi="宋体"/>
                <w:szCs w:val="21"/>
              </w:rPr>
            </w:pPr>
            <w:r w:rsidRPr="00B6635B">
              <w:rPr>
                <w:rFonts w:ascii="Courier" w:hAnsi="Courier" w:hint="eastAsia"/>
                <w:szCs w:val="21"/>
              </w:rPr>
              <w:t>税控服务器编号</w:t>
            </w:r>
          </w:p>
        </w:tc>
        <w:tc>
          <w:tcPr>
            <w:tcW w:w="851" w:type="dxa"/>
          </w:tcPr>
          <w:p w:rsidR="00E4443D" w:rsidRPr="00B6635B" w:rsidRDefault="00E4443D" w:rsidP="003D2A86">
            <w:pPr>
              <w:rPr>
                <w:rFonts w:ascii="宋体" w:hAnsi="宋体"/>
                <w:szCs w:val="21"/>
              </w:rPr>
            </w:pPr>
            <w:r w:rsidRPr="00B6635B">
              <w:rPr>
                <w:rFonts w:ascii="宋体" w:hAnsi="宋体" w:hint="eastAsia"/>
                <w:szCs w:val="21"/>
              </w:rPr>
              <w:t>12</w:t>
            </w:r>
          </w:p>
        </w:tc>
        <w:tc>
          <w:tcPr>
            <w:tcW w:w="850" w:type="dxa"/>
          </w:tcPr>
          <w:p w:rsidR="00E4443D" w:rsidRPr="00B6635B" w:rsidRDefault="00E4443D" w:rsidP="003D2A86">
            <w:pPr>
              <w:rPr>
                <w:rFonts w:ascii="宋体" w:hAnsi="宋体"/>
                <w:szCs w:val="21"/>
              </w:rPr>
            </w:pPr>
            <w:r w:rsidRPr="00B6635B">
              <w:rPr>
                <w:rFonts w:ascii="宋体" w:hAnsi="宋体" w:hint="eastAsia"/>
                <w:szCs w:val="21"/>
              </w:rPr>
              <w:t>是</w:t>
            </w:r>
          </w:p>
        </w:tc>
        <w:tc>
          <w:tcPr>
            <w:tcW w:w="4395" w:type="dxa"/>
          </w:tcPr>
          <w:p w:rsidR="00E4443D" w:rsidRPr="00B6635B" w:rsidRDefault="00E4443D" w:rsidP="003D2A86">
            <w:pPr>
              <w:rPr>
                <w:rFonts w:ascii="宋体" w:hAnsi="宋体"/>
                <w:szCs w:val="21"/>
              </w:rPr>
            </w:pP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sz w:val="24"/>
                <w:szCs w:val="24"/>
              </w:rPr>
            </w:pPr>
            <w:r w:rsidRPr="00B6635B">
              <w:rPr>
                <w:rFonts w:ascii="宋体" w:hAnsi="宋体" w:hint="eastAsia"/>
                <w:sz w:val="24"/>
                <w:szCs w:val="24"/>
              </w:rPr>
              <w:t>skm</w:t>
            </w:r>
          </w:p>
        </w:tc>
        <w:tc>
          <w:tcPr>
            <w:tcW w:w="1984" w:type="dxa"/>
          </w:tcPr>
          <w:p w:rsidR="00E4443D" w:rsidRPr="00B6635B" w:rsidRDefault="00E4443D" w:rsidP="003D2A86">
            <w:pPr>
              <w:rPr>
                <w:rFonts w:ascii="宋体" w:hAnsi="宋体"/>
                <w:sz w:val="24"/>
                <w:szCs w:val="24"/>
              </w:rPr>
            </w:pPr>
            <w:r w:rsidRPr="00B6635B">
              <w:rPr>
                <w:rFonts w:ascii="宋体" w:hAnsi="宋体" w:hint="eastAsia"/>
                <w:sz w:val="24"/>
                <w:szCs w:val="24"/>
              </w:rPr>
              <w:t>税控码</w:t>
            </w:r>
          </w:p>
        </w:tc>
        <w:tc>
          <w:tcPr>
            <w:tcW w:w="851" w:type="dxa"/>
          </w:tcPr>
          <w:p w:rsidR="00E4443D" w:rsidRPr="00B6635B" w:rsidRDefault="00E4443D" w:rsidP="003D2A86">
            <w:pPr>
              <w:rPr>
                <w:rFonts w:ascii="宋体" w:hAnsi="宋体"/>
                <w:sz w:val="24"/>
                <w:szCs w:val="24"/>
              </w:rPr>
            </w:pPr>
            <w:r w:rsidRPr="00B6635B">
              <w:rPr>
                <w:rFonts w:ascii="宋体" w:hAnsi="宋体" w:hint="eastAsia"/>
                <w:sz w:val="24"/>
                <w:szCs w:val="24"/>
              </w:rPr>
              <w:t>112</w:t>
            </w:r>
          </w:p>
        </w:tc>
        <w:tc>
          <w:tcPr>
            <w:tcW w:w="850" w:type="dxa"/>
          </w:tcPr>
          <w:p w:rsidR="00E4443D" w:rsidRPr="00B6635B" w:rsidRDefault="00E4443D" w:rsidP="003D2A86">
            <w:pPr>
              <w:rPr>
                <w:rFonts w:ascii="宋体" w:hAnsi="宋体"/>
                <w:sz w:val="24"/>
                <w:szCs w:val="24"/>
              </w:rPr>
            </w:pPr>
            <w:r w:rsidRPr="00B6635B">
              <w:rPr>
                <w:rFonts w:ascii="宋体" w:hAnsi="宋体" w:hint="eastAsia"/>
                <w:sz w:val="24"/>
                <w:szCs w:val="24"/>
              </w:rPr>
              <w:t>否</w:t>
            </w:r>
          </w:p>
        </w:tc>
        <w:tc>
          <w:tcPr>
            <w:tcW w:w="4395" w:type="dxa"/>
          </w:tcPr>
          <w:p w:rsidR="00E4443D" w:rsidRPr="00B6635B" w:rsidRDefault="00E4443D" w:rsidP="003D2A86">
            <w:pPr>
              <w:rPr>
                <w:rFonts w:ascii="宋体" w:hAnsi="宋体"/>
                <w:sz w:val="24"/>
                <w:szCs w:val="24"/>
              </w:rPr>
            </w:pPr>
            <w:r w:rsidRPr="00B6635B">
              <w:rPr>
                <w:rFonts w:ascii="宋体" w:hAnsi="宋体" w:hint="eastAsia"/>
                <w:sz w:val="24"/>
                <w:szCs w:val="24"/>
              </w:rPr>
              <w:t>4行，每行28个字符</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xhdwsbh</w:t>
            </w:r>
          </w:p>
        </w:tc>
        <w:tc>
          <w:tcPr>
            <w:tcW w:w="1984"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销货单位识别号</w:t>
            </w:r>
          </w:p>
        </w:tc>
        <w:tc>
          <w:tcPr>
            <w:tcW w:w="851"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20</w:t>
            </w:r>
          </w:p>
        </w:tc>
        <w:tc>
          <w:tcPr>
            <w:tcW w:w="850"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是</w:t>
            </w:r>
          </w:p>
        </w:tc>
        <w:tc>
          <w:tcPr>
            <w:tcW w:w="4395"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与税控服务器保持一致</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xhdwmc</w:t>
            </w:r>
          </w:p>
        </w:tc>
        <w:tc>
          <w:tcPr>
            <w:tcW w:w="1984"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销货单位名称</w:t>
            </w:r>
          </w:p>
        </w:tc>
        <w:tc>
          <w:tcPr>
            <w:tcW w:w="851"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100</w:t>
            </w:r>
          </w:p>
        </w:tc>
        <w:tc>
          <w:tcPr>
            <w:tcW w:w="850"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是</w:t>
            </w:r>
          </w:p>
        </w:tc>
        <w:tc>
          <w:tcPr>
            <w:tcW w:w="4395"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与税控服务器保持一致</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sz w:val="24"/>
                <w:szCs w:val="21"/>
              </w:rPr>
            </w:pPr>
            <w:r w:rsidRPr="00B6635B">
              <w:rPr>
                <w:rFonts w:ascii="宋体" w:hAnsi="宋体" w:hint="eastAsia"/>
                <w:sz w:val="24"/>
                <w:szCs w:val="21"/>
              </w:rPr>
              <w:t>xhdwdzdh</w:t>
            </w:r>
          </w:p>
        </w:tc>
        <w:tc>
          <w:tcPr>
            <w:tcW w:w="1984" w:type="dxa"/>
          </w:tcPr>
          <w:p w:rsidR="00E4443D" w:rsidRPr="00B6635B" w:rsidRDefault="00E4443D" w:rsidP="003D2A86">
            <w:pPr>
              <w:rPr>
                <w:rFonts w:ascii="宋体" w:hAnsi="宋体"/>
                <w:sz w:val="24"/>
                <w:szCs w:val="21"/>
              </w:rPr>
            </w:pPr>
            <w:r w:rsidRPr="00B6635B">
              <w:rPr>
                <w:rFonts w:ascii="宋体" w:hAnsi="宋体" w:hint="eastAsia"/>
                <w:sz w:val="24"/>
                <w:szCs w:val="21"/>
              </w:rPr>
              <w:t>销货</w:t>
            </w:r>
            <w:r w:rsidRPr="00B6635B">
              <w:rPr>
                <w:rFonts w:ascii="宋体" w:hAnsi="宋体"/>
                <w:sz w:val="24"/>
                <w:szCs w:val="21"/>
              </w:rPr>
              <w:t>单位地址电话</w:t>
            </w:r>
          </w:p>
        </w:tc>
        <w:tc>
          <w:tcPr>
            <w:tcW w:w="851" w:type="dxa"/>
          </w:tcPr>
          <w:p w:rsidR="00E4443D" w:rsidRPr="00B6635B" w:rsidRDefault="00E4443D" w:rsidP="003D2A86">
            <w:pPr>
              <w:rPr>
                <w:rFonts w:ascii="宋体" w:hAnsi="宋体"/>
                <w:sz w:val="24"/>
                <w:szCs w:val="21"/>
              </w:rPr>
            </w:pPr>
            <w:r w:rsidRPr="00B6635B">
              <w:rPr>
                <w:rFonts w:ascii="宋体" w:hAnsi="宋体" w:hint="eastAsia"/>
                <w:sz w:val="24"/>
                <w:szCs w:val="21"/>
              </w:rPr>
              <w:t>100</w:t>
            </w:r>
          </w:p>
        </w:tc>
        <w:tc>
          <w:tcPr>
            <w:tcW w:w="850"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是</w:t>
            </w:r>
          </w:p>
        </w:tc>
        <w:tc>
          <w:tcPr>
            <w:tcW w:w="4395" w:type="dxa"/>
          </w:tcPr>
          <w:p w:rsidR="00E4443D" w:rsidRPr="00B6635B" w:rsidRDefault="00E4443D" w:rsidP="003D2A86">
            <w:pPr>
              <w:rPr>
                <w:rFonts w:ascii="宋体" w:hAnsi="宋体" w:cs="宋体"/>
                <w:sz w:val="24"/>
                <w:szCs w:val="21"/>
              </w:rPr>
            </w:pP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sz w:val="24"/>
                <w:szCs w:val="21"/>
              </w:rPr>
            </w:pPr>
            <w:r w:rsidRPr="00B6635B">
              <w:rPr>
                <w:rFonts w:ascii="宋体" w:hAnsi="宋体" w:hint="eastAsia"/>
                <w:sz w:val="24"/>
                <w:szCs w:val="21"/>
              </w:rPr>
              <w:t>xhdwyhzh</w:t>
            </w:r>
          </w:p>
        </w:tc>
        <w:tc>
          <w:tcPr>
            <w:tcW w:w="1984" w:type="dxa"/>
          </w:tcPr>
          <w:p w:rsidR="00E4443D" w:rsidRPr="00B6635B" w:rsidRDefault="00E4443D" w:rsidP="003D2A86">
            <w:pPr>
              <w:rPr>
                <w:rFonts w:ascii="宋体" w:hAnsi="宋体"/>
                <w:sz w:val="24"/>
                <w:szCs w:val="21"/>
              </w:rPr>
            </w:pPr>
            <w:r w:rsidRPr="00B6635B">
              <w:rPr>
                <w:rFonts w:ascii="宋体" w:hAnsi="宋体" w:hint="eastAsia"/>
                <w:sz w:val="24"/>
                <w:szCs w:val="21"/>
              </w:rPr>
              <w:t>销货</w:t>
            </w:r>
            <w:r w:rsidRPr="00B6635B">
              <w:rPr>
                <w:rFonts w:ascii="宋体" w:hAnsi="宋体"/>
                <w:sz w:val="24"/>
                <w:szCs w:val="21"/>
              </w:rPr>
              <w:t>单位</w:t>
            </w:r>
            <w:r w:rsidRPr="00B6635B">
              <w:rPr>
                <w:rFonts w:ascii="宋体" w:hAnsi="宋体" w:hint="eastAsia"/>
                <w:sz w:val="24"/>
                <w:szCs w:val="21"/>
              </w:rPr>
              <w:t>银行账号</w:t>
            </w:r>
          </w:p>
        </w:tc>
        <w:tc>
          <w:tcPr>
            <w:tcW w:w="851" w:type="dxa"/>
          </w:tcPr>
          <w:p w:rsidR="00E4443D" w:rsidRPr="00B6635B" w:rsidRDefault="00E4443D" w:rsidP="003D2A86">
            <w:pPr>
              <w:rPr>
                <w:rFonts w:ascii="宋体" w:hAnsi="宋体"/>
                <w:sz w:val="24"/>
                <w:szCs w:val="21"/>
              </w:rPr>
            </w:pPr>
            <w:r w:rsidRPr="00B6635B">
              <w:rPr>
                <w:rFonts w:ascii="宋体" w:hAnsi="宋体" w:hint="eastAsia"/>
                <w:sz w:val="24"/>
                <w:szCs w:val="21"/>
              </w:rPr>
              <w:t>100</w:t>
            </w:r>
          </w:p>
        </w:tc>
        <w:tc>
          <w:tcPr>
            <w:tcW w:w="850"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是</w:t>
            </w:r>
          </w:p>
        </w:tc>
        <w:tc>
          <w:tcPr>
            <w:tcW w:w="4395" w:type="dxa"/>
          </w:tcPr>
          <w:p w:rsidR="00E4443D" w:rsidRPr="00B6635B" w:rsidRDefault="00E4443D" w:rsidP="003D2A86">
            <w:pPr>
              <w:rPr>
                <w:rFonts w:ascii="宋体" w:hAnsi="宋体" w:cs="宋体"/>
                <w:sz w:val="24"/>
                <w:szCs w:val="21"/>
              </w:rPr>
            </w:pP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ghdwsbh</w:t>
            </w:r>
          </w:p>
        </w:tc>
        <w:tc>
          <w:tcPr>
            <w:tcW w:w="1984"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购货</w:t>
            </w:r>
            <w:r w:rsidRPr="00B6635B">
              <w:rPr>
                <w:rFonts w:ascii="宋体" w:hAnsi="宋体"/>
                <w:sz w:val="24"/>
                <w:szCs w:val="21"/>
              </w:rPr>
              <w:t>单位</w:t>
            </w:r>
            <w:r w:rsidRPr="00B6635B">
              <w:rPr>
                <w:rFonts w:ascii="宋体" w:hAnsi="宋体" w:hint="eastAsia"/>
                <w:sz w:val="24"/>
                <w:szCs w:val="21"/>
              </w:rPr>
              <w:t>识别号</w:t>
            </w:r>
          </w:p>
        </w:tc>
        <w:tc>
          <w:tcPr>
            <w:tcW w:w="851"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20</w:t>
            </w:r>
          </w:p>
        </w:tc>
        <w:tc>
          <w:tcPr>
            <w:tcW w:w="850"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否</w:t>
            </w:r>
          </w:p>
        </w:tc>
        <w:tc>
          <w:tcPr>
            <w:tcW w:w="4395"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15-20位数字或字母</w:t>
            </w:r>
          </w:p>
          <w:p w:rsidR="00E4443D" w:rsidRPr="00B6635B" w:rsidRDefault="00E4443D" w:rsidP="003D2A86">
            <w:pPr>
              <w:rPr>
                <w:rFonts w:ascii="宋体" w:hAnsi="宋体" w:cs="宋体"/>
                <w:sz w:val="24"/>
                <w:szCs w:val="21"/>
              </w:rPr>
            </w:pPr>
            <w:r w:rsidRPr="00B6635B">
              <w:rPr>
                <w:rFonts w:ascii="宋体" w:hAnsi="宋体" w:hint="eastAsia"/>
                <w:sz w:val="24"/>
                <w:szCs w:val="24"/>
              </w:rPr>
              <w:t>增值税普票可以为空</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ghdwmc</w:t>
            </w:r>
          </w:p>
        </w:tc>
        <w:tc>
          <w:tcPr>
            <w:tcW w:w="1984"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购货单位名称</w:t>
            </w:r>
          </w:p>
        </w:tc>
        <w:tc>
          <w:tcPr>
            <w:tcW w:w="851"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100</w:t>
            </w:r>
          </w:p>
        </w:tc>
        <w:tc>
          <w:tcPr>
            <w:tcW w:w="850"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是</w:t>
            </w:r>
          </w:p>
        </w:tc>
        <w:tc>
          <w:tcPr>
            <w:tcW w:w="4395" w:type="dxa"/>
          </w:tcPr>
          <w:p w:rsidR="00E4443D" w:rsidRPr="00B6635B" w:rsidRDefault="00E4443D" w:rsidP="003D2A86">
            <w:pPr>
              <w:rPr>
                <w:rFonts w:ascii="宋体" w:hAnsi="宋体" w:cs="宋体"/>
                <w:sz w:val="24"/>
                <w:szCs w:val="21"/>
              </w:rPr>
            </w:pP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cs="宋体"/>
                <w:sz w:val="24"/>
                <w:szCs w:val="21"/>
              </w:rPr>
            </w:pPr>
            <w:r w:rsidRPr="00B6635B">
              <w:rPr>
                <w:rFonts w:ascii="宋体" w:hAnsi="宋体"/>
                <w:sz w:val="24"/>
                <w:szCs w:val="21"/>
              </w:rPr>
              <w:t>ghdwdzdh</w:t>
            </w:r>
          </w:p>
        </w:tc>
        <w:tc>
          <w:tcPr>
            <w:tcW w:w="1984"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购货</w:t>
            </w:r>
            <w:r w:rsidRPr="00B6635B">
              <w:rPr>
                <w:rFonts w:ascii="宋体" w:hAnsi="宋体"/>
                <w:sz w:val="24"/>
                <w:szCs w:val="21"/>
              </w:rPr>
              <w:t>单位地址电话</w:t>
            </w:r>
          </w:p>
        </w:tc>
        <w:tc>
          <w:tcPr>
            <w:tcW w:w="851"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100</w:t>
            </w:r>
          </w:p>
        </w:tc>
        <w:tc>
          <w:tcPr>
            <w:tcW w:w="850"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否</w:t>
            </w:r>
          </w:p>
        </w:tc>
        <w:tc>
          <w:tcPr>
            <w:tcW w:w="4395"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增值税普票可以为空</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cs="宋体"/>
                <w:sz w:val="24"/>
                <w:szCs w:val="21"/>
              </w:rPr>
            </w:pPr>
            <w:r w:rsidRPr="00B6635B">
              <w:rPr>
                <w:rFonts w:ascii="宋体" w:hAnsi="宋体"/>
                <w:sz w:val="24"/>
                <w:szCs w:val="21"/>
              </w:rPr>
              <w:t>ghdwyhzh</w:t>
            </w:r>
          </w:p>
        </w:tc>
        <w:tc>
          <w:tcPr>
            <w:tcW w:w="1984"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购货单位</w:t>
            </w:r>
            <w:r w:rsidRPr="00B6635B">
              <w:rPr>
                <w:rFonts w:ascii="宋体" w:hAnsi="宋体"/>
                <w:sz w:val="24"/>
                <w:szCs w:val="21"/>
              </w:rPr>
              <w:t>银行</w:t>
            </w:r>
            <w:r w:rsidRPr="00B6635B">
              <w:rPr>
                <w:rFonts w:ascii="宋体" w:hAnsi="宋体" w:hint="eastAsia"/>
                <w:sz w:val="24"/>
                <w:szCs w:val="21"/>
              </w:rPr>
              <w:t>账号</w:t>
            </w:r>
          </w:p>
        </w:tc>
        <w:tc>
          <w:tcPr>
            <w:tcW w:w="851"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100</w:t>
            </w:r>
          </w:p>
        </w:tc>
        <w:tc>
          <w:tcPr>
            <w:tcW w:w="850" w:type="dxa"/>
          </w:tcPr>
          <w:p w:rsidR="00E4443D" w:rsidRPr="00B6635B" w:rsidRDefault="00E4443D" w:rsidP="003D2A86">
            <w:pPr>
              <w:rPr>
                <w:rFonts w:ascii="宋体" w:hAnsi="宋体" w:cs="宋体"/>
                <w:sz w:val="24"/>
                <w:szCs w:val="21"/>
              </w:rPr>
            </w:pPr>
            <w:r w:rsidRPr="00B6635B">
              <w:rPr>
                <w:rFonts w:ascii="宋体" w:hAnsi="宋体" w:hint="eastAsia"/>
                <w:sz w:val="24"/>
                <w:szCs w:val="21"/>
              </w:rPr>
              <w:t>否</w:t>
            </w:r>
          </w:p>
        </w:tc>
        <w:tc>
          <w:tcPr>
            <w:tcW w:w="4395"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增值税普票可以为空</w:t>
            </w: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bmbbbh</w:t>
            </w:r>
          </w:p>
        </w:tc>
        <w:tc>
          <w:tcPr>
            <w:tcW w:w="1984" w:type="dxa"/>
          </w:tcPr>
          <w:p w:rsidR="00E4443D" w:rsidRPr="00B6635B" w:rsidRDefault="00E4443D"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编码表版本号</w:t>
            </w:r>
          </w:p>
        </w:tc>
        <w:tc>
          <w:tcPr>
            <w:tcW w:w="851" w:type="dxa"/>
          </w:tcPr>
          <w:p w:rsidR="00E4443D" w:rsidRPr="00B6635B" w:rsidRDefault="00E4443D"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20</w:t>
            </w:r>
          </w:p>
        </w:tc>
        <w:tc>
          <w:tcPr>
            <w:tcW w:w="850" w:type="dxa"/>
          </w:tcPr>
          <w:p w:rsidR="00E4443D" w:rsidRPr="00B6635B" w:rsidRDefault="00E4443D"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否</w:t>
            </w:r>
          </w:p>
        </w:tc>
        <w:tc>
          <w:tcPr>
            <w:tcW w:w="4395" w:type="dxa"/>
          </w:tcPr>
          <w:p w:rsidR="00E4443D" w:rsidRPr="00B6635B" w:rsidRDefault="00E4443D" w:rsidP="003D2A86">
            <w:pPr>
              <w:rPr>
                <w:rFonts w:asciiTheme="minorEastAsia" w:eastAsiaTheme="minorEastAsia" w:hAnsiTheme="minorEastAsia"/>
                <w:sz w:val="24"/>
                <w:szCs w:val="24"/>
              </w:rPr>
            </w:pPr>
          </w:p>
        </w:tc>
      </w:tr>
      <w:tr w:rsidR="00E4443D" w:rsidRPr="00B6635B" w:rsidTr="006E4F63">
        <w:tc>
          <w:tcPr>
            <w:tcW w:w="675" w:type="dxa"/>
          </w:tcPr>
          <w:p w:rsidR="00E4443D" w:rsidRPr="00B6635B" w:rsidRDefault="00E4443D" w:rsidP="00373497">
            <w:pPr>
              <w:pStyle w:val="af4"/>
              <w:numPr>
                <w:ilvl w:val="0"/>
                <w:numId w:val="38"/>
              </w:numPr>
              <w:ind w:firstLineChars="0"/>
              <w:rPr>
                <w:rFonts w:ascii="宋体" w:hAnsi="宋体"/>
                <w:sz w:val="24"/>
                <w:szCs w:val="24"/>
              </w:rPr>
            </w:pPr>
          </w:p>
        </w:tc>
        <w:tc>
          <w:tcPr>
            <w:tcW w:w="1418" w:type="dxa"/>
          </w:tcPr>
          <w:p w:rsidR="00E4443D" w:rsidRPr="00B6635B" w:rsidRDefault="00E4443D" w:rsidP="003D2A86">
            <w:pPr>
              <w:rPr>
                <w:rFonts w:ascii="宋体" w:hAnsi="宋体"/>
                <w:sz w:val="24"/>
                <w:szCs w:val="21"/>
              </w:rPr>
            </w:pPr>
            <w:r w:rsidRPr="00B6635B">
              <w:rPr>
                <w:rFonts w:ascii="宋体" w:hAnsi="宋体" w:hint="eastAsia"/>
                <w:sz w:val="24"/>
                <w:szCs w:val="21"/>
              </w:rPr>
              <w:t>zsfs</w:t>
            </w:r>
          </w:p>
        </w:tc>
        <w:tc>
          <w:tcPr>
            <w:tcW w:w="1984" w:type="dxa"/>
          </w:tcPr>
          <w:p w:rsidR="00E4443D" w:rsidRPr="00B6635B" w:rsidRDefault="00E4443D" w:rsidP="003D2A86">
            <w:pPr>
              <w:rPr>
                <w:rFonts w:ascii="宋体" w:hAnsi="宋体"/>
                <w:sz w:val="24"/>
                <w:szCs w:val="21"/>
              </w:rPr>
            </w:pPr>
            <w:r w:rsidRPr="00B6635B">
              <w:rPr>
                <w:rFonts w:ascii="宋体" w:hAnsi="宋体" w:hint="eastAsia"/>
                <w:sz w:val="24"/>
                <w:szCs w:val="21"/>
              </w:rPr>
              <w:t>征税方式</w:t>
            </w:r>
          </w:p>
        </w:tc>
        <w:tc>
          <w:tcPr>
            <w:tcW w:w="851"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1</w:t>
            </w:r>
          </w:p>
        </w:tc>
        <w:tc>
          <w:tcPr>
            <w:tcW w:w="850" w:type="dxa"/>
          </w:tcPr>
          <w:p w:rsidR="00E4443D" w:rsidRPr="00B6635B" w:rsidRDefault="00E4443D" w:rsidP="003D2A86">
            <w:pPr>
              <w:rPr>
                <w:rFonts w:ascii="宋体" w:hAnsi="宋体"/>
                <w:sz w:val="24"/>
                <w:szCs w:val="21"/>
              </w:rPr>
            </w:pPr>
            <w:r w:rsidRPr="00B6635B">
              <w:rPr>
                <w:rFonts w:ascii="宋体" w:hAnsi="宋体" w:hint="eastAsia"/>
                <w:sz w:val="24"/>
                <w:szCs w:val="21"/>
              </w:rPr>
              <w:t>是</w:t>
            </w:r>
          </w:p>
        </w:tc>
        <w:tc>
          <w:tcPr>
            <w:tcW w:w="4395" w:type="dxa"/>
          </w:tcPr>
          <w:p w:rsidR="00E4443D" w:rsidRPr="00B6635B" w:rsidRDefault="00E4443D" w:rsidP="003D2A86">
            <w:pPr>
              <w:rPr>
                <w:rFonts w:ascii="宋体" w:hAnsi="宋体" w:cs="宋体"/>
                <w:sz w:val="24"/>
                <w:szCs w:val="21"/>
              </w:rPr>
            </w:pPr>
            <w:r w:rsidRPr="00B6635B">
              <w:rPr>
                <w:rFonts w:ascii="宋体" w:hAnsi="宋体" w:cs="宋体" w:hint="eastAsia"/>
                <w:sz w:val="24"/>
                <w:szCs w:val="21"/>
              </w:rPr>
              <w:t>0：普通征税</w:t>
            </w:r>
          </w:p>
          <w:p w:rsidR="00E4443D" w:rsidRPr="00B6635B" w:rsidRDefault="00E4443D" w:rsidP="003D2A86">
            <w:pPr>
              <w:rPr>
                <w:rFonts w:ascii="宋体" w:hAnsi="宋体" w:cs="宋体"/>
                <w:sz w:val="24"/>
                <w:szCs w:val="21"/>
              </w:rPr>
            </w:pPr>
            <w:r w:rsidRPr="00B6635B">
              <w:rPr>
                <w:rFonts w:ascii="宋体" w:hAnsi="宋体" w:cs="宋体" w:hint="eastAsia"/>
                <w:sz w:val="24"/>
                <w:szCs w:val="21"/>
              </w:rPr>
              <w:t>2：差额征税[暂不支持]（附件3）</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fppy</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发票票样</w:t>
            </w:r>
          </w:p>
        </w:tc>
        <w:tc>
          <w:tcPr>
            <w:tcW w:w="851"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2</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9348EE" w:rsidRPr="00B6635B" w:rsidRDefault="009348EE"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01：</w:t>
            </w:r>
            <w:r w:rsidRPr="00B6635B">
              <w:rPr>
                <w:rFonts w:asciiTheme="minorEastAsia" w:eastAsiaTheme="minorEastAsia" w:hAnsiTheme="minorEastAsia"/>
                <w:sz w:val="24"/>
                <w:szCs w:val="24"/>
              </w:rPr>
              <w:t>76mm*177mm</w:t>
            </w:r>
            <w:r w:rsidRPr="00B6635B">
              <w:rPr>
                <w:rFonts w:asciiTheme="minorEastAsia" w:eastAsiaTheme="minorEastAsia" w:hAnsiTheme="minorEastAsia" w:hint="eastAsia"/>
                <w:sz w:val="24"/>
                <w:szCs w:val="24"/>
              </w:rPr>
              <w:t xml:space="preserve"> 最多6行</w:t>
            </w:r>
          </w:p>
          <w:p w:rsidR="009348EE" w:rsidRPr="00B6635B" w:rsidRDefault="009348EE"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02：</w:t>
            </w:r>
            <w:r w:rsidRPr="00B6635B">
              <w:rPr>
                <w:rFonts w:asciiTheme="minorEastAsia" w:eastAsiaTheme="minorEastAsia" w:hAnsiTheme="minorEastAsia"/>
                <w:sz w:val="24"/>
                <w:szCs w:val="24"/>
              </w:rPr>
              <w:t>76mm*152mm</w:t>
            </w:r>
            <w:r w:rsidRPr="00B6635B">
              <w:rPr>
                <w:rFonts w:asciiTheme="minorEastAsia" w:eastAsiaTheme="minorEastAsia" w:hAnsiTheme="minorEastAsia" w:hint="eastAsia"/>
                <w:sz w:val="24"/>
                <w:szCs w:val="24"/>
              </w:rPr>
              <w:t xml:space="preserve"> 最多3行</w:t>
            </w:r>
          </w:p>
          <w:p w:rsidR="009348EE" w:rsidRPr="00B6635B" w:rsidRDefault="009348EE"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03：</w:t>
            </w:r>
            <w:r w:rsidRPr="00B6635B">
              <w:rPr>
                <w:rFonts w:asciiTheme="minorEastAsia" w:eastAsiaTheme="minorEastAsia" w:hAnsiTheme="minorEastAsia"/>
                <w:sz w:val="24"/>
                <w:szCs w:val="24"/>
              </w:rPr>
              <w:t>57mm*177mm</w:t>
            </w:r>
            <w:r w:rsidRPr="00B6635B">
              <w:rPr>
                <w:rFonts w:asciiTheme="minorEastAsia" w:eastAsiaTheme="minorEastAsia" w:hAnsiTheme="minorEastAsia" w:hint="eastAsia"/>
                <w:sz w:val="24"/>
                <w:szCs w:val="24"/>
              </w:rPr>
              <w:t xml:space="preserve"> 最多6行</w:t>
            </w:r>
          </w:p>
          <w:p w:rsidR="009348EE" w:rsidRDefault="009348EE" w:rsidP="00B8571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04：</w:t>
            </w:r>
            <w:r w:rsidRPr="00B6635B">
              <w:rPr>
                <w:rFonts w:asciiTheme="minorEastAsia" w:eastAsiaTheme="minorEastAsia" w:hAnsiTheme="minorEastAsia"/>
                <w:sz w:val="24"/>
                <w:szCs w:val="24"/>
              </w:rPr>
              <w:t>57mm*152mm</w:t>
            </w:r>
            <w:r w:rsidRPr="00B6635B">
              <w:rPr>
                <w:rFonts w:asciiTheme="minorEastAsia" w:eastAsiaTheme="minorEastAsia" w:hAnsiTheme="minorEastAsia" w:hint="eastAsia"/>
                <w:sz w:val="24"/>
                <w:szCs w:val="24"/>
              </w:rPr>
              <w:t xml:space="preserve"> 最多3行</w:t>
            </w:r>
          </w:p>
          <w:p w:rsidR="009348EE" w:rsidRDefault="009348EE" w:rsidP="00B85716">
            <w:pPr>
              <w:rPr>
                <w:rFonts w:asciiTheme="minorEastAsia" w:eastAsiaTheme="minorEastAsia" w:hAnsiTheme="minorEastAsia"/>
                <w:sz w:val="24"/>
                <w:szCs w:val="24"/>
              </w:rPr>
            </w:pPr>
            <w:r>
              <w:rPr>
                <w:rFonts w:asciiTheme="minorEastAsia" w:eastAsiaTheme="minorEastAsia" w:hAnsiTheme="minorEastAsia" w:hint="eastAsia"/>
                <w:sz w:val="24"/>
                <w:szCs w:val="24"/>
              </w:rPr>
              <w:t>05：湖南票样</w:t>
            </w:r>
          </w:p>
          <w:p w:rsidR="009348EE" w:rsidRDefault="009348EE" w:rsidP="00B85716">
            <w:pPr>
              <w:rPr>
                <w:rFonts w:asciiTheme="minorEastAsia" w:eastAsiaTheme="minorEastAsia" w:hAnsiTheme="minorEastAsia"/>
                <w:sz w:val="24"/>
                <w:szCs w:val="24"/>
              </w:rPr>
            </w:pPr>
            <w:r>
              <w:rPr>
                <w:rFonts w:asciiTheme="minorEastAsia" w:eastAsiaTheme="minorEastAsia" w:hAnsiTheme="minorEastAsia" w:hint="eastAsia"/>
                <w:sz w:val="24"/>
                <w:szCs w:val="24"/>
              </w:rPr>
              <w:t>06：76mm*177.8mm</w:t>
            </w:r>
            <w:r w:rsidR="00271440">
              <w:rPr>
                <w:rFonts w:asciiTheme="minorEastAsia" w:eastAsiaTheme="minorEastAsia" w:hAnsiTheme="minorEastAsia" w:hint="eastAsia"/>
                <w:sz w:val="24"/>
                <w:szCs w:val="24"/>
              </w:rPr>
              <w:t>(全国通用)</w:t>
            </w:r>
          </w:p>
          <w:p w:rsidR="009348EE" w:rsidRDefault="009348EE" w:rsidP="009C3303">
            <w:pPr>
              <w:rPr>
                <w:rFonts w:asciiTheme="minorEastAsia" w:eastAsiaTheme="minorEastAsia" w:hAnsiTheme="minorEastAsia"/>
                <w:sz w:val="24"/>
                <w:szCs w:val="24"/>
              </w:rPr>
            </w:pPr>
            <w:r>
              <w:rPr>
                <w:rFonts w:asciiTheme="minorEastAsia" w:eastAsiaTheme="minorEastAsia" w:hAnsiTheme="minorEastAsia" w:hint="eastAsia"/>
                <w:sz w:val="24"/>
                <w:szCs w:val="24"/>
              </w:rPr>
              <w:t>07：57mm*177.8mm</w:t>
            </w:r>
            <w:r w:rsidR="00271440">
              <w:rPr>
                <w:rFonts w:asciiTheme="minorEastAsia" w:eastAsiaTheme="minorEastAsia" w:hAnsiTheme="minorEastAsia" w:hint="eastAsia"/>
                <w:sz w:val="24"/>
                <w:szCs w:val="24"/>
              </w:rPr>
              <w:t>(全国通用)</w:t>
            </w:r>
          </w:p>
          <w:p w:rsidR="009C3303" w:rsidRPr="002145F3" w:rsidRDefault="00E6301B" w:rsidP="007B32EF">
            <w:pPr>
              <w:rPr>
                <w:b/>
                <w:color w:val="FF0000"/>
              </w:rPr>
            </w:pPr>
            <w:r w:rsidRPr="00CD3696">
              <w:rPr>
                <w:rFonts w:hint="eastAsia"/>
                <w:b/>
                <w:color w:val="FF0000"/>
              </w:rPr>
              <w:t>特殊说明</w:t>
            </w:r>
            <w:r>
              <w:rPr>
                <w:rFonts w:hint="eastAsia"/>
                <w:b/>
                <w:color w:val="FF0000"/>
              </w:rPr>
              <w:t>：</w:t>
            </w:r>
            <w:r>
              <w:rPr>
                <w:rFonts w:hint="eastAsia"/>
                <w:b/>
                <w:color w:val="FF0000"/>
              </w:rPr>
              <w:br/>
            </w:r>
            <w:r w:rsidR="00766C8F">
              <w:rPr>
                <w:rFonts w:hint="eastAsia"/>
                <w:b/>
                <w:color w:val="FF0000"/>
              </w:rPr>
              <w:t>票样</w:t>
            </w:r>
            <w:r w:rsidRPr="00CD3696">
              <w:rPr>
                <w:rFonts w:hint="eastAsia"/>
                <w:b/>
                <w:color w:val="FF0000"/>
              </w:rPr>
              <w:t xml:space="preserve">06 </w:t>
            </w:r>
            <w:r w:rsidRPr="00CD3696">
              <w:rPr>
                <w:rFonts w:hint="eastAsia"/>
                <w:b/>
                <w:color w:val="FF0000"/>
              </w:rPr>
              <w:t>每行最多打印</w:t>
            </w:r>
            <w:r w:rsidRPr="00CD3696">
              <w:rPr>
                <w:rFonts w:hint="eastAsia"/>
                <w:b/>
                <w:color w:val="FF0000"/>
              </w:rPr>
              <w:t>14</w:t>
            </w:r>
            <w:r w:rsidRPr="00CD3696">
              <w:rPr>
                <w:rFonts w:hint="eastAsia"/>
                <w:b/>
                <w:color w:val="FF0000"/>
              </w:rPr>
              <w:t>个字节</w:t>
            </w:r>
            <w:r>
              <w:rPr>
                <w:rFonts w:hint="eastAsia"/>
                <w:b/>
                <w:color w:val="FF0000"/>
              </w:rPr>
              <w:br/>
            </w:r>
            <w:r w:rsidRPr="00CD3696">
              <w:rPr>
                <w:rFonts w:hint="eastAsia"/>
                <w:b/>
                <w:color w:val="FF0000"/>
              </w:rPr>
              <w:t>1</w:t>
            </w:r>
            <w:r w:rsidRPr="00CD3696">
              <w:rPr>
                <w:rFonts w:hint="eastAsia"/>
                <w:b/>
                <w:color w:val="FF0000"/>
              </w:rPr>
              <w:t>）备注为空</w:t>
            </w:r>
            <w:r w:rsidRPr="00CD3696">
              <w:rPr>
                <w:rFonts w:hint="eastAsia"/>
                <w:b/>
                <w:color w:val="FF0000"/>
              </w:rPr>
              <w:t xml:space="preserve"> </w:t>
            </w:r>
            <w:r w:rsidRPr="00CD3696">
              <w:rPr>
                <w:rFonts w:hint="eastAsia"/>
                <w:b/>
                <w:color w:val="FF0000"/>
              </w:rPr>
              <w:t>：票面可以打印总行数为</w:t>
            </w:r>
            <w:r w:rsidRPr="00CD3696">
              <w:rPr>
                <w:rFonts w:hint="eastAsia"/>
                <w:b/>
                <w:color w:val="FF0000"/>
              </w:rPr>
              <w:t>22</w:t>
            </w:r>
            <w:r w:rsidRPr="00CD3696">
              <w:rPr>
                <w:rFonts w:hint="eastAsia"/>
                <w:b/>
                <w:color w:val="FF0000"/>
              </w:rPr>
              <w:t>行；</w:t>
            </w:r>
            <w:r w:rsidRPr="00CD3696">
              <w:rPr>
                <w:rFonts w:hint="eastAsia"/>
                <w:b/>
                <w:color w:val="FF0000"/>
              </w:rPr>
              <w:t>2</w:t>
            </w:r>
            <w:r w:rsidRPr="00CD3696">
              <w:rPr>
                <w:rFonts w:hint="eastAsia"/>
                <w:b/>
                <w:color w:val="FF0000"/>
              </w:rPr>
              <w:t>）备注不为空：票面可以打印总行数为</w:t>
            </w:r>
            <w:r w:rsidRPr="00CD3696">
              <w:rPr>
                <w:rFonts w:hint="eastAsia"/>
                <w:b/>
                <w:color w:val="FF0000"/>
              </w:rPr>
              <w:t>20</w:t>
            </w:r>
            <w:r w:rsidRPr="00CD3696">
              <w:rPr>
                <w:rFonts w:hint="eastAsia"/>
                <w:b/>
                <w:color w:val="FF0000"/>
              </w:rPr>
              <w:t>行；</w:t>
            </w:r>
            <w:r w:rsidR="00766C8F">
              <w:rPr>
                <w:rFonts w:hint="eastAsia"/>
                <w:b/>
                <w:color w:val="FF0000"/>
              </w:rPr>
              <w:t>票样</w:t>
            </w:r>
            <w:r w:rsidRPr="00CD3696">
              <w:rPr>
                <w:rFonts w:hint="eastAsia"/>
                <w:b/>
                <w:color w:val="FF0000"/>
              </w:rPr>
              <w:t xml:space="preserve">07 </w:t>
            </w:r>
            <w:r w:rsidRPr="00CD3696">
              <w:rPr>
                <w:rFonts w:hint="eastAsia"/>
                <w:b/>
                <w:color w:val="FF0000"/>
              </w:rPr>
              <w:t>每行最多打印</w:t>
            </w:r>
            <w:r w:rsidRPr="00CD3696">
              <w:rPr>
                <w:rFonts w:hint="eastAsia"/>
                <w:b/>
                <w:color w:val="FF0000"/>
              </w:rPr>
              <w:t>10</w:t>
            </w:r>
            <w:r w:rsidRPr="00CD3696">
              <w:rPr>
                <w:rFonts w:hint="eastAsia"/>
                <w:b/>
                <w:color w:val="FF0000"/>
              </w:rPr>
              <w:t>个字节</w:t>
            </w:r>
            <w:r>
              <w:rPr>
                <w:b/>
                <w:color w:val="FF0000"/>
              </w:rPr>
              <w:br/>
            </w:r>
            <w:r w:rsidRPr="00CD3696">
              <w:rPr>
                <w:rFonts w:hint="eastAsia"/>
                <w:b/>
                <w:color w:val="FF0000"/>
              </w:rPr>
              <w:t>1</w:t>
            </w:r>
            <w:r w:rsidRPr="00CD3696">
              <w:rPr>
                <w:rFonts w:hint="eastAsia"/>
                <w:b/>
                <w:color w:val="FF0000"/>
              </w:rPr>
              <w:t>）备注为空</w:t>
            </w:r>
            <w:r w:rsidRPr="00CD3696">
              <w:rPr>
                <w:rFonts w:hint="eastAsia"/>
                <w:b/>
                <w:color w:val="FF0000"/>
              </w:rPr>
              <w:t xml:space="preserve"> </w:t>
            </w:r>
            <w:r w:rsidRPr="00CD3696">
              <w:rPr>
                <w:rFonts w:hint="eastAsia"/>
                <w:b/>
                <w:color w:val="FF0000"/>
              </w:rPr>
              <w:t>：票面可以打印总行数为</w:t>
            </w:r>
            <w:r w:rsidR="00766C8F">
              <w:rPr>
                <w:rFonts w:hint="eastAsia"/>
                <w:b/>
                <w:color w:val="FF0000"/>
              </w:rPr>
              <w:t>19</w:t>
            </w:r>
            <w:r w:rsidRPr="00CD3696">
              <w:rPr>
                <w:rFonts w:hint="eastAsia"/>
                <w:b/>
                <w:color w:val="FF0000"/>
              </w:rPr>
              <w:t>行；</w:t>
            </w:r>
            <w:r w:rsidRPr="00CD3696">
              <w:rPr>
                <w:rFonts w:hint="eastAsia"/>
                <w:b/>
                <w:color w:val="FF0000"/>
              </w:rPr>
              <w:t>2</w:t>
            </w:r>
            <w:r w:rsidRPr="00CD3696">
              <w:rPr>
                <w:rFonts w:hint="eastAsia"/>
                <w:b/>
                <w:color w:val="FF0000"/>
              </w:rPr>
              <w:t>）备注不为空：票面可以打印总行数为</w:t>
            </w:r>
            <w:r w:rsidRPr="00CD3696">
              <w:rPr>
                <w:rFonts w:hint="eastAsia"/>
                <w:b/>
                <w:color w:val="FF0000"/>
              </w:rPr>
              <w:t>1</w:t>
            </w:r>
            <w:r w:rsidR="00766C8F">
              <w:rPr>
                <w:rFonts w:hint="eastAsia"/>
                <w:b/>
                <w:color w:val="FF0000"/>
              </w:rPr>
              <w:t>6</w:t>
            </w:r>
            <w:r w:rsidRPr="00CD3696">
              <w:rPr>
                <w:rFonts w:hint="eastAsia"/>
                <w:b/>
                <w:color w:val="FF0000"/>
              </w:rPr>
              <w:t>行</w:t>
            </w:r>
            <w:r>
              <w:rPr>
                <w:rFonts w:hint="eastAsia"/>
                <w:b/>
                <w:color w:val="FF0000"/>
              </w:rPr>
              <w:t>；</w:t>
            </w:r>
            <w:r>
              <w:rPr>
                <w:b/>
                <w:color w:val="FF0000"/>
              </w:rPr>
              <w:br/>
            </w:r>
            <w:r w:rsidRPr="00CD3696">
              <w:rPr>
                <w:rFonts w:hint="eastAsia"/>
                <w:b/>
                <w:color w:val="FF0000"/>
              </w:rPr>
              <w:t>开具商品总条数由各条商品所占行数（通过项目名称长度、每行打印字节数、有无备注计算单挑商品所占行数）累加后不超过打印总行数来计算。</w:t>
            </w:r>
          </w:p>
        </w:tc>
      </w:tr>
      <w:tr w:rsidR="00477C0A" w:rsidRPr="00B6635B" w:rsidTr="006E4F63">
        <w:tc>
          <w:tcPr>
            <w:tcW w:w="675" w:type="dxa"/>
          </w:tcPr>
          <w:p w:rsidR="00477C0A" w:rsidRPr="00B6635B" w:rsidRDefault="00477C0A" w:rsidP="00373497">
            <w:pPr>
              <w:pStyle w:val="af4"/>
              <w:numPr>
                <w:ilvl w:val="0"/>
                <w:numId w:val="38"/>
              </w:numPr>
              <w:ind w:firstLineChars="0"/>
              <w:rPr>
                <w:rFonts w:ascii="宋体" w:hAnsi="宋体"/>
                <w:sz w:val="24"/>
                <w:szCs w:val="24"/>
              </w:rPr>
            </w:pPr>
          </w:p>
        </w:tc>
        <w:tc>
          <w:tcPr>
            <w:tcW w:w="1418" w:type="dxa"/>
          </w:tcPr>
          <w:p w:rsidR="00477C0A" w:rsidRPr="009F4582" w:rsidRDefault="00477C0A" w:rsidP="00B80918">
            <w:pPr>
              <w:rPr>
                <w:rFonts w:ascii="宋体" w:hAnsi="宋体"/>
                <w:color w:val="FF0000"/>
                <w:sz w:val="24"/>
                <w:szCs w:val="24"/>
              </w:rPr>
            </w:pPr>
            <w:r w:rsidRPr="009F4582">
              <w:rPr>
                <w:rFonts w:ascii="宋体" w:hAnsi="宋体" w:hint="eastAsia"/>
                <w:color w:val="FF0000"/>
                <w:sz w:val="24"/>
                <w:szCs w:val="24"/>
              </w:rPr>
              <w:t>tspz</w:t>
            </w:r>
          </w:p>
        </w:tc>
        <w:tc>
          <w:tcPr>
            <w:tcW w:w="1984" w:type="dxa"/>
          </w:tcPr>
          <w:p w:rsidR="00477C0A" w:rsidRPr="009F4582" w:rsidRDefault="00477C0A" w:rsidP="00B80918">
            <w:pPr>
              <w:rPr>
                <w:rFonts w:ascii="宋体" w:hAnsi="宋体"/>
                <w:color w:val="FF0000"/>
                <w:sz w:val="24"/>
                <w:szCs w:val="24"/>
              </w:rPr>
            </w:pPr>
            <w:r w:rsidRPr="009F4582">
              <w:rPr>
                <w:rFonts w:ascii="宋体" w:hAnsi="宋体" w:hint="eastAsia"/>
                <w:color w:val="FF0000"/>
                <w:sz w:val="24"/>
                <w:szCs w:val="24"/>
              </w:rPr>
              <w:t>特殊票种标识</w:t>
            </w:r>
          </w:p>
        </w:tc>
        <w:tc>
          <w:tcPr>
            <w:tcW w:w="851" w:type="dxa"/>
          </w:tcPr>
          <w:p w:rsidR="00477C0A" w:rsidRPr="009F4582" w:rsidRDefault="00477C0A" w:rsidP="00B80918">
            <w:pPr>
              <w:rPr>
                <w:rFonts w:ascii="宋体" w:hAnsi="宋体"/>
                <w:color w:val="FF0000"/>
                <w:sz w:val="24"/>
                <w:szCs w:val="24"/>
              </w:rPr>
            </w:pPr>
            <w:r w:rsidRPr="009F4582">
              <w:rPr>
                <w:rFonts w:ascii="宋体" w:hAnsi="宋体" w:hint="eastAsia"/>
                <w:color w:val="FF0000"/>
                <w:sz w:val="24"/>
                <w:szCs w:val="24"/>
              </w:rPr>
              <w:t>2</w:t>
            </w:r>
          </w:p>
        </w:tc>
        <w:tc>
          <w:tcPr>
            <w:tcW w:w="850" w:type="dxa"/>
          </w:tcPr>
          <w:p w:rsidR="00477C0A" w:rsidRPr="009F4582" w:rsidRDefault="00477C0A" w:rsidP="00B80918">
            <w:pPr>
              <w:rPr>
                <w:rFonts w:ascii="宋体" w:hAnsi="宋体"/>
                <w:color w:val="FF0000"/>
                <w:sz w:val="24"/>
                <w:szCs w:val="24"/>
              </w:rPr>
            </w:pPr>
            <w:r w:rsidRPr="009F4582">
              <w:rPr>
                <w:rFonts w:ascii="宋体" w:hAnsi="宋体" w:hint="eastAsia"/>
                <w:color w:val="FF0000"/>
                <w:sz w:val="24"/>
                <w:szCs w:val="24"/>
              </w:rPr>
              <w:t>是</w:t>
            </w:r>
          </w:p>
        </w:tc>
        <w:tc>
          <w:tcPr>
            <w:tcW w:w="4395" w:type="dxa"/>
          </w:tcPr>
          <w:p w:rsidR="00477C0A" w:rsidRPr="009F4582" w:rsidRDefault="00477C0A" w:rsidP="00477C0A">
            <w:pPr>
              <w:rPr>
                <w:rFonts w:ascii="宋体" w:hAnsi="宋体"/>
                <w:color w:val="FF0000"/>
                <w:sz w:val="24"/>
                <w:szCs w:val="24"/>
              </w:rPr>
            </w:pPr>
            <w:r>
              <w:rPr>
                <w:rFonts w:ascii="宋体" w:hAnsi="宋体" w:hint="eastAsia"/>
                <w:sz w:val="24"/>
                <w:szCs w:val="21"/>
              </w:rPr>
              <w:t>“08”成品油销售，其它不返回此节点</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fphxz</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发票</w:t>
            </w:r>
            <w:proofErr w:type="gramStart"/>
            <w:r w:rsidRPr="00B6635B">
              <w:rPr>
                <w:rFonts w:asciiTheme="minorEastAsia" w:eastAsiaTheme="minorEastAsia" w:hAnsiTheme="minorEastAsia"/>
                <w:sz w:val="24"/>
                <w:szCs w:val="24"/>
              </w:rPr>
              <w:t>行性质</w:t>
            </w:r>
            <w:proofErr w:type="gramEnd"/>
          </w:p>
        </w:tc>
        <w:tc>
          <w:tcPr>
            <w:tcW w:w="851"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0 正常行</w:t>
            </w:r>
          </w:p>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 折扣行</w:t>
            </w:r>
          </w:p>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2 被折扣行</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xm</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项目</w:t>
            </w:r>
          </w:p>
        </w:tc>
        <w:tc>
          <w:tcPr>
            <w:tcW w:w="851" w:type="dxa"/>
          </w:tcPr>
          <w:p w:rsidR="009348EE" w:rsidRPr="00B6635B" w:rsidRDefault="00CC3264" w:rsidP="003D2A86">
            <w:pPr>
              <w:rPr>
                <w:rFonts w:asciiTheme="minorEastAsia" w:eastAsiaTheme="minorEastAsia" w:hAnsiTheme="minorEastAsia"/>
                <w:sz w:val="24"/>
                <w:szCs w:val="24"/>
              </w:rPr>
            </w:pPr>
            <w:r>
              <w:rPr>
                <w:rFonts w:asciiTheme="minorEastAsia" w:eastAsiaTheme="minorEastAsia" w:hAnsiTheme="minorEastAsia" w:hint="eastAsia"/>
                <w:sz w:val="24"/>
                <w:szCs w:val="24"/>
              </w:rPr>
              <w:t>92</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4807A4" w:rsidRDefault="009348EE" w:rsidP="00CC3264">
            <w:pPr>
              <w:rPr>
                <w:rFonts w:ascii="宋体" w:hAnsi="宋体" w:cs="宋体"/>
                <w:sz w:val="24"/>
                <w:szCs w:val="21"/>
              </w:rPr>
            </w:pPr>
            <w:r w:rsidRPr="00B6635B">
              <w:rPr>
                <w:rFonts w:ascii="宋体" w:hAnsi="宋体" w:cs="宋体" w:hint="eastAsia"/>
                <w:sz w:val="24"/>
                <w:szCs w:val="21"/>
              </w:rPr>
              <w:t>如果为折扣行，商品名称须与被折扣行的商品名称相同，不能多行折扣。</w:t>
            </w:r>
          </w:p>
          <w:p w:rsidR="003E3ADE" w:rsidRPr="007D5B13" w:rsidRDefault="003E3ADE" w:rsidP="00CC3264">
            <w:pPr>
              <w:rPr>
                <w:rFonts w:ascii="宋体" w:hAnsi="宋体" w:cs="宋体"/>
                <w:sz w:val="24"/>
                <w:szCs w:val="21"/>
              </w:rPr>
            </w:pPr>
            <w:r w:rsidRPr="00F346D8">
              <w:rPr>
                <w:rFonts w:ascii="宋体" w:hAnsi="宋体" w:cs="宋体" w:hint="eastAsia"/>
                <w:color w:val="FF0000"/>
                <w:sz w:val="24"/>
                <w:szCs w:val="21"/>
              </w:rPr>
              <w:t>票</w:t>
            </w:r>
            <w:r w:rsidRPr="00F346D8">
              <w:rPr>
                <w:rFonts w:hint="eastAsia"/>
                <w:b/>
                <w:color w:val="FF0000"/>
              </w:rPr>
              <w:t>样</w:t>
            </w:r>
            <w:r w:rsidRPr="00F346D8">
              <w:rPr>
                <w:rFonts w:hint="eastAsia"/>
                <w:b/>
                <w:color w:val="FF0000"/>
              </w:rPr>
              <w:t>06</w:t>
            </w:r>
            <w:r w:rsidRPr="00F346D8">
              <w:rPr>
                <w:rFonts w:hint="eastAsia"/>
                <w:b/>
                <w:color w:val="FF0000"/>
              </w:rPr>
              <w:t>，票样</w:t>
            </w:r>
            <w:r w:rsidRPr="00F346D8">
              <w:rPr>
                <w:rFonts w:hint="eastAsia"/>
                <w:b/>
                <w:color w:val="FF0000"/>
              </w:rPr>
              <w:t>07</w:t>
            </w:r>
            <w:r w:rsidRPr="00F346D8">
              <w:rPr>
                <w:rFonts w:hint="eastAsia"/>
                <w:b/>
                <w:color w:val="FF0000"/>
              </w:rPr>
              <w:t>：</w:t>
            </w:r>
            <w:r>
              <w:rPr>
                <w:rFonts w:hint="eastAsia"/>
                <w:b/>
                <w:color w:val="FF0000"/>
              </w:rPr>
              <w:t>92</w:t>
            </w:r>
            <w:r w:rsidRPr="00F346D8">
              <w:rPr>
                <w:rFonts w:hint="eastAsia"/>
                <w:b/>
                <w:color w:val="FF0000"/>
              </w:rPr>
              <w:t>个字节</w:t>
            </w:r>
            <w:r>
              <w:rPr>
                <w:rFonts w:hint="eastAsia"/>
                <w:b/>
                <w:color w:val="FF0000"/>
              </w:rPr>
              <w:t>,</w:t>
            </w:r>
            <w:r>
              <w:rPr>
                <w:rFonts w:hint="eastAsia"/>
                <w:b/>
                <w:color w:val="FF0000"/>
              </w:rPr>
              <w:t>其它票样为</w:t>
            </w:r>
            <w:r>
              <w:rPr>
                <w:rFonts w:hint="eastAsia"/>
                <w:b/>
                <w:color w:val="FF0000"/>
              </w:rPr>
              <w:t>20</w:t>
            </w:r>
            <w:r>
              <w:rPr>
                <w:rFonts w:hint="eastAsia"/>
                <w:b/>
                <w:color w:val="FF0000"/>
              </w:rPr>
              <w:t>字节</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sl</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数量</w:t>
            </w:r>
          </w:p>
        </w:tc>
        <w:tc>
          <w:tcPr>
            <w:tcW w:w="851"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否</w:t>
            </w:r>
          </w:p>
        </w:tc>
        <w:tc>
          <w:tcPr>
            <w:tcW w:w="4395" w:type="dxa"/>
          </w:tcPr>
          <w:p w:rsidR="00B959D0" w:rsidRDefault="00B959D0" w:rsidP="00B959D0">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3位小数</w:t>
            </w:r>
          </w:p>
          <w:p w:rsidR="00B959D0" w:rsidRDefault="00B959D0" w:rsidP="00B959D0">
            <w:pPr>
              <w:rPr>
                <w:rFonts w:asciiTheme="minorEastAsia" w:eastAsiaTheme="minorEastAsia" w:hAnsiTheme="minorEastAsia"/>
                <w:sz w:val="24"/>
                <w:szCs w:val="24"/>
              </w:rPr>
            </w:pPr>
            <w:r>
              <w:rPr>
                <w:rFonts w:asciiTheme="minorEastAsia" w:eastAsiaTheme="minorEastAsia" w:hAnsiTheme="minorEastAsia" w:hint="eastAsia"/>
                <w:sz w:val="24"/>
                <w:szCs w:val="24"/>
              </w:rPr>
              <w:t>票样06：长度为6位数字，小数点前最多4位，小数点后最多3位；</w:t>
            </w:r>
          </w:p>
          <w:p w:rsidR="009348EE" w:rsidRPr="00B6635B" w:rsidRDefault="00B959D0" w:rsidP="00B959D0">
            <w:pP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票样07：长度为5位数字，小数点前最多3位，小数点后最多3位。</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bhsdj</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不含</w:t>
            </w:r>
            <w:proofErr w:type="gramStart"/>
            <w:r w:rsidRPr="00B6635B">
              <w:rPr>
                <w:rFonts w:asciiTheme="minorEastAsia" w:eastAsiaTheme="minorEastAsia" w:hAnsiTheme="minorEastAsia" w:hint="eastAsia"/>
                <w:sz w:val="24"/>
                <w:szCs w:val="24"/>
              </w:rPr>
              <w:t>税单价</w:t>
            </w:r>
            <w:proofErr w:type="gramEnd"/>
          </w:p>
        </w:tc>
        <w:tc>
          <w:tcPr>
            <w:tcW w:w="851"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否</w:t>
            </w:r>
          </w:p>
        </w:tc>
        <w:tc>
          <w:tcPr>
            <w:tcW w:w="4395"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单位：元（3位小数）</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bhsje</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不含税金额</w:t>
            </w:r>
          </w:p>
        </w:tc>
        <w:tc>
          <w:tcPr>
            <w:tcW w:w="851"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单位：元（2位小数）</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hsdj</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含</w:t>
            </w:r>
            <w:proofErr w:type="gramStart"/>
            <w:r w:rsidRPr="00B6635B">
              <w:rPr>
                <w:rFonts w:asciiTheme="minorEastAsia" w:eastAsiaTheme="minorEastAsia" w:hAnsiTheme="minorEastAsia" w:hint="eastAsia"/>
                <w:sz w:val="24"/>
                <w:szCs w:val="24"/>
              </w:rPr>
              <w:t>税单价</w:t>
            </w:r>
            <w:proofErr w:type="gramEnd"/>
          </w:p>
        </w:tc>
        <w:tc>
          <w:tcPr>
            <w:tcW w:w="851"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否</w:t>
            </w:r>
          </w:p>
        </w:tc>
        <w:tc>
          <w:tcPr>
            <w:tcW w:w="4395" w:type="dxa"/>
          </w:tcPr>
          <w:p w:rsidR="00E77860" w:rsidRDefault="00E77860" w:rsidP="00E77860">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单位：元（3位小数）</w:t>
            </w:r>
          </w:p>
          <w:p w:rsidR="00E77860" w:rsidRDefault="00E77860" w:rsidP="00E77860">
            <w:pPr>
              <w:rPr>
                <w:rFonts w:asciiTheme="minorEastAsia" w:eastAsiaTheme="minorEastAsia" w:hAnsiTheme="minorEastAsia"/>
                <w:sz w:val="24"/>
                <w:szCs w:val="24"/>
              </w:rPr>
            </w:pPr>
            <w:r>
              <w:rPr>
                <w:rFonts w:asciiTheme="minorEastAsia" w:eastAsiaTheme="minorEastAsia" w:hAnsiTheme="minorEastAsia" w:hint="eastAsia"/>
                <w:sz w:val="24"/>
                <w:szCs w:val="24"/>
              </w:rPr>
              <w:t>票样06：长度为9位数字，小数点前最多7位，小数点后最多3位；</w:t>
            </w:r>
          </w:p>
          <w:p w:rsidR="00B959D0" w:rsidRPr="00B6635B" w:rsidRDefault="00E77860" w:rsidP="00E77860">
            <w:pPr>
              <w:rPr>
                <w:rFonts w:asciiTheme="minorEastAsia" w:eastAsiaTheme="minorEastAsia" w:hAnsiTheme="minorEastAsia"/>
                <w:sz w:val="24"/>
                <w:szCs w:val="24"/>
              </w:rPr>
            </w:pPr>
            <w:r>
              <w:rPr>
                <w:rFonts w:asciiTheme="minorEastAsia" w:eastAsiaTheme="minorEastAsia" w:hAnsiTheme="minorEastAsia" w:hint="eastAsia"/>
                <w:sz w:val="24"/>
                <w:szCs w:val="24"/>
              </w:rPr>
              <w:t>票样07：长度为7位数字，小数点前最多5位，小数点后最多3位。</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hsje</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含税金额</w:t>
            </w:r>
          </w:p>
        </w:tc>
        <w:tc>
          <w:tcPr>
            <w:tcW w:w="851"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9348EE"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单位：元（2位小数）</w:t>
            </w:r>
          </w:p>
          <w:p w:rsidR="00E77860" w:rsidRDefault="00E77860" w:rsidP="00E77860">
            <w:pPr>
              <w:rPr>
                <w:rFonts w:asciiTheme="minorEastAsia" w:eastAsiaTheme="minorEastAsia" w:hAnsiTheme="minorEastAsia"/>
                <w:sz w:val="24"/>
                <w:szCs w:val="24"/>
              </w:rPr>
            </w:pPr>
            <w:r>
              <w:rPr>
                <w:rFonts w:asciiTheme="minorEastAsia" w:eastAsiaTheme="minorEastAsia" w:hAnsiTheme="minorEastAsia" w:hint="eastAsia"/>
                <w:sz w:val="24"/>
                <w:szCs w:val="24"/>
              </w:rPr>
              <w:t>票样06：长度为9位数字，小数点前最多7位，小数点后最多3位；</w:t>
            </w:r>
          </w:p>
          <w:p w:rsidR="00E77860" w:rsidRPr="00B6635B" w:rsidRDefault="00E77860" w:rsidP="00E77860">
            <w:pPr>
              <w:rPr>
                <w:rFonts w:asciiTheme="minorEastAsia" w:eastAsiaTheme="minorEastAsia" w:hAnsiTheme="minorEastAsia"/>
                <w:sz w:val="24"/>
                <w:szCs w:val="24"/>
              </w:rPr>
            </w:pPr>
            <w:r>
              <w:rPr>
                <w:rFonts w:asciiTheme="minorEastAsia" w:eastAsiaTheme="minorEastAsia" w:hAnsiTheme="minorEastAsia" w:hint="eastAsia"/>
                <w:sz w:val="24"/>
                <w:szCs w:val="24"/>
              </w:rPr>
              <w:t>票样07：长度为7位数字，小数点前最多5位，小数点后最多3位。</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zsl</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税率</w:t>
            </w:r>
          </w:p>
        </w:tc>
        <w:tc>
          <w:tcPr>
            <w:tcW w:w="851"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6</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精确到3位</w:t>
            </w:r>
            <w:r w:rsidRPr="00B6635B">
              <w:rPr>
                <w:rFonts w:asciiTheme="minorEastAsia" w:eastAsiaTheme="minorEastAsia" w:hAnsiTheme="minorEastAsia"/>
                <w:sz w:val="24"/>
                <w:szCs w:val="24"/>
              </w:rPr>
              <w:t>小数</w:t>
            </w:r>
            <w:r w:rsidRPr="00B6635B">
              <w:rPr>
                <w:rFonts w:asciiTheme="minorEastAsia" w:eastAsiaTheme="minorEastAsia" w:hAnsiTheme="minorEastAsia" w:hint="eastAsia"/>
                <w:sz w:val="24"/>
                <w:szCs w:val="24"/>
              </w:rPr>
              <w:t>，例如1.5%为0.015</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se</w:t>
            </w:r>
          </w:p>
        </w:tc>
        <w:tc>
          <w:tcPr>
            <w:tcW w:w="1984"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税额</w:t>
            </w:r>
          </w:p>
        </w:tc>
        <w:tc>
          <w:tcPr>
            <w:tcW w:w="851"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12</w:t>
            </w:r>
          </w:p>
        </w:tc>
        <w:tc>
          <w:tcPr>
            <w:tcW w:w="850"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是</w:t>
            </w:r>
          </w:p>
        </w:tc>
        <w:tc>
          <w:tcPr>
            <w:tcW w:w="4395" w:type="dxa"/>
          </w:tcPr>
          <w:p w:rsidR="009348EE" w:rsidRPr="00B6635B" w:rsidRDefault="009348EE" w:rsidP="003D2A86">
            <w:pPr>
              <w:rPr>
                <w:rFonts w:asciiTheme="minorEastAsia" w:eastAsiaTheme="minorEastAsia" w:hAnsiTheme="minorEastAsia"/>
                <w:sz w:val="24"/>
                <w:szCs w:val="24"/>
              </w:rPr>
            </w:pPr>
            <w:r w:rsidRPr="00B6635B">
              <w:rPr>
                <w:rFonts w:asciiTheme="minorEastAsia" w:eastAsiaTheme="minorEastAsia" w:hAnsiTheme="minorEastAsia" w:hint="eastAsia"/>
                <w:sz w:val="24"/>
                <w:szCs w:val="24"/>
              </w:rPr>
              <w:t>单位</w:t>
            </w:r>
            <w:r w:rsidRPr="00B6635B">
              <w:rPr>
                <w:rFonts w:asciiTheme="minorEastAsia" w:eastAsiaTheme="minorEastAsia" w:hAnsiTheme="minorEastAsia"/>
                <w:sz w:val="24"/>
                <w:szCs w:val="24"/>
              </w:rPr>
              <w:t>：元（</w:t>
            </w:r>
            <w:r w:rsidRPr="00B6635B">
              <w:rPr>
                <w:rFonts w:asciiTheme="minorEastAsia" w:eastAsiaTheme="minorEastAsia" w:hAnsiTheme="minorEastAsia" w:hint="eastAsia"/>
                <w:sz w:val="24"/>
                <w:szCs w:val="24"/>
              </w:rPr>
              <w:t>2位</w:t>
            </w:r>
            <w:r w:rsidRPr="00B6635B">
              <w:rPr>
                <w:rFonts w:asciiTheme="minorEastAsia" w:eastAsiaTheme="minorEastAsia" w:hAnsiTheme="minorEastAsia"/>
                <w:sz w:val="24"/>
                <w:szCs w:val="24"/>
              </w:rPr>
              <w:t>小数）</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sz w:val="24"/>
                <w:szCs w:val="24"/>
              </w:rPr>
            </w:pPr>
            <w:r w:rsidRPr="00B6635B">
              <w:rPr>
                <w:rFonts w:ascii="宋体" w:hAnsi="宋体" w:hint="eastAsia"/>
                <w:sz w:val="24"/>
                <w:szCs w:val="24"/>
              </w:rPr>
              <w:t>spbm</w:t>
            </w:r>
          </w:p>
        </w:tc>
        <w:tc>
          <w:tcPr>
            <w:tcW w:w="1984" w:type="dxa"/>
          </w:tcPr>
          <w:p w:rsidR="009348EE" w:rsidRPr="00B6635B" w:rsidRDefault="009348EE" w:rsidP="003D2A86">
            <w:pPr>
              <w:rPr>
                <w:rFonts w:ascii="宋体" w:hAnsi="宋体"/>
                <w:sz w:val="24"/>
                <w:szCs w:val="24"/>
              </w:rPr>
            </w:pPr>
            <w:r w:rsidRPr="00B6635B">
              <w:rPr>
                <w:rFonts w:ascii="宋体" w:hAnsi="宋体" w:hint="eastAsia"/>
                <w:sz w:val="24"/>
                <w:szCs w:val="24"/>
              </w:rPr>
              <w:t>商品编码</w:t>
            </w:r>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19</w:t>
            </w:r>
          </w:p>
        </w:tc>
        <w:tc>
          <w:tcPr>
            <w:tcW w:w="850" w:type="dxa"/>
          </w:tcPr>
          <w:p w:rsidR="009348EE" w:rsidRPr="00B6635B" w:rsidRDefault="009348EE" w:rsidP="003D2A86">
            <w:pPr>
              <w:rPr>
                <w:rFonts w:ascii="宋体" w:hAnsi="宋体"/>
                <w:sz w:val="24"/>
                <w:szCs w:val="24"/>
              </w:rPr>
            </w:pPr>
            <w:r w:rsidRPr="00B6635B">
              <w:rPr>
                <w:rFonts w:ascii="宋体" w:hAnsi="宋体" w:hint="eastAsia"/>
                <w:sz w:val="24"/>
                <w:szCs w:val="24"/>
              </w:rPr>
              <w:t>否</w:t>
            </w:r>
          </w:p>
        </w:tc>
        <w:tc>
          <w:tcPr>
            <w:tcW w:w="4395" w:type="dxa"/>
          </w:tcPr>
          <w:p w:rsidR="009348EE" w:rsidRPr="00B6635B" w:rsidRDefault="009348EE" w:rsidP="003D2A86">
            <w:pPr>
              <w:rPr>
                <w:rFonts w:ascii="宋体" w:hAnsi="宋体"/>
                <w:sz w:val="24"/>
                <w:szCs w:val="24"/>
              </w:rPr>
            </w:pPr>
            <w:r w:rsidRPr="00B6635B">
              <w:rPr>
                <w:rFonts w:ascii="宋体" w:hAnsi="宋体" w:hint="eastAsia"/>
                <w:sz w:val="24"/>
                <w:szCs w:val="24"/>
              </w:rPr>
              <w:t>总局固定编码，不能修改</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sz w:val="24"/>
                <w:szCs w:val="24"/>
              </w:rPr>
            </w:pPr>
            <w:r w:rsidRPr="00B6635B">
              <w:rPr>
                <w:rFonts w:ascii="宋体" w:hAnsi="宋体" w:hint="eastAsia"/>
                <w:sz w:val="24"/>
                <w:szCs w:val="24"/>
              </w:rPr>
              <w:t>zxbm</w:t>
            </w:r>
          </w:p>
        </w:tc>
        <w:tc>
          <w:tcPr>
            <w:tcW w:w="1984" w:type="dxa"/>
          </w:tcPr>
          <w:p w:rsidR="009348EE" w:rsidRPr="00B6635B" w:rsidRDefault="009348EE" w:rsidP="003D2A86">
            <w:pPr>
              <w:rPr>
                <w:rFonts w:ascii="宋体" w:hAnsi="宋体"/>
                <w:sz w:val="24"/>
                <w:szCs w:val="24"/>
              </w:rPr>
            </w:pPr>
            <w:r w:rsidRPr="00B6635B">
              <w:rPr>
                <w:rFonts w:ascii="宋体" w:hAnsi="宋体" w:hint="eastAsia"/>
                <w:sz w:val="24"/>
                <w:szCs w:val="24"/>
              </w:rPr>
              <w:t>纳税人自行编码</w:t>
            </w:r>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20</w:t>
            </w:r>
          </w:p>
        </w:tc>
        <w:tc>
          <w:tcPr>
            <w:tcW w:w="850" w:type="dxa"/>
          </w:tcPr>
          <w:p w:rsidR="009348EE" w:rsidRPr="00B6635B" w:rsidRDefault="009348EE" w:rsidP="003D2A86">
            <w:pPr>
              <w:rPr>
                <w:rFonts w:ascii="宋体" w:hAnsi="宋体"/>
                <w:sz w:val="24"/>
                <w:szCs w:val="24"/>
              </w:rPr>
            </w:pPr>
            <w:r w:rsidRPr="00B6635B">
              <w:rPr>
                <w:rFonts w:ascii="宋体" w:hAnsi="宋体" w:hint="eastAsia"/>
                <w:sz w:val="24"/>
                <w:szCs w:val="24"/>
              </w:rPr>
              <w:t>否</w:t>
            </w:r>
          </w:p>
        </w:tc>
        <w:tc>
          <w:tcPr>
            <w:tcW w:w="4395" w:type="dxa"/>
          </w:tcPr>
          <w:p w:rsidR="009348EE" w:rsidRPr="00B6635B" w:rsidRDefault="009348EE" w:rsidP="003D2A86">
            <w:pPr>
              <w:rPr>
                <w:rFonts w:ascii="宋体" w:hAnsi="宋体"/>
                <w:sz w:val="24"/>
                <w:szCs w:val="24"/>
              </w:rPr>
            </w:pPr>
            <w:r w:rsidRPr="00B6635B">
              <w:rPr>
                <w:rFonts w:ascii="宋体" w:hAnsi="宋体" w:hint="eastAsia"/>
                <w:sz w:val="24"/>
                <w:szCs w:val="24"/>
              </w:rPr>
              <w:t>自定义编码以2位为一级，共10级，每级可用编码值为00-99 或AA-ZZ</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sz w:val="24"/>
                <w:szCs w:val="24"/>
              </w:rPr>
            </w:pPr>
            <w:r w:rsidRPr="00B6635B">
              <w:rPr>
                <w:rFonts w:ascii="宋体" w:hAnsi="宋体" w:hint="eastAsia"/>
                <w:sz w:val="24"/>
                <w:szCs w:val="24"/>
              </w:rPr>
              <w:t>yhzcbs</w:t>
            </w:r>
          </w:p>
        </w:tc>
        <w:tc>
          <w:tcPr>
            <w:tcW w:w="1984" w:type="dxa"/>
          </w:tcPr>
          <w:p w:rsidR="009348EE" w:rsidRPr="00B6635B" w:rsidRDefault="009348EE" w:rsidP="003D2A86">
            <w:pPr>
              <w:rPr>
                <w:rFonts w:ascii="宋体" w:hAnsi="宋体"/>
                <w:sz w:val="24"/>
                <w:szCs w:val="24"/>
              </w:rPr>
            </w:pPr>
            <w:r w:rsidRPr="00B6635B">
              <w:rPr>
                <w:rFonts w:ascii="宋体" w:hAnsi="宋体" w:hint="eastAsia"/>
                <w:sz w:val="24"/>
                <w:szCs w:val="24"/>
              </w:rPr>
              <w:t>优惠政策标识</w:t>
            </w:r>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1</w:t>
            </w:r>
          </w:p>
        </w:tc>
        <w:tc>
          <w:tcPr>
            <w:tcW w:w="850" w:type="dxa"/>
          </w:tcPr>
          <w:p w:rsidR="009348EE" w:rsidRPr="00B6635B" w:rsidRDefault="009348EE" w:rsidP="003D2A86">
            <w:pPr>
              <w:rPr>
                <w:rFonts w:ascii="宋体" w:hAnsi="宋体"/>
                <w:sz w:val="24"/>
                <w:szCs w:val="24"/>
              </w:rPr>
            </w:pPr>
            <w:r w:rsidRPr="00B6635B">
              <w:rPr>
                <w:rFonts w:ascii="宋体" w:hAnsi="宋体" w:hint="eastAsia"/>
                <w:sz w:val="24"/>
                <w:szCs w:val="24"/>
              </w:rPr>
              <w:t>否</w:t>
            </w:r>
          </w:p>
        </w:tc>
        <w:tc>
          <w:tcPr>
            <w:tcW w:w="4395" w:type="dxa"/>
          </w:tcPr>
          <w:p w:rsidR="009348EE" w:rsidRPr="00B6635B" w:rsidRDefault="009348EE" w:rsidP="003D2A86">
            <w:pPr>
              <w:rPr>
                <w:rFonts w:ascii="宋体" w:hAnsi="宋体"/>
                <w:sz w:val="24"/>
                <w:szCs w:val="24"/>
              </w:rPr>
            </w:pPr>
            <w:r w:rsidRPr="00B6635B">
              <w:rPr>
                <w:rFonts w:ascii="宋体" w:hAnsi="宋体" w:hint="eastAsia"/>
                <w:sz w:val="24"/>
                <w:szCs w:val="24"/>
              </w:rPr>
              <w:t>0未使用，1使用</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sz w:val="24"/>
                <w:szCs w:val="24"/>
              </w:rPr>
            </w:pPr>
            <w:r w:rsidRPr="00B6635B">
              <w:rPr>
                <w:rFonts w:ascii="宋体" w:hAnsi="宋体" w:hint="eastAsia"/>
                <w:sz w:val="24"/>
                <w:szCs w:val="24"/>
              </w:rPr>
              <w:t>lslbs</w:t>
            </w:r>
          </w:p>
        </w:tc>
        <w:tc>
          <w:tcPr>
            <w:tcW w:w="1984" w:type="dxa"/>
          </w:tcPr>
          <w:p w:rsidR="009348EE" w:rsidRPr="00B6635B" w:rsidRDefault="009348EE" w:rsidP="003D2A86">
            <w:pPr>
              <w:rPr>
                <w:rFonts w:ascii="宋体" w:hAnsi="宋体"/>
                <w:sz w:val="24"/>
                <w:szCs w:val="24"/>
              </w:rPr>
            </w:pPr>
            <w:r w:rsidRPr="00B6635B">
              <w:rPr>
                <w:rFonts w:ascii="宋体" w:hAnsi="宋体" w:hint="eastAsia"/>
                <w:sz w:val="24"/>
                <w:szCs w:val="24"/>
              </w:rPr>
              <w:t>零税率标识</w:t>
            </w:r>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1</w:t>
            </w:r>
          </w:p>
        </w:tc>
        <w:tc>
          <w:tcPr>
            <w:tcW w:w="850" w:type="dxa"/>
          </w:tcPr>
          <w:p w:rsidR="009348EE" w:rsidRPr="00B6635B" w:rsidRDefault="009348EE" w:rsidP="003D2A86">
            <w:pPr>
              <w:rPr>
                <w:rFonts w:ascii="宋体" w:hAnsi="宋体"/>
                <w:sz w:val="24"/>
                <w:szCs w:val="24"/>
              </w:rPr>
            </w:pPr>
            <w:r w:rsidRPr="00B6635B">
              <w:rPr>
                <w:rFonts w:ascii="宋体" w:hAnsi="宋体" w:hint="eastAsia"/>
                <w:sz w:val="24"/>
                <w:szCs w:val="24"/>
              </w:rPr>
              <w:t>否</w:t>
            </w:r>
          </w:p>
        </w:tc>
        <w:tc>
          <w:tcPr>
            <w:tcW w:w="4395" w:type="dxa"/>
          </w:tcPr>
          <w:p w:rsidR="009348EE" w:rsidRPr="00B6635B" w:rsidRDefault="009348EE" w:rsidP="003D2A86">
            <w:pPr>
              <w:rPr>
                <w:rFonts w:ascii="宋体" w:hAnsi="宋体"/>
                <w:sz w:val="24"/>
                <w:szCs w:val="24"/>
              </w:rPr>
            </w:pPr>
            <w:proofErr w:type="gramStart"/>
            <w:r w:rsidRPr="00B6635B">
              <w:rPr>
                <w:rFonts w:ascii="宋体" w:hAnsi="宋体" w:hint="eastAsia"/>
                <w:sz w:val="24"/>
                <w:szCs w:val="24"/>
              </w:rPr>
              <w:t>空代表</w:t>
            </w:r>
            <w:proofErr w:type="gramEnd"/>
            <w:r w:rsidRPr="00B6635B">
              <w:rPr>
                <w:rFonts w:ascii="宋体" w:hAnsi="宋体" w:hint="eastAsia"/>
                <w:sz w:val="24"/>
                <w:szCs w:val="24"/>
              </w:rPr>
              <w:t>无</w:t>
            </w:r>
          </w:p>
          <w:p w:rsidR="009348EE" w:rsidRPr="00B6635B" w:rsidRDefault="009348EE" w:rsidP="003D2A86">
            <w:pPr>
              <w:rPr>
                <w:rFonts w:ascii="宋体" w:hAnsi="宋体"/>
                <w:sz w:val="24"/>
                <w:szCs w:val="24"/>
              </w:rPr>
            </w:pPr>
            <w:r w:rsidRPr="00B6635B">
              <w:rPr>
                <w:rFonts w:ascii="宋体" w:hAnsi="宋体" w:hint="eastAsia"/>
                <w:sz w:val="24"/>
                <w:szCs w:val="24"/>
              </w:rPr>
              <w:t>1 出口免税和其他免税优惠政策</w:t>
            </w:r>
          </w:p>
          <w:p w:rsidR="009348EE" w:rsidRPr="00B6635B" w:rsidRDefault="009348EE" w:rsidP="003D2A86">
            <w:pPr>
              <w:rPr>
                <w:rFonts w:ascii="宋体" w:hAnsi="宋体"/>
                <w:sz w:val="24"/>
                <w:szCs w:val="24"/>
              </w:rPr>
            </w:pPr>
            <w:r w:rsidRPr="00B6635B">
              <w:rPr>
                <w:rFonts w:ascii="宋体" w:hAnsi="宋体" w:hint="eastAsia"/>
                <w:sz w:val="24"/>
                <w:szCs w:val="24"/>
              </w:rPr>
              <w:t>2 不征增值税</w:t>
            </w:r>
          </w:p>
          <w:p w:rsidR="009348EE" w:rsidRPr="00B6635B" w:rsidRDefault="009348EE" w:rsidP="003D2A86">
            <w:pPr>
              <w:rPr>
                <w:rFonts w:ascii="宋体" w:hAnsi="宋体"/>
                <w:sz w:val="24"/>
                <w:szCs w:val="24"/>
              </w:rPr>
            </w:pPr>
            <w:r w:rsidRPr="00B6635B">
              <w:rPr>
                <w:rFonts w:ascii="宋体" w:hAnsi="宋体" w:hint="eastAsia"/>
                <w:sz w:val="24"/>
                <w:szCs w:val="24"/>
              </w:rPr>
              <w:t>3 普通零税率</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sz w:val="24"/>
                <w:szCs w:val="24"/>
              </w:rPr>
            </w:pPr>
            <w:r w:rsidRPr="00B6635B">
              <w:rPr>
                <w:rFonts w:ascii="宋体" w:hAnsi="宋体" w:hint="eastAsia"/>
                <w:sz w:val="24"/>
                <w:szCs w:val="24"/>
              </w:rPr>
              <w:t>zzstsgl</w:t>
            </w:r>
          </w:p>
        </w:tc>
        <w:tc>
          <w:tcPr>
            <w:tcW w:w="1984" w:type="dxa"/>
          </w:tcPr>
          <w:p w:rsidR="009348EE" w:rsidRPr="00B6635B" w:rsidRDefault="009348EE" w:rsidP="003D2A86">
            <w:pPr>
              <w:rPr>
                <w:rFonts w:ascii="宋体" w:hAnsi="宋体"/>
                <w:sz w:val="24"/>
                <w:szCs w:val="24"/>
              </w:rPr>
            </w:pPr>
            <w:r w:rsidRPr="00B6635B">
              <w:rPr>
                <w:rFonts w:ascii="宋体" w:hAnsi="宋体" w:hint="eastAsia"/>
                <w:sz w:val="24"/>
                <w:szCs w:val="24"/>
              </w:rPr>
              <w:t>增值税特殊管理</w:t>
            </w:r>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500</w:t>
            </w:r>
          </w:p>
        </w:tc>
        <w:tc>
          <w:tcPr>
            <w:tcW w:w="850" w:type="dxa"/>
          </w:tcPr>
          <w:p w:rsidR="009348EE" w:rsidRPr="00B6635B" w:rsidRDefault="009348EE" w:rsidP="003D2A86">
            <w:pPr>
              <w:rPr>
                <w:rFonts w:ascii="宋体" w:hAnsi="宋体"/>
                <w:sz w:val="24"/>
                <w:szCs w:val="24"/>
              </w:rPr>
            </w:pPr>
            <w:r w:rsidRPr="00B6635B">
              <w:rPr>
                <w:rFonts w:ascii="宋体" w:hAnsi="宋体" w:hint="eastAsia"/>
                <w:sz w:val="24"/>
                <w:szCs w:val="24"/>
              </w:rPr>
              <w:t>否</w:t>
            </w:r>
          </w:p>
        </w:tc>
        <w:tc>
          <w:tcPr>
            <w:tcW w:w="4395" w:type="dxa"/>
          </w:tcPr>
          <w:p w:rsidR="009348EE" w:rsidRPr="00B6635B" w:rsidRDefault="009348EE" w:rsidP="003D2A86">
            <w:pPr>
              <w:rPr>
                <w:rFonts w:ascii="宋体" w:hAnsi="宋体"/>
                <w:sz w:val="24"/>
                <w:szCs w:val="24"/>
              </w:rPr>
            </w:pPr>
            <w:r w:rsidRPr="00B6635B">
              <w:rPr>
                <w:rFonts w:ascii="宋体" w:hAnsi="宋体" w:hint="eastAsia"/>
                <w:sz w:val="24"/>
                <w:szCs w:val="24"/>
              </w:rPr>
              <w:t>如果yhzcbs为1时，此项必填，具体信息取《商品和服务税收分类与编码》.xls（见附录2）中的增值税特殊管理列。</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sz w:val="24"/>
                <w:szCs w:val="21"/>
              </w:rPr>
            </w:pPr>
            <w:r w:rsidRPr="00B6635B">
              <w:rPr>
                <w:rFonts w:ascii="宋体" w:hAnsi="宋体"/>
                <w:sz w:val="24"/>
                <w:szCs w:val="21"/>
              </w:rPr>
              <w:t>h</w:t>
            </w:r>
            <w:r w:rsidRPr="00B6635B">
              <w:rPr>
                <w:rFonts w:ascii="宋体" w:hAnsi="宋体" w:hint="eastAsia"/>
                <w:sz w:val="24"/>
                <w:szCs w:val="21"/>
              </w:rPr>
              <w:t>jje</w:t>
            </w:r>
          </w:p>
        </w:tc>
        <w:tc>
          <w:tcPr>
            <w:tcW w:w="1984" w:type="dxa"/>
          </w:tcPr>
          <w:p w:rsidR="009348EE" w:rsidRPr="00B6635B" w:rsidRDefault="009348EE" w:rsidP="003D2A86">
            <w:pPr>
              <w:rPr>
                <w:rFonts w:ascii="宋体" w:hAnsi="宋体"/>
                <w:sz w:val="24"/>
                <w:szCs w:val="21"/>
              </w:rPr>
            </w:pPr>
            <w:r w:rsidRPr="00B6635B">
              <w:rPr>
                <w:rFonts w:ascii="宋体" w:hAnsi="宋体" w:hint="eastAsia"/>
                <w:sz w:val="24"/>
                <w:szCs w:val="21"/>
              </w:rPr>
              <w:t>合计金额</w:t>
            </w:r>
          </w:p>
        </w:tc>
        <w:tc>
          <w:tcPr>
            <w:tcW w:w="851"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12</w:t>
            </w:r>
          </w:p>
        </w:tc>
        <w:tc>
          <w:tcPr>
            <w:tcW w:w="850" w:type="dxa"/>
          </w:tcPr>
          <w:p w:rsidR="009348EE" w:rsidRPr="00B6635B" w:rsidRDefault="009348EE" w:rsidP="003D2A86">
            <w:pPr>
              <w:rPr>
                <w:rFonts w:ascii="宋体" w:hAnsi="宋体"/>
                <w:sz w:val="24"/>
                <w:szCs w:val="21"/>
              </w:rPr>
            </w:pPr>
            <w:r w:rsidRPr="00B6635B">
              <w:rPr>
                <w:rFonts w:ascii="宋体" w:hAnsi="宋体" w:hint="eastAsia"/>
                <w:sz w:val="24"/>
                <w:szCs w:val="21"/>
              </w:rPr>
              <w:t>是</w:t>
            </w:r>
          </w:p>
        </w:tc>
        <w:tc>
          <w:tcPr>
            <w:tcW w:w="4395"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小数点后2位，不含税，正负</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hjse</w:t>
            </w:r>
          </w:p>
        </w:tc>
        <w:tc>
          <w:tcPr>
            <w:tcW w:w="1984"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合计</w:t>
            </w:r>
            <w:r w:rsidRPr="00B6635B">
              <w:rPr>
                <w:rFonts w:ascii="宋体" w:hAnsi="宋体" w:cs="宋体"/>
                <w:sz w:val="24"/>
                <w:szCs w:val="21"/>
              </w:rPr>
              <w:t>税额</w:t>
            </w:r>
          </w:p>
        </w:tc>
        <w:tc>
          <w:tcPr>
            <w:tcW w:w="851"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12</w:t>
            </w:r>
          </w:p>
        </w:tc>
        <w:tc>
          <w:tcPr>
            <w:tcW w:w="850" w:type="dxa"/>
          </w:tcPr>
          <w:p w:rsidR="009348EE" w:rsidRPr="00B6635B" w:rsidRDefault="009348EE" w:rsidP="003D2A86">
            <w:pPr>
              <w:rPr>
                <w:rFonts w:ascii="宋体" w:hAnsi="宋体" w:cs="宋体"/>
                <w:sz w:val="24"/>
                <w:szCs w:val="21"/>
              </w:rPr>
            </w:pPr>
            <w:r w:rsidRPr="00B6635B">
              <w:rPr>
                <w:rFonts w:ascii="宋体" w:hAnsi="宋体" w:hint="eastAsia"/>
                <w:sz w:val="24"/>
                <w:szCs w:val="21"/>
              </w:rPr>
              <w:t>是</w:t>
            </w:r>
          </w:p>
        </w:tc>
        <w:tc>
          <w:tcPr>
            <w:tcW w:w="4395"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小数点后2位，正负</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jshj</w:t>
            </w:r>
          </w:p>
        </w:tc>
        <w:tc>
          <w:tcPr>
            <w:tcW w:w="1984"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加税合计</w:t>
            </w:r>
          </w:p>
        </w:tc>
        <w:tc>
          <w:tcPr>
            <w:tcW w:w="851"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12</w:t>
            </w:r>
          </w:p>
        </w:tc>
        <w:tc>
          <w:tcPr>
            <w:tcW w:w="850"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是</w:t>
            </w:r>
          </w:p>
        </w:tc>
        <w:tc>
          <w:tcPr>
            <w:tcW w:w="4395" w:type="dxa"/>
          </w:tcPr>
          <w:p w:rsidR="009348EE" w:rsidRDefault="009348EE" w:rsidP="003D2A86">
            <w:pPr>
              <w:rPr>
                <w:rFonts w:ascii="宋体" w:hAnsi="宋体" w:cs="宋体"/>
                <w:sz w:val="24"/>
                <w:szCs w:val="21"/>
              </w:rPr>
            </w:pPr>
            <w:r w:rsidRPr="00B6635B">
              <w:rPr>
                <w:rFonts w:ascii="宋体" w:hAnsi="宋体" w:cs="宋体" w:hint="eastAsia"/>
                <w:sz w:val="24"/>
                <w:szCs w:val="21"/>
              </w:rPr>
              <w:t>小数点后2位，正负</w:t>
            </w:r>
          </w:p>
          <w:p w:rsidR="009348EE" w:rsidRDefault="009348EE" w:rsidP="002915F0">
            <w:pPr>
              <w:rPr>
                <w:rFonts w:asciiTheme="minorEastAsia" w:eastAsiaTheme="minorEastAsia" w:hAnsiTheme="minorEastAsia"/>
                <w:sz w:val="24"/>
                <w:szCs w:val="24"/>
              </w:rPr>
            </w:pPr>
            <w:r>
              <w:rPr>
                <w:rFonts w:asciiTheme="minorEastAsia" w:eastAsiaTheme="minorEastAsia" w:hAnsiTheme="minorEastAsia" w:hint="eastAsia"/>
                <w:sz w:val="24"/>
                <w:szCs w:val="24"/>
              </w:rPr>
              <w:t>票样06：最大金额为9999999.99；</w:t>
            </w:r>
          </w:p>
          <w:p w:rsidR="009348EE" w:rsidRPr="00B6635B" w:rsidRDefault="009348EE" w:rsidP="002915F0">
            <w:pPr>
              <w:rPr>
                <w:rFonts w:ascii="宋体" w:hAnsi="宋体" w:cs="宋体"/>
                <w:sz w:val="24"/>
                <w:szCs w:val="21"/>
              </w:rPr>
            </w:pPr>
            <w:r>
              <w:rPr>
                <w:rFonts w:asciiTheme="minorEastAsia" w:eastAsiaTheme="minorEastAsia" w:hAnsiTheme="minorEastAsia" w:hint="eastAsia"/>
                <w:sz w:val="24"/>
                <w:szCs w:val="24"/>
              </w:rPr>
              <w:t>票样07：最大金额为99999.99。</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cs="宋体"/>
                <w:sz w:val="24"/>
                <w:szCs w:val="21"/>
              </w:rPr>
            </w:pPr>
            <w:r w:rsidRPr="00B6635B">
              <w:rPr>
                <w:rFonts w:ascii="宋体" w:hAnsi="宋体" w:hint="eastAsia"/>
                <w:sz w:val="24"/>
                <w:szCs w:val="21"/>
              </w:rPr>
              <w:t>bz</w:t>
            </w:r>
          </w:p>
        </w:tc>
        <w:tc>
          <w:tcPr>
            <w:tcW w:w="1984" w:type="dxa"/>
          </w:tcPr>
          <w:p w:rsidR="009348EE" w:rsidRPr="00B6635B" w:rsidRDefault="009348EE" w:rsidP="003D2A86">
            <w:pPr>
              <w:rPr>
                <w:rFonts w:ascii="宋体" w:hAnsi="宋体" w:cs="宋体"/>
                <w:sz w:val="24"/>
                <w:szCs w:val="21"/>
              </w:rPr>
            </w:pPr>
            <w:r w:rsidRPr="00B6635B">
              <w:rPr>
                <w:rFonts w:ascii="宋体" w:hAnsi="宋体" w:hint="eastAsia"/>
                <w:sz w:val="24"/>
                <w:szCs w:val="21"/>
              </w:rPr>
              <w:t>备注</w:t>
            </w:r>
          </w:p>
        </w:tc>
        <w:tc>
          <w:tcPr>
            <w:tcW w:w="851" w:type="dxa"/>
          </w:tcPr>
          <w:p w:rsidR="009348EE" w:rsidRPr="00B6635B" w:rsidRDefault="009348EE" w:rsidP="003D2A86">
            <w:pPr>
              <w:rPr>
                <w:rFonts w:ascii="宋体" w:hAnsi="宋体" w:cs="宋体"/>
                <w:sz w:val="24"/>
                <w:szCs w:val="21"/>
              </w:rPr>
            </w:pPr>
            <w:r w:rsidRPr="00B6635B">
              <w:rPr>
                <w:rFonts w:ascii="宋体" w:hAnsi="宋体" w:hint="eastAsia"/>
                <w:sz w:val="24"/>
                <w:szCs w:val="21"/>
              </w:rPr>
              <w:t>80</w:t>
            </w:r>
          </w:p>
        </w:tc>
        <w:tc>
          <w:tcPr>
            <w:tcW w:w="850" w:type="dxa"/>
          </w:tcPr>
          <w:p w:rsidR="009348EE" w:rsidRPr="00B6635B" w:rsidRDefault="009348EE" w:rsidP="003D2A86">
            <w:pPr>
              <w:rPr>
                <w:rFonts w:ascii="宋体" w:hAnsi="宋体" w:cs="宋体"/>
                <w:sz w:val="24"/>
                <w:szCs w:val="21"/>
              </w:rPr>
            </w:pPr>
            <w:r w:rsidRPr="00B6635B">
              <w:rPr>
                <w:rFonts w:ascii="宋体" w:hAnsi="宋体" w:hint="eastAsia"/>
                <w:sz w:val="24"/>
                <w:szCs w:val="21"/>
              </w:rPr>
              <w:t>否</w:t>
            </w:r>
          </w:p>
        </w:tc>
        <w:tc>
          <w:tcPr>
            <w:tcW w:w="4395" w:type="dxa"/>
          </w:tcPr>
          <w:p w:rsidR="009348EE" w:rsidRPr="00B6635B" w:rsidRDefault="00603473" w:rsidP="00603473">
            <w:pPr>
              <w:rPr>
                <w:rFonts w:ascii="宋体" w:hAnsi="宋体" w:cs="宋体"/>
                <w:sz w:val="24"/>
                <w:szCs w:val="21"/>
              </w:rPr>
            </w:pPr>
            <w:r>
              <w:rPr>
                <w:rFonts w:ascii="宋体" w:hAnsi="宋体" w:hint="eastAsia"/>
                <w:sz w:val="24"/>
                <w:szCs w:val="24"/>
              </w:rPr>
              <w:t>票样6和票样7：备注长度为</w:t>
            </w:r>
            <w:r w:rsidR="00DE3C11">
              <w:rPr>
                <w:rFonts w:ascii="宋体" w:hAnsi="宋体" w:hint="eastAsia"/>
                <w:sz w:val="24"/>
                <w:szCs w:val="24"/>
              </w:rPr>
              <w:t>120个字节</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cs="宋体"/>
                <w:sz w:val="24"/>
                <w:szCs w:val="21"/>
              </w:rPr>
            </w:pPr>
            <w:r w:rsidRPr="00B6635B">
              <w:rPr>
                <w:rFonts w:ascii="宋体" w:hAnsi="宋体" w:hint="eastAsia"/>
                <w:sz w:val="24"/>
                <w:szCs w:val="21"/>
              </w:rPr>
              <w:t>skr</w:t>
            </w:r>
          </w:p>
        </w:tc>
        <w:tc>
          <w:tcPr>
            <w:tcW w:w="1984" w:type="dxa"/>
          </w:tcPr>
          <w:p w:rsidR="009348EE" w:rsidRPr="00B6635B" w:rsidRDefault="009348EE" w:rsidP="003D2A86">
            <w:pPr>
              <w:rPr>
                <w:rFonts w:ascii="宋体" w:hAnsi="宋体" w:cs="宋体"/>
                <w:sz w:val="24"/>
                <w:szCs w:val="21"/>
              </w:rPr>
            </w:pPr>
            <w:r w:rsidRPr="00B6635B">
              <w:rPr>
                <w:rFonts w:ascii="宋体" w:hAnsi="宋体" w:hint="eastAsia"/>
                <w:sz w:val="24"/>
                <w:szCs w:val="21"/>
              </w:rPr>
              <w:t>收款人</w:t>
            </w:r>
          </w:p>
        </w:tc>
        <w:tc>
          <w:tcPr>
            <w:tcW w:w="851" w:type="dxa"/>
          </w:tcPr>
          <w:p w:rsidR="009348EE" w:rsidRPr="00B6635B" w:rsidRDefault="009348EE" w:rsidP="003D2A86">
            <w:pPr>
              <w:rPr>
                <w:rFonts w:ascii="宋体" w:hAnsi="宋体" w:cs="宋体"/>
                <w:sz w:val="24"/>
                <w:szCs w:val="21"/>
              </w:rPr>
            </w:pPr>
            <w:r w:rsidRPr="00B6635B">
              <w:rPr>
                <w:rFonts w:ascii="宋体" w:hAnsi="宋体" w:hint="eastAsia"/>
                <w:sz w:val="24"/>
                <w:szCs w:val="21"/>
              </w:rPr>
              <w:t>16</w:t>
            </w:r>
          </w:p>
        </w:tc>
        <w:tc>
          <w:tcPr>
            <w:tcW w:w="850" w:type="dxa"/>
          </w:tcPr>
          <w:p w:rsidR="009348EE" w:rsidRPr="00B6635B" w:rsidRDefault="009348EE" w:rsidP="003D2A86">
            <w:pPr>
              <w:rPr>
                <w:rFonts w:ascii="宋体" w:hAnsi="宋体" w:cs="宋体"/>
                <w:sz w:val="24"/>
                <w:szCs w:val="21"/>
              </w:rPr>
            </w:pPr>
            <w:r w:rsidRPr="00B6635B">
              <w:rPr>
                <w:rFonts w:ascii="宋体" w:hAnsi="宋体" w:hint="eastAsia"/>
                <w:sz w:val="24"/>
                <w:szCs w:val="21"/>
              </w:rPr>
              <w:t>否</w:t>
            </w:r>
          </w:p>
        </w:tc>
        <w:tc>
          <w:tcPr>
            <w:tcW w:w="4395" w:type="dxa"/>
          </w:tcPr>
          <w:p w:rsidR="009348EE" w:rsidRPr="00B6635B" w:rsidRDefault="009348EE" w:rsidP="003D2A86">
            <w:pPr>
              <w:rPr>
                <w:rFonts w:ascii="宋体" w:hAnsi="宋体" w:cs="宋体"/>
                <w:sz w:val="24"/>
                <w:szCs w:val="21"/>
              </w:rPr>
            </w:pP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cs="宋体"/>
                <w:sz w:val="24"/>
                <w:szCs w:val="24"/>
              </w:rPr>
            </w:pPr>
            <w:r w:rsidRPr="00B6635B">
              <w:rPr>
                <w:rFonts w:ascii="宋体" w:hAnsi="宋体" w:hint="eastAsia"/>
                <w:sz w:val="24"/>
                <w:szCs w:val="24"/>
              </w:rPr>
              <w:t>kpr</w:t>
            </w:r>
          </w:p>
        </w:tc>
        <w:tc>
          <w:tcPr>
            <w:tcW w:w="1984" w:type="dxa"/>
          </w:tcPr>
          <w:p w:rsidR="009348EE" w:rsidRPr="00B6635B" w:rsidRDefault="009348EE" w:rsidP="003D2A86">
            <w:pPr>
              <w:rPr>
                <w:rFonts w:ascii="宋体" w:hAnsi="宋体" w:cs="宋体"/>
                <w:sz w:val="24"/>
                <w:szCs w:val="24"/>
              </w:rPr>
            </w:pPr>
            <w:r w:rsidRPr="00B6635B">
              <w:rPr>
                <w:rFonts w:ascii="宋体" w:hAnsi="宋体" w:hint="eastAsia"/>
                <w:sz w:val="24"/>
                <w:szCs w:val="24"/>
              </w:rPr>
              <w:t>开票人</w:t>
            </w:r>
          </w:p>
        </w:tc>
        <w:tc>
          <w:tcPr>
            <w:tcW w:w="851" w:type="dxa"/>
          </w:tcPr>
          <w:p w:rsidR="009348EE" w:rsidRPr="00B6635B" w:rsidRDefault="009348EE" w:rsidP="003D2A86">
            <w:pPr>
              <w:rPr>
                <w:rFonts w:ascii="宋体" w:hAnsi="宋体" w:cs="宋体"/>
                <w:sz w:val="24"/>
                <w:szCs w:val="24"/>
              </w:rPr>
            </w:pPr>
            <w:r w:rsidRPr="00B6635B">
              <w:rPr>
                <w:rFonts w:ascii="宋体" w:hAnsi="宋体" w:hint="eastAsia"/>
                <w:sz w:val="24"/>
                <w:szCs w:val="24"/>
              </w:rPr>
              <w:t>20</w:t>
            </w:r>
          </w:p>
        </w:tc>
        <w:tc>
          <w:tcPr>
            <w:tcW w:w="850" w:type="dxa"/>
          </w:tcPr>
          <w:p w:rsidR="009348EE" w:rsidRPr="00B6635B" w:rsidRDefault="009348EE" w:rsidP="003D2A86">
            <w:pPr>
              <w:rPr>
                <w:rFonts w:ascii="宋体" w:hAnsi="宋体" w:cs="宋体"/>
                <w:sz w:val="24"/>
                <w:szCs w:val="24"/>
              </w:rPr>
            </w:pPr>
            <w:r w:rsidRPr="00B6635B">
              <w:rPr>
                <w:rFonts w:ascii="宋体" w:hAnsi="宋体" w:hint="eastAsia"/>
                <w:sz w:val="24"/>
                <w:szCs w:val="24"/>
              </w:rPr>
              <w:t>是</w:t>
            </w:r>
          </w:p>
        </w:tc>
        <w:tc>
          <w:tcPr>
            <w:tcW w:w="4395" w:type="dxa"/>
          </w:tcPr>
          <w:p w:rsidR="009348EE" w:rsidRPr="00B6635B" w:rsidRDefault="009348EE" w:rsidP="003D2A86">
            <w:pPr>
              <w:rPr>
                <w:rFonts w:ascii="宋体" w:hAnsi="宋体" w:cs="宋体"/>
                <w:sz w:val="24"/>
                <w:szCs w:val="24"/>
              </w:rPr>
            </w:pP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yfpdm</w:t>
            </w:r>
          </w:p>
        </w:tc>
        <w:tc>
          <w:tcPr>
            <w:tcW w:w="1984"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原发票代码</w:t>
            </w:r>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12</w:t>
            </w:r>
          </w:p>
        </w:tc>
        <w:tc>
          <w:tcPr>
            <w:tcW w:w="850"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否</w:t>
            </w:r>
          </w:p>
        </w:tc>
        <w:tc>
          <w:tcPr>
            <w:tcW w:w="4395" w:type="dxa"/>
          </w:tcPr>
          <w:p w:rsidR="009348EE" w:rsidRPr="00B6635B" w:rsidRDefault="009348EE" w:rsidP="003D2A86">
            <w:pPr>
              <w:rPr>
                <w:rFonts w:ascii="宋体" w:hAnsi="宋体" w:cs="宋体"/>
                <w:sz w:val="24"/>
                <w:szCs w:val="24"/>
              </w:rPr>
            </w:pP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yfphm</w:t>
            </w:r>
          </w:p>
        </w:tc>
        <w:tc>
          <w:tcPr>
            <w:tcW w:w="1984"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原发票号码</w:t>
            </w:r>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8</w:t>
            </w:r>
          </w:p>
        </w:tc>
        <w:tc>
          <w:tcPr>
            <w:tcW w:w="850"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否</w:t>
            </w:r>
          </w:p>
        </w:tc>
        <w:tc>
          <w:tcPr>
            <w:tcW w:w="4395" w:type="dxa"/>
          </w:tcPr>
          <w:p w:rsidR="009348EE" w:rsidRPr="00B6635B" w:rsidRDefault="009348EE" w:rsidP="003D2A86">
            <w:pPr>
              <w:rPr>
                <w:rFonts w:ascii="宋体" w:hAnsi="宋体" w:cs="宋体"/>
                <w:sz w:val="24"/>
                <w:szCs w:val="24"/>
              </w:rPr>
            </w:pP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sz w:val="24"/>
                <w:szCs w:val="21"/>
              </w:rPr>
            </w:pPr>
            <w:r w:rsidRPr="00B6635B">
              <w:rPr>
                <w:rFonts w:ascii="宋体" w:hAnsi="宋体" w:hint="eastAsia"/>
                <w:sz w:val="24"/>
                <w:szCs w:val="21"/>
              </w:rPr>
              <w:t>zfrq</w:t>
            </w:r>
          </w:p>
        </w:tc>
        <w:tc>
          <w:tcPr>
            <w:tcW w:w="1984" w:type="dxa"/>
          </w:tcPr>
          <w:p w:rsidR="009348EE" w:rsidRPr="00B6635B" w:rsidRDefault="009348EE" w:rsidP="003D2A86">
            <w:pPr>
              <w:rPr>
                <w:rFonts w:ascii="宋体" w:hAnsi="宋体"/>
                <w:sz w:val="24"/>
                <w:szCs w:val="21"/>
              </w:rPr>
            </w:pPr>
            <w:r w:rsidRPr="00B6635B">
              <w:rPr>
                <w:rFonts w:ascii="宋体" w:hAnsi="宋体" w:hint="eastAsia"/>
                <w:sz w:val="24"/>
                <w:szCs w:val="21"/>
              </w:rPr>
              <w:t>作废日期</w:t>
            </w:r>
          </w:p>
        </w:tc>
        <w:tc>
          <w:tcPr>
            <w:tcW w:w="851" w:type="dxa"/>
          </w:tcPr>
          <w:p w:rsidR="009348EE" w:rsidRPr="00B6635B" w:rsidRDefault="009348EE" w:rsidP="003D2A86">
            <w:pPr>
              <w:rPr>
                <w:rFonts w:ascii="宋体" w:hAnsi="宋体"/>
                <w:sz w:val="24"/>
                <w:szCs w:val="21"/>
              </w:rPr>
            </w:pPr>
            <w:r w:rsidRPr="00B6635B">
              <w:rPr>
                <w:rFonts w:ascii="宋体" w:hAnsi="宋体" w:hint="eastAsia"/>
                <w:sz w:val="24"/>
                <w:szCs w:val="21"/>
              </w:rPr>
              <w:t>14</w:t>
            </w:r>
          </w:p>
        </w:tc>
        <w:tc>
          <w:tcPr>
            <w:tcW w:w="850" w:type="dxa"/>
          </w:tcPr>
          <w:p w:rsidR="009348EE" w:rsidRPr="00B6635B" w:rsidRDefault="009348EE" w:rsidP="003D2A86">
            <w:pPr>
              <w:rPr>
                <w:rFonts w:ascii="宋体" w:hAnsi="宋体"/>
                <w:sz w:val="24"/>
                <w:szCs w:val="21"/>
              </w:rPr>
            </w:pPr>
            <w:r w:rsidRPr="00B6635B">
              <w:rPr>
                <w:rFonts w:ascii="宋体" w:hAnsi="宋体" w:hint="eastAsia"/>
                <w:sz w:val="24"/>
                <w:szCs w:val="21"/>
              </w:rPr>
              <w:t>否</w:t>
            </w:r>
          </w:p>
        </w:tc>
        <w:tc>
          <w:tcPr>
            <w:tcW w:w="4395" w:type="dxa"/>
          </w:tcPr>
          <w:p w:rsidR="009348EE" w:rsidRPr="00B6635B" w:rsidRDefault="009348EE" w:rsidP="003D2A86">
            <w:pPr>
              <w:rPr>
                <w:rFonts w:ascii="宋体" w:hAnsi="宋体"/>
                <w:sz w:val="24"/>
                <w:szCs w:val="21"/>
              </w:rPr>
            </w:pPr>
            <w:r w:rsidRPr="00B6635B">
              <w:rPr>
                <w:rFonts w:ascii="宋体" w:hAnsi="宋体" w:hint="eastAsia"/>
                <w:sz w:val="24"/>
                <w:szCs w:val="21"/>
              </w:rPr>
              <w:t>格式YYYYMMDDHHMMSS</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sz w:val="24"/>
                <w:szCs w:val="21"/>
              </w:rPr>
            </w:pPr>
            <w:r w:rsidRPr="00B6635B">
              <w:rPr>
                <w:rFonts w:ascii="宋体" w:hAnsi="宋体" w:hint="eastAsia"/>
                <w:sz w:val="24"/>
                <w:szCs w:val="21"/>
              </w:rPr>
              <w:t>zfr</w:t>
            </w:r>
          </w:p>
        </w:tc>
        <w:tc>
          <w:tcPr>
            <w:tcW w:w="1984" w:type="dxa"/>
          </w:tcPr>
          <w:p w:rsidR="009348EE" w:rsidRPr="00B6635B" w:rsidRDefault="009348EE" w:rsidP="003D2A86">
            <w:pPr>
              <w:rPr>
                <w:rFonts w:ascii="宋体" w:hAnsi="宋体"/>
                <w:sz w:val="24"/>
              </w:rPr>
            </w:pPr>
            <w:r w:rsidRPr="00B6635B">
              <w:rPr>
                <w:rFonts w:ascii="宋体" w:hAnsi="宋体" w:hint="eastAsia"/>
                <w:sz w:val="24"/>
              </w:rPr>
              <w:t>作废人</w:t>
            </w:r>
          </w:p>
        </w:tc>
        <w:tc>
          <w:tcPr>
            <w:tcW w:w="851" w:type="dxa"/>
          </w:tcPr>
          <w:p w:rsidR="009348EE" w:rsidRPr="00B6635B" w:rsidRDefault="009348EE" w:rsidP="003D2A86">
            <w:pPr>
              <w:rPr>
                <w:rFonts w:ascii="宋体" w:hAnsi="宋体"/>
                <w:sz w:val="24"/>
              </w:rPr>
            </w:pPr>
            <w:r w:rsidRPr="00B6635B">
              <w:rPr>
                <w:rFonts w:ascii="宋体" w:hAnsi="宋体" w:hint="eastAsia"/>
                <w:sz w:val="24"/>
              </w:rPr>
              <w:t>20</w:t>
            </w:r>
          </w:p>
        </w:tc>
        <w:tc>
          <w:tcPr>
            <w:tcW w:w="850" w:type="dxa"/>
          </w:tcPr>
          <w:p w:rsidR="009348EE" w:rsidRPr="00B6635B" w:rsidRDefault="009348EE" w:rsidP="003D2A86">
            <w:pPr>
              <w:rPr>
                <w:rFonts w:ascii="宋体" w:hAnsi="宋体"/>
                <w:sz w:val="24"/>
              </w:rPr>
            </w:pPr>
            <w:r w:rsidRPr="00B6635B">
              <w:rPr>
                <w:rFonts w:ascii="宋体" w:hAnsi="宋体" w:hint="eastAsia"/>
                <w:sz w:val="24"/>
              </w:rPr>
              <w:t>否</w:t>
            </w:r>
          </w:p>
        </w:tc>
        <w:tc>
          <w:tcPr>
            <w:tcW w:w="4395" w:type="dxa"/>
          </w:tcPr>
          <w:p w:rsidR="009348EE" w:rsidRPr="00B6635B" w:rsidRDefault="009348EE" w:rsidP="003D2A86">
            <w:pPr>
              <w:rPr>
                <w:rFonts w:ascii="Courier" w:hAnsi="Courier"/>
                <w:sz w:val="24"/>
                <w:szCs w:val="21"/>
              </w:rPr>
            </w:pP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szCs w:val="21"/>
              </w:rPr>
            </w:pPr>
            <w:r w:rsidRPr="00B6635B">
              <w:rPr>
                <w:rFonts w:ascii="宋体" w:hAnsi="宋体" w:hint="eastAsia"/>
                <w:szCs w:val="21"/>
              </w:rPr>
              <w:t>qmcs</w:t>
            </w:r>
          </w:p>
        </w:tc>
        <w:tc>
          <w:tcPr>
            <w:tcW w:w="1984" w:type="dxa"/>
          </w:tcPr>
          <w:p w:rsidR="009348EE" w:rsidRPr="00B6635B" w:rsidRDefault="009348EE" w:rsidP="003D2A86">
            <w:pPr>
              <w:rPr>
                <w:rFonts w:ascii="宋体" w:hAnsi="宋体"/>
                <w:szCs w:val="21"/>
              </w:rPr>
            </w:pPr>
            <w:r w:rsidRPr="00B6635B">
              <w:rPr>
                <w:rFonts w:ascii="宋体" w:hAnsi="宋体" w:hint="eastAsia"/>
                <w:szCs w:val="21"/>
              </w:rPr>
              <w:t>签名参数</w:t>
            </w:r>
          </w:p>
        </w:tc>
        <w:tc>
          <w:tcPr>
            <w:tcW w:w="851" w:type="dxa"/>
          </w:tcPr>
          <w:p w:rsidR="009348EE" w:rsidRPr="00B6635B" w:rsidRDefault="009348EE" w:rsidP="003D2A86">
            <w:pPr>
              <w:rPr>
                <w:rFonts w:ascii="宋体" w:hAnsi="宋体"/>
              </w:rPr>
            </w:pPr>
            <w:r w:rsidRPr="00B6635B">
              <w:rPr>
                <w:rFonts w:ascii="宋体" w:hAnsi="宋体" w:hint="eastAsia"/>
              </w:rPr>
              <w:t>16</w:t>
            </w:r>
          </w:p>
        </w:tc>
        <w:tc>
          <w:tcPr>
            <w:tcW w:w="850" w:type="dxa"/>
          </w:tcPr>
          <w:p w:rsidR="009348EE" w:rsidRPr="00B6635B" w:rsidRDefault="009348EE" w:rsidP="003D2A86">
            <w:pPr>
              <w:rPr>
                <w:rFonts w:ascii="宋体" w:hAnsi="宋体"/>
              </w:rPr>
            </w:pPr>
            <w:r w:rsidRPr="00B6635B">
              <w:rPr>
                <w:rFonts w:ascii="宋体" w:hAnsi="宋体" w:hint="eastAsia"/>
              </w:rPr>
              <w:t>否</w:t>
            </w:r>
          </w:p>
        </w:tc>
        <w:tc>
          <w:tcPr>
            <w:tcW w:w="4395" w:type="dxa"/>
          </w:tcPr>
          <w:p w:rsidR="009348EE" w:rsidRPr="00B6635B" w:rsidRDefault="009348EE" w:rsidP="003D2A86">
            <w:pPr>
              <w:rPr>
                <w:rFonts w:ascii="宋体" w:hAnsi="宋体" w:cs="宋体"/>
                <w:sz w:val="24"/>
                <w:szCs w:val="24"/>
              </w:rPr>
            </w:pP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qmz</w:t>
            </w:r>
          </w:p>
        </w:tc>
        <w:tc>
          <w:tcPr>
            <w:tcW w:w="1984" w:type="dxa"/>
          </w:tcPr>
          <w:p w:rsidR="009348EE" w:rsidRPr="00B6635B" w:rsidRDefault="009348EE" w:rsidP="003D2A86">
            <w:pPr>
              <w:rPr>
                <w:rFonts w:ascii="宋体" w:hAnsi="宋体" w:cs="宋体"/>
                <w:sz w:val="24"/>
                <w:szCs w:val="24"/>
              </w:rPr>
            </w:pPr>
            <w:proofErr w:type="gramStart"/>
            <w:r w:rsidRPr="00B6635B">
              <w:rPr>
                <w:rFonts w:ascii="宋体" w:hAnsi="宋体" w:cs="宋体" w:hint="eastAsia"/>
                <w:sz w:val="24"/>
                <w:szCs w:val="24"/>
              </w:rPr>
              <w:t>签名值</w:t>
            </w:r>
            <w:proofErr w:type="gramEnd"/>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450</w:t>
            </w:r>
          </w:p>
        </w:tc>
        <w:tc>
          <w:tcPr>
            <w:tcW w:w="850"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否</w:t>
            </w:r>
          </w:p>
        </w:tc>
        <w:tc>
          <w:tcPr>
            <w:tcW w:w="4395" w:type="dxa"/>
          </w:tcPr>
          <w:p w:rsidR="009348EE" w:rsidRPr="00B6635B" w:rsidRDefault="009348EE" w:rsidP="003D2A86">
            <w:pPr>
              <w:rPr>
                <w:rFonts w:ascii="宋体" w:hAnsi="宋体" w:cs="宋体"/>
                <w:sz w:val="24"/>
                <w:szCs w:val="24"/>
              </w:rPr>
            </w:pP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宋体" w:hAnsi="宋体" w:cs="宋体"/>
                <w:sz w:val="24"/>
                <w:szCs w:val="24"/>
              </w:rPr>
            </w:pPr>
            <w:r w:rsidRPr="00B6635B">
              <w:rPr>
                <w:rFonts w:ascii="Courier" w:hAnsi="Courier" w:hint="eastAsia"/>
                <w:szCs w:val="21"/>
              </w:rPr>
              <w:t>ykfsje</w:t>
            </w:r>
          </w:p>
        </w:tc>
        <w:tc>
          <w:tcPr>
            <w:tcW w:w="1984" w:type="dxa"/>
          </w:tcPr>
          <w:p w:rsidR="009348EE" w:rsidRPr="00B6635B" w:rsidRDefault="009348EE" w:rsidP="003D2A86">
            <w:pPr>
              <w:rPr>
                <w:rFonts w:ascii="宋体" w:hAnsi="宋体" w:cs="宋体"/>
                <w:sz w:val="24"/>
                <w:szCs w:val="24"/>
              </w:rPr>
            </w:pPr>
            <w:r w:rsidRPr="00B6635B">
              <w:rPr>
                <w:rFonts w:ascii="Courier" w:hAnsi="Courier" w:hint="eastAsia"/>
                <w:szCs w:val="21"/>
              </w:rPr>
              <w:t>已开负数金额</w:t>
            </w:r>
          </w:p>
        </w:tc>
        <w:tc>
          <w:tcPr>
            <w:tcW w:w="851" w:type="dxa"/>
          </w:tcPr>
          <w:p w:rsidR="009348EE" w:rsidRPr="00B6635B" w:rsidRDefault="009348EE" w:rsidP="003D2A86">
            <w:pPr>
              <w:rPr>
                <w:rFonts w:ascii="宋体" w:hAnsi="宋体"/>
                <w:sz w:val="24"/>
                <w:szCs w:val="24"/>
              </w:rPr>
            </w:pPr>
            <w:r w:rsidRPr="00B6635B">
              <w:rPr>
                <w:rFonts w:ascii="宋体" w:hAnsi="宋体" w:cs="宋体" w:hint="eastAsia"/>
                <w:sz w:val="24"/>
                <w:szCs w:val="21"/>
              </w:rPr>
              <w:t>12</w:t>
            </w:r>
          </w:p>
        </w:tc>
        <w:tc>
          <w:tcPr>
            <w:tcW w:w="850"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是</w:t>
            </w:r>
          </w:p>
        </w:tc>
        <w:tc>
          <w:tcPr>
            <w:tcW w:w="4395"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如果没有开具正数发票就为</w:t>
            </w:r>
            <w:r w:rsidRPr="00B6635B">
              <w:rPr>
                <w:rFonts w:ascii="宋体" w:hAnsi="宋体" w:cs="宋体"/>
                <w:sz w:val="24"/>
                <w:szCs w:val="24"/>
              </w:rPr>
              <w:t>0.00</w:t>
            </w:r>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Courier" w:hAnsi="Courier"/>
                <w:szCs w:val="21"/>
              </w:rPr>
            </w:pPr>
            <w:r w:rsidRPr="00B6635B">
              <w:rPr>
                <w:rFonts w:ascii="Courier" w:hAnsi="Courier" w:hint="eastAsia"/>
                <w:szCs w:val="21"/>
              </w:rPr>
              <w:t>yqjg</w:t>
            </w:r>
          </w:p>
        </w:tc>
        <w:tc>
          <w:tcPr>
            <w:tcW w:w="1984" w:type="dxa"/>
          </w:tcPr>
          <w:p w:rsidR="009348EE" w:rsidRPr="00B6635B" w:rsidRDefault="009348EE" w:rsidP="003D2A86">
            <w:pPr>
              <w:rPr>
                <w:rFonts w:ascii="Courier" w:hAnsi="Courier"/>
                <w:szCs w:val="21"/>
              </w:rPr>
            </w:pPr>
            <w:r w:rsidRPr="00B6635B">
              <w:rPr>
                <w:rFonts w:ascii="Courier" w:hAnsi="Courier" w:hint="eastAsia"/>
                <w:szCs w:val="21"/>
              </w:rPr>
              <w:t>验</w:t>
            </w:r>
            <w:proofErr w:type="gramStart"/>
            <w:r w:rsidRPr="00B6635B">
              <w:rPr>
                <w:rFonts w:ascii="Courier" w:hAnsi="Courier" w:hint="eastAsia"/>
                <w:szCs w:val="21"/>
              </w:rPr>
              <w:t>签结果</w:t>
            </w:r>
            <w:proofErr w:type="gramEnd"/>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10</w:t>
            </w:r>
          </w:p>
        </w:tc>
        <w:tc>
          <w:tcPr>
            <w:tcW w:w="850"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否</w:t>
            </w:r>
          </w:p>
        </w:tc>
        <w:tc>
          <w:tcPr>
            <w:tcW w:w="4395" w:type="dxa"/>
          </w:tcPr>
          <w:p w:rsidR="009348EE" w:rsidRPr="00B6635B" w:rsidRDefault="009348EE" w:rsidP="003D2A86">
            <w:pPr>
              <w:rPr>
                <w:rFonts w:ascii="宋体" w:hAnsi="宋体" w:cs="宋体"/>
                <w:sz w:val="24"/>
                <w:szCs w:val="21"/>
              </w:rPr>
            </w:pPr>
            <w:r w:rsidRPr="00B6635B">
              <w:rPr>
                <w:rFonts w:ascii="宋体" w:hAnsi="宋体" w:cs="宋体" w:hint="eastAsia"/>
                <w:sz w:val="24"/>
                <w:szCs w:val="21"/>
              </w:rPr>
              <w:t>0：验签失败</w:t>
            </w:r>
          </w:p>
          <w:p w:rsidR="009348EE" w:rsidRPr="00B6635B" w:rsidRDefault="009348EE" w:rsidP="003D2A86">
            <w:pPr>
              <w:rPr>
                <w:rFonts w:ascii="宋体" w:hAnsi="宋体" w:cs="宋体"/>
                <w:sz w:val="24"/>
                <w:szCs w:val="24"/>
              </w:rPr>
            </w:pPr>
            <w:r w:rsidRPr="00B6635B">
              <w:rPr>
                <w:rFonts w:ascii="宋体" w:hAnsi="宋体" w:cs="宋体" w:hint="eastAsia"/>
                <w:sz w:val="24"/>
                <w:szCs w:val="21"/>
              </w:rPr>
              <w:lastRenderedPageBreak/>
              <w:t>1：验</w:t>
            </w:r>
            <w:proofErr w:type="gramStart"/>
            <w:r w:rsidRPr="00B6635B">
              <w:rPr>
                <w:rFonts w:ascii="宋体" w:hAnsi="宋体" w:cs="宋体" w:hint="eastAsia"/>
                <w:sz w:val="24"/>
                <w:szCs w:val="21"/>
              </w:rPr>
              <w:t>签成功</w:t>
            </w:r>
            <w:proofErr w:type="gramEnd"/>
          </w:p>
        </w:tc>
      </w:tr>
      <w:tr w:rsidR="009348EE" w:rsidRPr="00B6635B" w:rsidTr="006E4F63">
        <w:tc>
          <w:tcPr>
            <w:tcW w:w="675" w:type="dxa"/>
          </w:tcPr>
          <w:p w:rsidR="009348EE" w:rsidRPr="00B6635B" w:rsidRDefault="009348EE" w:rsidP="00373497">
            <w:pPr>
              <w:pStyle w:val="af4"/>
              <w:numPr>
                <w:ilvl w:val="0"/>
                <w:numId w:val="38"/>
              </w:numPr>
              <w:ind w:firstLineChars="0"/>
              <w:rPr>
                <w:rFonts w:ascii="宋体" w:hAnsi="宋体"/>
                <w:sz w:val="24"/>
                <w:szCs w:val="24"/>
              </w:rPr>
            </w:pPr>
          </w:p>
        </w:tc>
        <w:tc>
          <w:tcPr>
            <w:tcW w:w="1418" w:type="dxa"/>
          </w:tcPr>
          <w:p w:rsidR="009348EE" w:rsidRPr="00B6635B" w:rsidRDefault="009348EE" w:rsidP="003D2A86">
            <w:pPr>
              <w:rPr>
                <w:rFonts w:ascii="Courier" w:hAnsi="Courier"/>
                <w:szCs w:val="21"/>
              </w:rPr>
            </w:pPr>
            <w:r w:rsidRPr="00B6635B">
              <w:rPr>
                <w:rFonts w:ascii="Courier" w:hAnsi="Courier" w:hint="eastAsia"/>
                <w:szCs w:val="21"/>
              </w:rPr>
              <w:t>ewm</w:t>
            </w:r>
          </w:p>
        </w:tc>
        <w:tc>
          <w:tcPr>
            <w:tcW w:w="1984" w:type="dxa"/>
          </w:tcPr>
          <w:p w:rsidR="009348EE" w:rsidRPr="00B6635B" w:rsidRDefault="009348EE" w:rsidP="003D2A86">
            <w:pPr>
              <w:rPr>
                <w:rFonts w:ascii="Courier" w:hAnsi="Courier"/>
                <w:szCs w:val="21"/>
              </w:rPr>
            </w:pPr>
            <w:proofErr w:type="gramStart"/>
            <w:r w:rsidRPr="00B6635B">
              <w:rPr>
                <w:rFonts w:ascii="Courier" w:hAnsi="Courier" w:hint="eastAsia"/>
                <w:szCs w:val="21"/>
              </w:rPr>
              <w:t>二维码</w:t>
            </w:r>
            <w:proofErr w:type="gramEnd"/>
          </w:p>
        </w:tc>
        <w:tc>
          <w:tcPr>
            <w:tcW w:w="851" w:type="dxa"/>
          </w:tcPr>
          <w:p w:rsidR="009348EE" w:rsidRPr="00B6635B" w:rsidRDefault="009348EE" w:rsidP="003D2A86">
            <w:pPr>
              <w:rPr>
                <w:rFonts w:ascii="宋体" w:hAnsi="宋体"/>
                <w:sz w:val="24"/>
                <w:szCs w:val="24"/>
              </w:rPr>
            </w:pPr>
            <w:r w:rsidRPr="00B6635B">
              <w:rPr>
                <w:rFonts w:ascii="宋体" w:hAnsi="宋体" w:hint="eastAsia"/>
                <w:sz w:val="24"/>
                <w:szCs w:val="24"/>
              </w:rPr>
              <w:t>1200</w:t>
            </w:r>
          </w:p>
        </w:tc>
        <w:tc>
          <w:tcPr>
            <w:tcW w:w="850" w:type="dxa"/>
          </w:tcPr>
          <w:p w:rsidR="009348EE" w:rsidRPr="00B6635B" w:rsidRDefault="009348EE" w:rsidP="003D2A86">
            <w:pPr>
              <w:rPr>
                <w:rFonts w:ascii="宋体" w:hAnsi="宋体" w:cs="宋体"/>
                <w:sz w:val="24"/>
                <w:szCs w:val="24"/>
              </w:rPr>
            </w:pPr>
            <w:r w:rsidRPr="00B6635B">
              <w:rPr>
                <w:rFonts w:ascii="宋体" w:hAnsi="宋体" w:cs="宋体" w:hint="eastAsia"/>
                <w:sz w:val="24"/>
                <w:szCs w:val="24"/>
              </w:rPr>
              <w:t>否</w:t>
            </w:r>
          </w:p>
        </w:tc>
        <w:tc>
          <w:tcPr>
            <w:tcW w:w="4395" w:type="dxa"/>
          </w:tcPr>
          <w:p w:rsidR="009348EE" w:rsidRPr="00B6635B" w:rsidRDefault="009348EE" w:rsidP="003D2A86">
            <w:pPr>
              <w:rPr>
                <w:rFonts w:ascii="宋体" w:hAnsi="宋体" w:cs="宋体"/>
                <w:sz w:val="24"/>
                <w:szCs w:val="24"/>
              </w:rPr>
            </w:pPr>
          </w:p>
        </w:tc>
      </w:tr>
    </w:tbl>
    <w:p w:rsidR="00C32EA1" w:rsidRDefault="00C32EA1" w:rsidP="00C32EA1">
      <w:pPr>
        <w:pStyle w:val="4"/>
        <w:numPr>
          <w:ilvl w:val="0"/>
          <w:numId w:val="6"/>
        </w:numPr>
        <w:jc w:val="left"/>
        <w:rPr>
          <w:sz w:val="24"/>
          <w:szCs w:val="24"/>
        </w:rPr>
      </w:pPr>
      <w:r w:rsidRPr="00B6635B">
        <w:rPr>
          <w:rFonts w:hint="eastAsia"/>
          <w:sz w:val="24"/>
          <w:szCs w:val="24"/>
        </w:rPr>
        <w:t>增值税普通发票（电子）（发票类型代码：</w:t>
      </w:r>
      <w:r w:rsidRPr="00B6635B">
        <w:rPr>
          <w:rFonts w:hint="eastAsia"/>
          <w:sz w:val="24"/>
          <w:szCs w:val="24"/>
        </w:rPr>
        <w:t>026</w:t>
      </w:r>
      <w:r w:rsidRPr="00B6635B">
        <w:rPr>
          <w:rFonts w:hint="eastAsia"/>
          <w:sz w:val="24"/>
          <w:szCs w:val="24"/>
        </w:rPr>
        <w:t>）接口文档见</w:t>
      </w:r>
      <w:r w:rsidRPr="00B6635B">
        <w:rPr>
          <w:rFonts w:hint="eastAsia"/>
          <w:sz w:val="24"/>
          <w:szCs w:val="24"/>
        </w:rPr>
        <w:t>&lt;</w:t>
      </w:r>
      <w:r w:rsidRPr="00B6635B">
        <w:rPr>
          <w:rFonts w:hint="eastAsia"/>
          <w:sz w:val="24"/>
          <w:szCs w:val="24"/>
        </w:rPr>
        <w:t>附录</w:t>
      </w:r>
      <w:r w:rsidRPr="00B6635B">
        <w:rPr>
          <w:rFonts w:hint="eastAsia"/>
          <w:sz w:val="24"/>
          <w:szCs w:val="24"/>
        </w:rPr>
        <w:t>5&gt;</w:t>
      </w:r>
    </w:p>
    <w:p w:rsidR="005234D5" w:rsidRPr="00CE2C47" w:rsidRDefault="005234D5" w:rsidP="005234D5">
      <w:pPr>
        <w:pStyle w:val="4"/>
        <w:numPr>
          <w:ilvl w:val="0"/>
          <w:numId w:val="6"/>
        </w:numPr>
        <w:jc w:val="left"/>
        <w:rPr>
          <w:sz w:val="24"/>
          <w:szCs w:val="24"/>
        </w:rPr>
      </w:pPr>
      <w:r w:rsidRPr="00CE2C47">
        <w:rPr>
          <w:rFonts w:hint="eastAsia"/>
          <w:sz w:val="24"/>
          <w:szCs w:val="24"/>
        </w:rPr>
        <w:t>二手车销售统一发票（发票类型代码：</w:t>
      </w:r>
      <w:r w:rsidRPr="00CE2C47">
        <w:rPr>
          <w:rFonts w:hint="eastAsia"/>
          <w:sz w:val="24"/>
          <w:szCs w:val="24"/>
        </w:rPr>
        <w:t>006</w:t>
      </w:r>
      <w:r w:rsidRPr="00CE2C47">
        <w:rPr>
          <w:rFonts w:hint="eastAsia"/>
          <w:sz w:val="24"/>
          <w:szCs w:val="24"/>
        </w:rPr>
        <w:t>）</w:t>
      </w:r>
    </w:p>
    <w:p w:rsidR="005234D5" w:rsidRPr="009576EE" w:rsidRDefault="005234D5" w:rsidP="005234D5">
      <w:pPr>
        <w:pStyle w:val="ab"/>
        <w:spacing w:line="240" w:lineRule="auto"/>
        <w:ind w:firstLineChars="150" w:firstLine="315"/>
        <w:rPr>
          <w:rFonts w:ascii="Courier" w:hAnsi="Courier"/>
          <w:sz w:val="21"/>
          <w:szCs w:val="21"/>
        </w:rPr>
      </w:pPr>
      <w:proofErr w:type="gramStart"/>
      <w:r>
        <w:rPr>
          <w:rFonts w:ascii="Courier" w:hAnsi="Courier"/>
          <w:sz w:val="21"/>
          <w:szCs w:val="21"/>
        </w:rPr>
        <w:t>&lt;</w:t>
      </w:r>
      <w:r w:rsidRPr="009576EE">
        <w:rPr>
          <w:rFonts w:ascii="Courier" w:hAnsi="Courier"/>
          <w:sz w:val="21"/>
          <w:szCs w:val="21"/>
        </w:rPr>
        <w:t>?xml</w:t>
      </w:r>
      <w:proofErr w:type="gramEnd"/>
      <w:r w:rsidRPr="009576EE">
        <w:rPr>
          <w:rFonts w:ascii="Courier" w:hAnsi="Courier"/>
          <w:sz w:val="21"/>
          <w:szCs w:val="21"/>
        </w:rPr>
        <w:t xml:space="preserve"> version="1.0" encoding="gbk"?&gt;</w:t>
      </w:r>
    </w:p>
    <w:p w:rsidR="005234D5" w:rsidRDefault="005234D5" w:rsidP="005234D5">
      <w:pPr>
        <w:pStyle w:val="ab"/>
        <w:spacing w:line="240" w:lineRule="auto"/>
        <w:ind w:firstLineChars="150" w:firstLine="315"/>
        <w:rPr>
          <w:rFonts w:ascii="Courier" w:hAnsi="Courier"/>
          <w:sz w:val="21"/>
          <w:szCs w:val="21"/>
        </w:rPr>
      </w:pPr>
      <w:r>
        <w:rPr>
          <w:rFonts w:ascii="Courier" w:hAnsi="Courier" w:hint="eastAsia"/>
          <w:sz w:val="21"/>
          <w:szCs w:val="21"/>
        </w:rPr>
        <w:t>&lt;business id="10010" comment="</w:t>
      </w:r>
      <w:r>
        <w:rPr>
          <w:rFonts w:ascii="Courier" w:hAnsi="Courier" w:hint="eastAsia"/>
          <w:sz w:val="21"/>
          <w:szCs w:val="21"/>
        </w:rPr>
        <w:t>发票查询</w:t>
      </w:r>
      <w:r>
        <w:rPr>
          <w:rFonts w:ascii="Courier" w:hAnsi="Courier" w:hint="eastAsia"/>
          <w:sz w:val="21"/>
          <w:szCs w:val="21"/>
        </w:rPr>
        <w:t>"&gt;</w:t>
      </w:r>
    </w:p>
    <w:p w:rsidR="005234D5" w:rsidRPr="009576EE" w:rsidRDefault="005234D5" w:rsidP="005234D5">
      <w:pPr>
        <w:pStyle w:val="ab"/>
        <w:spacing w:line="240" w:lineRule="auto"/>
        <w:ind w:firstLineChars="250" w:firstLine="525"/>
        <w:rPr>
          <w:rFonts w:ascii="Courier" w:hAnsi="Courier"/>
          <w:sz w:val="21"/>
          <w:szCs w:val="21"/>
        </w:rPr>
      </w:pPr>
      <w:r w:rsidRPr="009576EE">
        <w:rPr>
          <w:rFonts w:ascii="Courier" w:hAnsi="Courier"/>
          <w:sz w:val="21"/>
          <w:szCs w:val="21"/>
        </w:rPr>
        <w:t xml:space="preserve">&lt;body </w:t>
      </w:r>
      <w:r w:rsidRPr="009576EE">
        <w:rPr>
          <w:rFonts w:ascii="Courier" w:hAnsi="Courier" w:hint="eastAsia"/>
          <w:sz w:val="21"/>
          <w:szCs w:val="21"/>
        </w:rPr>
        <w:t>yylxdm="1"</w:t>
      </w:r>
      <w:r w:rsidRPr="009576EE">
        <w:rPr>
          <w:rFonts w:ascii="Courier" w:hAnsi="Courier"/>
          <w:sz w:val="21"/>
          <w:szCs w:val="21"/>
        </w:rPr>
        <w:t>&gt;</w:t>
      </w:r>
    </w:p>
    <w:p w:rsidR="005234D5" w:rsidRDefault="005234D5" w:rsidP="005234D5">
      <w:pPr>
        <w:pStyle w:val="ab"/>
        <w:spacing w:line="240" w:lineRule="auto"/>
        <w:ind w:firstLineChars="350" w:firstLine="73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5234D5" w:rsidRDefault="005234D5" w:rsidP="005234D5">
      <w:pPr>
        <w:pStyle w:val="ab"/>
        <w:spacing w:line="240" w:lineRule="auto"/>
        <w:ind w:firstLineChars="350" w:firstLine="73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5234D5" w:rsidRDefault="005234D5" w:rsidP="005234D5">
      <w:pPr>
        <w:pStyle w:val="ab"/>
        <w:spacing w:line="240" w:lineRule="auto"/>
        <w:ind w:firstLineChars="350" w:firstLine="73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5234D5" w:rsidRPr="00460A4D" w:rsidRDefault="005234D5" w:rsidP="005234D5">
      <w:pPr>
        <w:pStyle w:val="ab"/>
        <w:spacing w:line="240" w:lineRule="auto"/>
        <w:ind w:firstLineChars="350" w:firstLine="735"/>
        <w:rPr>
          <w:rFonts w:ascii="Courier" w:hAnsi="Courier"/>
          <w:sz w:val="21"/>
          <w:szCs w:val="21"/>
        </w:rPr>
      </w:pPr>
      <w:r w:rsidRPr="00460A4D">
        <w:rPr>
          <w:rFonts w:ascii="Courier" w:hAnsi="Courier"/>
          <w:sz w:val="21"/>
          <w:szCs w:val="21"/>
        </w:rPr>
        <w:t>&lt;</w:t>
      </w:r>
      <w:r>
        <w:rPr>
          <w:rFonts w:ascii="Courier" w:hAnsi="Courier" w:hint="eastAsia"/>
          <w:sz w:val="21"/>
          <w:szCs w:val="21"/>
        </w:rPr>
        <w:t>k</w:t>
      </w:r>
      <w:r w:rsidRPr="00460A4D">
        <w:rPr>
          <w:rFonts w:ascii="Courier" w:hAnsi="Courier" w:hint="eastAsia"/>
          <w:sz w:val="21"/>
          <w:szCs w:val="21"/>
        </w:rPr>
        <w:t>pxx count=</w:t>
      </w:r>
      <w:r w:rsidRPr="00460A4D">
        <w:rPr>
          <w:rFonts w:ascii="Courier" w:hAnsi="Courier"/>
          <w:sz w:val="21"/>
          <w:szCs w:val="21"/>
        </w:rPr>
        <w:t>"</w:t>
      </w:r>
      <w:r w:rsidRPr="00460A4D">
        <w:rPr>
          <w:rFonts w:ascii="Courier" w:hAnsi="Courier" w:hint="eastAsia"/>
          <w:sz w:val="21"/>
          <w:szCs w:val="21"/>
        </w:rPr>
        <w:t>1</w:t>
      </w:r>
      <w:r w:rsidRPr="00460A4D">
        <w:rPr>
          <w:rFonts w:ascii="Courier" w:hAnsi="Courier"/>
          <w:sz w:val="21"/>
          <w:szCs w:val="21"/>
        </w:rPr>
        <w:t>"&gt;</w:t>
      </w:r>
    </w:p>
    <w:p w:rsidR="005234D5" w:rsidRPr="00460A4D" w:rsidRDefault="005234D5" w:rsidP="005234D5">
      <w:pPr>
        <w:pStyle w:val="ab"/>
        <w:spacing w:line="240" w:lineRule="auto"/>
        <w:ind w:firstLineChars="450" w:firstLine="945"/>
        <w:rPr>
          <w:rFonts w:ascii="Courier" w:hAnsi="Courier"/>
          <w:sz w:val="21"/>
          <w:szCs w:val="21"/>
        </w:rPr>
      </w:pPr>
      <w:r w:rsidRPr="00460A4D">
        <w:rPr>
          <w:rFonts w:ascii="Courier" w:hAnsi="Courier" w:hint="eastAsia"/>
          <w:sz w:val="21"/>
          <w:szCs w:val="21"/>
        </w:rPr>
        <w:t>&lt;group xh=</w:t>
      </w:r>
      <w:r w:rsidRPr="00460A4D">
        <w:rPr>
          <w:rFonts w:ascii="Courier" w:hAnsi="Courier"/>
          <w:sz w:val="21"/>
          <w:szCs w:val="21"/>
        </w:rPr>
        <w:t>"1"</w:t>
      </w:r>
      <w:r w:rsidRPr="00460A4D">
        <w:rPr>
          <w:rFonts w:ascii="Courier" w:hAnsi="Courier" w:hint="eastAsia"/>
          <w:sz w:val="21"/>
          <w:szCs w:val="21"/>
        </w:rPr>
        <w:t>&gt;</w:t>
      </w:r>
    </w:p>
    <w:p w:rsidR="005234D5" w:rsidRPr="009576EE" w:rsidRDefault="005234D5" w:rsidP="005234D5">
      <w:pPr>
        <w:pStyle w:val="ab"/>
        <w:spacing w:line="240" w:lineRule="auto"/>
        <w:ind w:firstLineChars="550" w:firstLine="1155"/>
        <w:rPr>
          <w:rFonts w:ascii="Courier" w:hAnsi="Courier"/>
          <w:sz w:val="21"/>
          <w:szCs w:val="21"/>
        </w:rPr>
      </w:pPr>
      <w:r w:rsidRPr="009576EE">
        <w:rPr>
          <w:rFonts w:ascii="Courier" w:hAnsi="Courier" w:hint="eastAsia"/>
          <w:sz w:val="21"/>
          <w:szCs w:val="21"/>
        </w:rPr>
        <w:t>&lt;fpdm&gt;</w:t>
      </w:r>
      <w:r w:rsidRPr="009576EE">
        <w:rPr>
          <w:rFonts w:ascii="Courier" w:hAnsi="Courier" w:hint="eastAsia"/>
          <w:sz w:val="21"/>
          <w:szCs w:val="21"/>
        </w:rPr>
        <w:t>发票代码</w:t>
      </w:r>
      <w:r w:rsidRPr="009576EE">
        <w:rPr>
          <w:rFonts w:ascii="Courier" w:hAnsi="Courier" w:hint="eastAsia"/>
          <w:sz w:val="21"/>
          <w:szCs w:val="21"/>
        </w:rPr>
        <w:t>&lt;/fpdm&gt;</w:t>
      </w:r>
    </w:p>
    <w:p w:rsidR="005234D5" w:rsidRPr="009576EE" w:rsidRDefault="005234D5" w:rsidP="005234D5">
      <w:pPr>
        <w:pStyle w:val="ab"/>
        <w:spacing w:line="240" w:lineRule="auto"/>
        <w:ind w:firstLineChars="550" w:firstLine="1155"/>
        <w:rPr>
          <w:rFonts w:ascii="Courier" w:hAnsi="Courier"/>
          <w:sz w:val="21"/>
          <w:szCs w:val="21"/>
        </w:rPr>
      </w:pPr>
      <w:r w:rsidRPr="009576EE">
        <w:rPr>
          <w:rFonts w:ascii="Courier" w:hAnsi="Courier" w:hint="eastAsia"/>
          <w:sz w:val="21"/>
          <w:szCs w:val="21"/>
        </w:rPr>
        <w:t>&lt;fphm&gt;</w:t>
      </w:r>
      <w:r w:rsidRPr="009576EE">
        <w:rPr>
          <w:rFonts w:ascii="Courier" w:hAnsi="Courier" w:hint="eastAsia"/>
          <w:sz w:val="21"/>
          <w:szCs w:val="21"/>
        </w:rPr>
        <w:t>发票号码</w:t>
      </w:r>
      <w:r w:rsidRPr="009576EE">
        <w:rPr>
          <w:rFonts w:ascii="Courier" w:hAnsi="Courier" w:hint="eastAsia"/>
          <w:sz w:val="21"/>
          <w:szCs w:val="21"/>
        </w:rPr>
        <w:t>&lt;/fphm&gt;</w:t>
      </w:r>
    </w:p>
    <w:p w:rsidR="005234D5" w:rsidRDefault="005234D5" w:rsidP="005234D5">
      <w:pPr>
        <w:pStyle w:val="ab"/>
        <w:spacing w:line="240" w:lineRule="auto"/>
        <w:ind w:firstLineChars="550" w:firstLine="1155"/>
        <w:rPr>
          <w:rFonts w:ascii="Courier" w:hAnsi="Courier"/>
          <w:sz w:val="21"/>
          <w:szCs w:val="21"/>
        </w:rPr>
      </w:pPr>
      <w:r w:rsidRPr="009576EE">
        <w:rPr>
          <w:rFonts w:ascii="Courier" w:hAnsi="Courier" w:hint="eastAsia"/>
          <w:sz w:val="21"/>
          <w:szCs w:val="21"/>
        </w:rPr>
        <w:t>&lt;fpzt&gt;</w:t>
      </w:r>
      <w:r w:rsidRPr="009576EE">
        <w:rPr>
          <w:rFonts w:ascii="Courier" w:hAnsi="Courier" w:hint="eastAsia"/>
          <w:sz w:val="21"/>
          <w:szCs w:val="21"/>
        </w:rPr>
        <w:t>发票状态</w:t>
      </w:r>
      <w:r w:rsidRPr="009576EE">
        <w:rPr>
          <w:rFonts w:ascii="Courier" w:hAnsi="Courier" w:hint="eastAsia"/>
          <w:sz w:val="21"/>
          <w:szCs w:val="21"/>
        </w:rPr>
        <w:t>&lt;/fpzt&gt;</w:t>
      </w:r>
    </w:p>
    <w:p w:rsidR="005234D5" w:rsidRPr="00CA020B" w:rsidRDefault="005234D5" w:rsidP="005234D5">
      <w:pPr>
        <w:pStyle w:val="ab"/>
        <w:spacing w:line="240" w:lineRule="auto"/>
        <w:ind w:firstLineChars="550" w:firstLine="1155"/>
        <w:rPr>
          <w:rFonts w:ascii="Courier" w:hAnsi="Courier"/>
          <w:sz w:val="21"/>
          <w:szCs w:val="21"/>
        </w:rPr>
      </w:pPr>
      <w:r w:rsidRPr="00CA020B">
        <w:rPr>
          <w:rFonts w:ascii="Courier" w:hAnsi="Courier" w:hint="eastAsia"/>
          <w:sz w:val="21"/>
          <w:szCs w:val="21"/>
        </w:rPr>
        <w:t>&lt;scbz&gt;</w:t>
      </w:r>
      <w:r w:rsidRPr="00CA020B">
        <w:rPr>
          <w:rFonts w:ascii="Courier" w:hAnsi="Courier" w:hint="eastAsia"/>
          <w:sz w:val="21"/>
          <w:szCs w:val="21"/>
        </w:rPr>
        <w:t>上</w:t>
      </w:r>
      <w:proofErr w:type="gramStart"/>
      <w:r w:rsidRPr="00CA020B">
        <w:rPr>
          <w:rFonts w:ascii="Courier" w:hAnsi="Courier" w:hint="eastAsia"/>
          <w:sz w:val="21"/>
          <w:szCs w:val="21"/>
        </w:rPr>
        <w:t>传标志</w:t>
      </w:r>
      <w:proofErr w:type="gramEnd"/>
      <w:r w:rsidRPr="00CA020B">
        <w:rPr>
          <w:rFonts w:ascii="Courier" w:hAnsi="Courier" w:hint="eastAsia"/>
          <w:sz w:val="21"/>
          <w:szCs w:val="21"/>
        </w:rPr>
        <w:t>&lt;</w:t>
      </w:r>
      <w:r>
        <w:rPr>
          <w:rFonts w:ascii="Courier" w:hAnsi="Courier" w:hint="eastAsia"/>
          <w:sz w:val="21"/>
          <w:szCs w:val="21"/>
        </w:rPr>
        <w:t>/</w:t>
      </w:r>
      <w:r w:rsidRPr="00CA020B">
        <w:rPr>
          <w:rFonts w:ascii="Courier" w:hAnsi="Courier" w:hint="eastAsia"/>
          <w:sz w:val="21"/>
          <w:szCs w:val="21"/>
        </w:rPr>
        <w:t>scbz&gt;</w:t>
      </w:r>
    </w:p>
    <w:p w:rsidR="005234D5" w:rsidRPr="00524A67" w:rsidRDefault="005234D5" w:rsidP="005234D5">
      <w:pPr>
        <w:pStyle w:val="ab"/>
        <w:spacing w:line="240" w:lineRule="auto"/>
        <w:ind w:firstLineChars="550" w:firstLine="1155"/>
        <w:rPr>
          <w:rFonts w:ascii="Courier" w:hAnsi="Courier"/>
          <w:sz w:val="21"/>
          <w:szCs w:val="21"/>
        </w:rPr>
      </w:pPr>
      <w:r w:rsidRPr="00460A4D">
        <w:rPr>
          <w:rFonts w:ascii="Courier" w:hAnsi="Courier" w:hint="eastAsia"/>
          <w:sz w:val="21"/>
          <w:szCs w:val="21"/>
        </w:rPr>
        <w:t>&lt;kprq&gt;</w:t>
      </w:r>
      <w:r w:rsidRPr="00460A4D">
        <w:rPr>
          <w:rFonts w:ascii="Courier" w:hAnsi="Courier" w:hint="eastAsia"/>
          <w:sz w:val="21"/>
          <w:szCs w:val="21"/>
        </w:rPr>
        <w:t>开票日期</w:t>
      </w:r>
      <w:r>
        <w:rPr>
          <w:rFonts w:ascii="Courier" w:hAnsi="Courier" w:hint="eastAsia"/>
          <w:sz w:val="21"/>
          <w:szCs w:val="21"/>
        </w:rPr>
        <w:t>YYYYMMDDHHMMSS</w:t>
      </w:r>
      <w:r w:rsidRPr="00460A4D">
        <w:rPr>
          <w:rFonts w:ascii="Courier" w:hAnsi="Courier" w:hint="eastAsia"/>
          <w:sz w:val="21"/>
          <w:szCs w:val="21"/>
        </w:rPr>
        <w:t>&lt;/kprq&gt;</w:t>
      </w:r>
    </w:p>
    <w:p w:rsidR="005234D5" w:rsidRDefault="005234D5" w:rsidP="005234D5">
      <w:pPr>
        <w:pStyle w:val="ab"/>
        <w:spacing w:line="240" w:lineRule="auto"/>
        <w:ind w:firstLineChars="550" w:firstLine="1155"/>
        <w:rPr>
          <w:rFonts w:ascii="Courier" w:hAnsi="Courier"/>
          <w:sz w:val="21"/>
          <w:szCs w:val="21"/>
        </w:rPr>
      </w:pPr>
      <w:r w:rsidRPr="000036E9">
        <w:rPr>
          <w:rFonts w:ascii="Courier" w:hAnsi="Courier" w:hint="eastAsia"/>
          <w:sz w:val="21"/>
          <w:szCs w:val="21"/>
        </w:rPr>
        <w:t>&lt;</w:t>
      </w:r>
      <w:r>
        <w:rPr>
          <w:rFonts w:ascii="Courier" w:hAnsi="Courier" w:hint="eastAsia"/>
          <w:sz w:val="21"/>
          <w:szCs w:val="21"/>
        </w:rPr>
        <w:t>jqbh</w:t>
      </w:r>
      <w:r w:rsidRPr="000036E9">
        <w:rPr>
          <w:rFonts w:ascii="Courier" w:hAnsi="Courier" w:hint="eastAsia"/>
          <w:sz w:val="21"/>
          <w:szCs w:val="21"/>
        </w:rPr>
        <w:t>&gt;</w:t>
      </w:r>
      <w:r w:rsidRPr="000036E9">
        <w:rPr>
          <w:rFonts w:ascii="Courier" w:hAnsi="Courier" w:hint="eastAsia"/>
          <w:sz w:val="21"/>
          <w:szCs w:val="21"/>
        </w:rPr>
        <w:t>税控</w:t>
      </w:r>
      <w:r>
        <w:rPr>
          <w:rFonts w:ascii="Courier" w:hAnsi="Courier" w:hint="eastAsia"/>
          <w:sz w:val="21"/>
          <w:szCs w:val="21"/>
        </w:rPr>
        <w:t>服务器</w:t>
      </w:r>
      <w:r w:rsidRPr="000036E9">
        <w:rPr>
          <w:rFonts w:ascii="Courier" w:hAnsi="Courier" w:hint="eastAsia"/>
          <w:sz w:val="21"/>
          <w:szCs w:val="21"/>
        </w:rPr>
        <w:t>编号</w:t>
      </w:r>
      <w:r w:rsidRPr="000036E9">
        <w:rPr>
          <w:rFonts w:ascii="Courier" w:hAnsi="Courier" w:hint="eastAsia"/>
          <w:sz w:val="21"/>
          <w:szCs w:val="21"/>
        </w:rPr>
        <w:t>&lt;/</w:t>
      </w:r>
      <w:r>
        <w:rPr>
          <w:rFonts w:ascii="Courier" w:hAnsi="Courier" w:hint="eastAsia"/>
          <w:sz w:val="21"/>
          <w:szCs w:val="21"/>
        </w:rPr>
        <w:t>jqbh</w:t>
      </w:r>
      <w:r w:rsidRPr="000036E9">
        <w:rPr>
          <w:rFonts w:ascii="Courier" w:hAnsi="Courier" w:hint="eastAsia"/>
          <w:sz w:val="21"/>
          <w:szCs w:val="21"/>
        </w:rPr>
        <w:t>&gt;</w:t>
      </w:r>
    </w:p>
    <w:p w:rsidR="005234D5" w:rsidRDefault="005234D5" w:rsidP="005234D5">
      <w:pPr>
        <w:pStyle w:val="ab"/>
        <w:spacing w:line="240" w:lineRule="auto"/>
        <w:ind w:firstLineChars="550" w:firstLine="1155"/>
        <w:rPr>
          <w:rFonts w:ascii="Courier" w:hAnsi="Courier"/>
          <w:sz w:val="21"/>
          <w:szCs w:val="21"/>
        </w:rPr>
      </w:pPr>
      <w:r w:rsidRPr="000036E9">
        <w:rPr>
          <w:rFonts w:ascii="Courier" w:hAnsi="Courier" w:hint="eastAsia"/>
          <w:sz w:val="21"/>
          <w:szCs w:val="21"/>
        </w:rPr>
        <w:t>&lt;skm&gt;</w:t>
      </w:r>
      <w:r w:rsidRPr="000036E9">
        <w:rPr>
          <w:rFonts w:ascii="Courier" w:hAnsi="Courier" w:hint="eastAsia"/>
          <w:sz w:val="21"/>
          <w:szCs w:val="21"/>
        </w:rPr>
        <w:t>税控码</w:t>
      </w:r>
      <w:r w:rsidRPr="000036E9">
        <w:rPr>
          <w:rFonts w:ascii="Courier" w:hAnsi="Courier" w:hint="eastAsia"/>
          <w:sz w:val="21"/>
          <w:szCs w:val="21"/>
        </w:rPr>
        <w:t>&lt;/skm&gt;</w:t>
      </w:r>
    </w:p>
    <w:p w:rsidR="005234D5" w:rsidRPr="00C1157D" w:rsidRDefault="005234D5" w:rsidP="005234D5">
      <w:pPr>
        <w:pStyle w:val="ab"/>
        <w:spacing w:line="240" w:lineRule="auto"/>
        <w:ind w:firstLineChars="550" w:firstLine="1155"/>
        <w:rPr>
          <w:rFonts w:ascii="Courier" w:hAnsi="Courier"/>
          <w:sz w:val="21"/>
          <w:szCs w:val="21"/>
        </w:rPr>
      </w:pPr>
      <w:bookmarkStart w:id="82" w:name="OLE_LINK180"/>
      <w:r w:rsidRPr="00C1157D">
        <w:rPr>
          <w:rFonts w:ascii="Courier" w:hAnsi="Courier" w:hint="eastAsia"/>
          <w:sz w:val="21"/>
          <w:szCs w:val="21"/>
        </w:rPr>
        <w:t>&lt;bbh&gt;</w:t>
      </w:r>
      <w:r w:rsidRPr="00C1157D">
        <w:rPr>
          <w:rFonts w:ascii="Courier" w:hAnsi="Courier" w:hint="eastAsia"/>
          <w:sz w:val="21"/>
          <w:szCs w:val="21"/>
        </w:rPr>
        <w:t>版本号</w:t>
      </w:r>
      <w:r w:rsidRPr="00C1157D">
        <w:rPr>
          <w:rFonts w:ascii="Courier" w:hAnsi="Courier" w:hint="eastAsia"/>
          <w:sz w:val="21"/>
          <w:szCs w:val="21"/>
        </w:rPr>
        <w:t>&lt;/bbh&gt;</w:t>
      </w:r>
    </w:p>
    <w:p w:rsidR="005234D5" w:rsidRDefault="005234D5" w:rsidP="005234D5">
      <w:pPr>
        <w:pStyle w:val="ab"/>
        <w:spacing w:line="240" w:lineRule="auto"/>
        <w:ind w:firstLineChars="550" w:firstLine="1155"/>
        <w:rPr>
          <w:rFonts w:ascii="Courier" w:hAnsi="Courier"/>
          <w:sz w:val="21"/>
          <w:szCs w:val="21"/>
        </w:rPr>
      </w:pPr>
      <w:bookmarkStart w:id="83" w:name="OLE_LINK186"/>
      <w:bookmarkStart w:id="84" w:name="OLE_LINK187"/>
      <w:bookmarkStart w:id="85" w:name="OLE_LINK188"/>
      <w:bookmarkStart w:id="86" w:name="OLE_LINK189"/>
      <w:bookmarkEnd w:id="82"/>
      <w:r w:rsidRPr="00CC5AA7">
        <w:rPr>
          <w:rFonts w:ascii="Courier" w:hAnsi="Courier"/>
          <w:sz w:val="21"/>
          <w:szCs w:val="21"/>
        </w:rPr>
        <w:t>&lt;fpqqlsh&gt;</w:t>
      </w:r>
      <w:r w:rsidRPr="00CC5AA7">
        <w:rPr>
          <w:rFonts w:ascii="Courier" w:hAnsi="Courier"/>
          <w:sz w:val="21"/>
          <w:szCs w:val="21"/>
        </w:rPr>
        <w:t>发票请求流水号</w:t>
      </w:r>
      <w:r w:rsidRPr="00CC5AA7">
        <w:rPr>
          <w:rFonts w:ascii="Courier" w:hAnsi="Courier"/>
          <w:sz w:val="21"/>
          <w:szCs w:val="21"/>
        </w:rPr>
        <w:t>&lt;/fpqqlsh&gt;</w:t>
      </w:r>
    </w:p>
    <w:bookmarkEnd w:id="83"/>
    <w:bookmarkEnd w:id="84"/>
    <w:bookmarkEnd w:id="85"/>
    <w:bookmarkEnd w:id="86"/>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&lt;gfmc&gt;</w:t>
      </w:r>
      <w:r w:rsidRPr="00290708">
        <w:rPr>
          <w:rFonts w:ascii="Courier" w:hAnsi="Courier" w:hint="eastAsia"/>
          <w:sz w:val="21"/>
          <w:szCs w:val="21"/>
        </w:rPr>
        <w:t>买方单位</w:t>
      </w:r>
      <w:r w:rsidRPr="00290708">
        <w:rPr>
          <w:rFonts w:ascii="Courier" w:hAnsi="Courier" w:hint="eastAsia"/>
          <w:sz w:val="21"/>
          <w:szCs w:val="21"/>
        </w:rPr>
        <w:t>/</w:t>
      </w:r>
      <w:r w:rsidRPr="00290708">
        <w:rPr>
          <w:rFonts w:ascii="Courier" w:hAnsi="Courier" w:hint="eastAsia"/>
          <w:sz w:val="21"/>
          <w:szCs w:val="21"/>
        </w:rPr>
        <w:t>个人名称</w:t>
      </w:r>
      <w:r>
        <w:rPr>
          <w:rFonts w:ascii="Courier" w:hAnsi="Courier"/>
          <w:sz w:val="21"/>
          <w:szCs w:val="21"/>
        </w:rPr>
        <w:t>&lt;/gfmc&gt;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&lt;gfdm&gt;</w:t>
      </w:r>
      <w:r w:rsidRPr="00290708">
        <w:rPr>
          <w:rFonts w:ascii="Courier" w:hAnsi="Courier" w:hint="eastAsia"/>
          <w:sz w:val="21"/>
          <w:szCs w:val="21"/>
        </w:rPr>
        <w:t>买方单位</w:t>
      </w:r>
      <w:r w:rsidRPr="00290708">
        <w:rPr>
          <w:rFonts w:ascii="Courier" w:hAnsi="Courier" w:hint="eastAsia"/>
          <w:sz w:val="21"/>
          <w:szCs w:val="21"/>
        </w:rPr>
        <w:t>/</w:t>
      </w:r>
      <w:r w:rsidRPr="00290708">
        <w:rPr>
          <w:rFonts w:ascii="Courier" w:hAnsi="Courier" w:hint="eastAsia"/>
          <w:sz w:val="21"/>
          <w:szCs w:val="21"/>
        </w:rPr>
        <w:t>个人代码</w:t>
      </w:r>
      <w:r>
        <w:rPr>
          <w:rFonts w:ascii="Courier" w:hAnsi="Courier"/>
          <w:sz w:val="21"/>
          <w:szCs w:val="21"/>
        </w:rPr>
        <w:t>&lt;/gfdm&gt;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&lt;gfdz&gt;</w:t>
      </w:r>
      <w:r w:rsidRPr="00290708">
        <w:rPr>
          <w:rFonts w:ascii="Courier" w:hAnsi="Courier" w:hint="eastAsia"/>
          <w:sz w:val="21"/>
          <w:szCs w:val="21"/>
        </w:rPr>
        <w:t>买方单位</w:t>
      </w:r>
      <w:r w:rsidRPr="00290708">
        <w:rPr>
          <w:rFonts w:ascii="Courier" w:hAnsi="Courier" w:hint="eastAsia"/>
          <w:sz w:val="21"/>
          <w:szCs w:val="21"/>
        </w:rPr>
        <w:t>/</w:t>
      </w:r>
      <w:r w:rsidRPr="00290708">
        <w:rPr>
          <w:rFonts w:ascii="Courier" w:hAnsi="Courier" w:hint="eastAsia"/>
          <w:sz w:val="21"/>
          <w:szCs w:val="21"/>
        </w:rPr>
        <w:t>个人地址</w:t>
      </w:r>
      <w:r>
        <w:rPr>
          <w:rFonts w:ascii="Courier" w:hAnsi="Courier"/>
          <w:sz w:val="21"/>
          <w:szCs w:val="21"/>
        </w:rPr>
        <w:t>&lt;/gfdz&gt;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&lt;gfdh&gt;</w:t>
      </w:r>
      <w:r w:rsidRPr="00290708">
        <w:rPr>
          <w:rFonts w:ascii="Courier" w:hAnsi="Courier" w:hint="eastAsia"/>
          <w:sz w:val="21"/>
          <w:szCs w:val="21"/>
        </w:rPr>
        <w:t>买方单位</w:t>
      </w:r>
      <w:r w:rsidRPr="00290708">
        <w:rPr>
          <w:rFonts w:ascii="Courier" w:hAnsi="Courier" w:hint="eastAsia"/>
          <w:sz w:val="21"/>
          <w:szCs w:val="21"/>
        </w:rPr>
        <w:t>/</w:t>
      </w:r>
      <w:r w:rsidRPr="00290708">
        <w:rPr>
          <w:rFonts w:ascii="Courier" w:hAnsi="Courier" w:hint="eastAsia"/>
          <w:sz w:val="21"/>
          <w:szCs w:val="21"/>
        </w:rPr>
        <w:t>个人电话</w:t>
      </w:r>
      <w:r>
        <w:rPr>
          <w:rFonts w:ascii="Courier" w:hAnsi="Courier"/>
          <w:sz w:val="21"/>
          <w:szCs w:val="21"/>
        </w:rPr>
        <w:t>&lt;/gfdh&gt;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&lt;kpflx&gt;</w:t>
      </w:r>
      <w:r w:rsidRPr="00290708">
        <w:rPr>
          <w:rFonts w:ascii="Courier" w:hAnsi="Courier" w:hint="eastAsia"/>
          <w:sz w:val="21"/>
          <w:szCs w:val="21"/>
        </w:rPr>
        <w:t>开票</w:t>
      </w:r>
      <w:proofErr w:type="gramStart"/>
      <w:r w:rsidRPr="00290708">
        <w:rPr>
          <w:rFonts w:ascii="Courier" w:hAnsi="Courier" w:hint="eastAsia"/>
          <w:sz w:val="21"/>
          <w:szCs w:val="21"/>
        </w:rPr>
        <w:t>方类型</w:t>
      </w:r>
      <w:proofErr w:type="gramEnd"/>
      <w:r>
        <w:rPr>
          <w:rFonts w:ascii="Courier" w:hAnsi="Courier"/>
          <w:sz w:val="21"/>
          <w:szCs w:val="21"/>
        </w:rPr>
        <w:t>&lt;/kpflx&gt;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&lt;xfmc&gt;</w:t>
      </w:r>
      <w:r w:rsidRPr="00290708">
        <w:rPr>
          <w:rFonts w:ascii="Courier" w:hAnsi="Courier" w:hint="eastAsia"/>
          <w:sz w:val="21"/>
          <w:szCs w:val="21"/>
        </w:rPr>
        <w:t>卖方单位</w:t>
      </w:r>
      <w:r w:rsidRPr="00290708">
        <w:rPr>
          <w:rFonts w:ascii="Courier" w:hAnsi="Courier" w:hint="eastAsia"/>
          <w:sz w:val="21"/>
          <w:szCs w:val="21"/>
        </w:rPr>
        <w:t>/</w:t>
      </w:r>
      <w:r w:rsidRPr="00290708">
        <w:rPr>
          <w:rFonts w:ascii="Courier" w:hAnsi="Courier" w:hint="eastAsia"/>
          <w:sz w:val="21"/>
          <w:szCs w:val="21"/>
        </w:rPr>
        <w:t>个人名称</w:t>
      </w:r>
      <w:r>
        <w:rPr>
          <w:rFonts w:ascii="Courier" w:hAnsi="Courier"/>
          <w:sz w:val="21"/>
          <w:szCs w:val="21"/>
        </w:rPr>
        <w:t>&lt;/xfmc&gt;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&lt;xfdm&gt;</w:t>
      </w:r>
      <w:r w:rsidRPr="00290708">
        <w:rPr>
          <w:rFonts w:ascii="Courier" w:hAnsi="Courier" w:hint="eastAsia"/>
          <w:sz w:val="21"/>
          <w:szCs w:val="21"/>
        </w:rPr>
        <w:t>卖方单位</w:t>
      </w:r>
      <w:r w:rsidRPr="00290708">
        <w:rPr>
          <w:rFonts w:ascii="Courier" w:hAnsi="Courier" w:hint="eastAsia"/>
          <w:sz w:val="21"/>
          <w:szCs w:val="21"/>
        </w:rPr>
        <w:t>/</w:t>
      </w:r>
      <w:r w:rsidRPr="00290708">
        <w:rPr>
          <w:rFonts w:ascii="Courier" w:hAnsi="Courier" w:hint="eastAsia"/>
          <w:sz w:val="21"/>
          <w:szCs w:val="21"/>
        </w:rPr>
        <w:t>个人代码</w:t>
      </w:r>
      <w:r>
        <w:rPr>
          <w:rFonts w:ascii="Courier" w:hAnsi="Courier"/>
          <w:sz w:val="21"/>
          <w:szCs w:val="21"/>
        </w:rPr>
        <w:t>&lt;/xfdm&gt;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&lt;xfdz&gt;</w:t>
      </w:r>
      <w:r w:rsidRPr="00290708">
        <w:rPr>
          <w:rFonts w:ascii="Courier" w:hAnsi="Courier" w:hint="eastAsia"/>
          <w:sz w:val="21"/>
          <w:szCs w:val="21"/>
        </w:rPr>
        <w:t>卖方单位</w:t>
      </w:r>
      <w:r w:rsidRPr="00290708">
        <w:rPr>
          <w:rFonts w:ascii="Courier" w:hAnsi="Courier" w:hint="eastAsia"/>
          <w:sz w:val="21"/>
          <w:szCs w:val="21"/>
        </w:rPr>
        <w:t>/</w:t>
      </w:r>
      <w:r w:rsidRPr="00290708">
        <w:rPr>
          <w:rFonts w:ascii="Courier" w:hAnsi="Courier" w:hint="eastAsia"/>
          <w:sz w:val="21"/>
          <w:szCs w:val="21"/>
        </w:rPr>
        <w:t>个人地址</w:t>
      </w:r>
      <w:r>
        <w:rPr>
          <w:rFonts w:ascii="Courier" w:hAnsi="Courier"/>
          <w:sz w:val="21"/>
          <w:szCs w:val="21"/>
        </w:rPr>
        <w:t>&lt;/xfdz&gt;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&lt;xfdh&gt;</w:t>
      </w:r>
      <w:r w:rsidRPr="00290708">
        <w:rPr>
          <w:rFonts w:ascii="Courier" w:hAnsi="Courier" w:hint="eastAsia"/>
          <w:sz w:val="21"/>
          <w:szCs w:val="21"/>
        </w:rPr>
        <w:t>卖方单位</w:t>
      </w:r>
      <w:r w:rsidRPr="00290708">
        <w:rPr>
          <w:rFonts w:ascii="Courier" w:hAnsi="Courier" w:hint="eastAsia"/>
          <w:sz w:val="21"/>
          <w:szCs w:val="21"/>
        </w:rPr>
        <w:t>/</w:t>
      </w:r>
      <w:r w:rsidRPr="00290708">
        <w:rPr>
          <w:rFonts w:ascii="Courier" w:hAnsi="Courier" w:hint="eastAsia"/>
          <w:sz w:val="21"/>
          <w:szCs w:val="21"/>
        </w:rPr>
        <w:t>个人电话</w:t>
      </w:r>
      <w:r>
        <w:rPr>
          <w:rFonts w:ascii="Courier" w:hAnsi="Courier"/>
          <w:sz w:val="21"/>
          <w:szCs w:val="21"/>
        </w:rPr>
        <w:t>&lt;/xfdh&gt;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&lt;cpzh&gt;</w:t>
      </w:r>
      <w:r w:rsidRPr="00290708">
        <w:rPr>
          <w:rFonts w:ascii="Courier" w:hAnsi="Courier" w:hint="eastAsia"/>
          <w:sz w:val="21"/>
          <w:szCs w:val="21"/>
        </w:rPr>
        <w:t>车牌照号</w:t>
      </w:r>
      <w:r>
        <w:rPr>
          <w:rFonts w:ascii="Courier" w:hAnsi="Courier"/>
          <w:sz w:val="21"/>
          <w:szCs w:val="21"/>
        </w:rPr>
        <w:t>&lt;/cpzh&gt;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&lt;djzh&gt;</w:t>
      </w:r>
      <w:r w:rsidRPr="00290708">
        <w:rPr>
          <w:rFonts w:ascii="Courier" w:hAnsi="Courier" w:hint="eastAsia"/>
          <w:sz w:val="21"/>
          <w:szCs w:val="21"/>
        </w:rPr>
        <w:t>登记证号</w:t>
      </w:r>
      <w:r>
        <w:rPr>
          <w:rFonts w:ascii="Courier" w:hAnsi="Courier"/>
          <w:sz w:val="21"/>
          <w:szCs w:val="21"/>
        </w:rPr>
        <w:t>&lt;/djzh&gt;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&lt;cllx&gt;</w:t>
      </w:r>
      <w:r w:rsidRPr="00290708">
        <w:rPr>
          <w:rFonts w:ascii="Courier" w:hAnsi="Courier" w:hint="eastAsia"/>
          <w:sz w:val="21"/>
          <w:szCs w:val="21"/>
        </w:rPr>
        <w:t>车辆类型</w:t>
      </w:r>
      <w:r>
        <w:rPr>
          <w:rFonts w:ascii="Courier" w:hAnsi="Courier"/>
          <w:sz w:val="21"/>
          <w:szCs w:val="21"/>
        </w:rPr>
        <w:t>&lt;/cllx&gt;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&lt;clsbh&gt;</w:t>
      </w:r>
      <w:r w:rsidRPr="00290708">
        <w:rPr>
          <w:rFonts w:ascii="Courier" w:hAnsi="Courier" w:hint="eastAsia"/>
          <w:sz w:val="21"/>
          <w:szCs w:val="21"/>
        </w:rPr>
        <w:t>车架号</w:t>
      </w:r>
      <w:r w:rsidRPr="00290708">
        <w:rPr>
          <w:rFonts w:ascii="Courier" w:hAnsi="Courier" w:hint="eastAsia"/>
          <w:sz w:val="21"/>
          <w:szCs w:val="21"/>
        </w:rPr>
        <w:t>/</w:t>
      </w:r>
      <w:r w:rsidRPr="00290708">
        <w:rPr>
          <w:rFonts w:ascii="Courier" w:hAnsi="Courier" w:hint="eastAsia"/>
          <w:sz w:val="21"/>
          <w:szCs w:val="21"/>
        </w:rPr>
        <w:t>车辆识别号</w:t>
      </w:r>
      <w:r>
        <w:rPr>
          <w:rFonts w:ascii="Courier" w:hAnsi="Courier"/>
          <w:sz w:val="21"/>
          <w:szCs w:val="21"/>
        </w:rPr>
        <w:t>&lt;/clsbh&gt;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&lt;cpxh&gt;</w:t>
      </w:r>
      <w:r w:rsidRPr="00290708">
        <w:rPr>
          <w:rFonts w:ascii="Courier" w:hAnsi="Courier" w:hint="eastAsia"/>
          <w:sz w:val="21"/>
          <w:szCs w:val="21"/>
        </w:rPr>
        <w:t>厂牌型号</w:t>
      </w:r>
      <w:r>
        <w:rPr>
          <w:rFonts w:ascii="Courier" w:hAnsi="Courier"/>
          <w:sz w:val="21"/>
          <w:szCs w:val="21"/>
        </w:rPr>
        <w:t>&lt;/cpxh&gt;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&lt;zldclglsmc&gt;</w:t>
      </w:r>
      <w:r w:rsidRPr="00290708">
        <w:rPr>
          <w:rFonts w:ascii="Courier" w:hAnsi="Courier" w:hint="eastAsia"/>
          <w:sz w:val="21"/>
          <w:szCs w:val="21"/>
        </w:rPr>
        <w:t>转入地车辆管理所名称</w:t>
      </w:r>
      <w:r>
        <w:rPr>
          <w:rFonts w:ascii="Courier" w:hAnsi="Courier"/>
          <w:sz w:val="21"/>
          <w:szCs w:val="21"/>
        </w:rPr>
        <w:t>&lt;/zldclglsmc&gt;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&lt;jypmdwmc&gt;</w:t>
      </w:r>
      <w:r w:rsidRPr="00290708">
        <w:rPr>
          <w:rFonts w:ascii="Courier" w:hAnsi="Courier" w:hint="eastAsia"/>
          <w:sz w:val="21"/>
          <w:szCs w:val="21"/>
        </w:rPr>
        <w:t>经营、拍卖单位名称</w:t>
      </w:r>
      <w:r>
        <w:rPr>
          <w:rFonts w:ascii="Courier" w:hAnsi="Courier"/>
          <w:sz w:val="21"/>
          <w:szCs w:val="21"/>
        </w:rPr>
        <w:t>&lt;/jypmdwmc&gt;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&lt;jypmdwdz&gt;</w:t>
      </w:r>
      <w:r w:rsidRPr="00290708">
        <w:rPr>
          <w:rFonts w:ascii="Courier" w:hAnsi="Courier" w:hint="eastAsia"/>
          <w:sz w:val="21"/>
          <w:szCs w:val="21"/>
        </w:rPr>
        <w:t>经营、拍卖单位地址</w:t>
      </w:r>
      <w:r>
        <w:rPr>
          <w:rFonts w:ascii="Courier" w:hAnsi="Courier"/>
          <w:sz w:val="21"/>
          <w:szCs w:val="21"/>
        </w:rPr>
        <w:t>&lt;/jypmdwdz&gt;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&lt;jypmdwsbh&gt;</w:t>
      </w:r>
      <w:r w:rsidRPr="00290708">
        <w:rPr>
          <w:rFonts w:ascii="Courier" w:hAnsi="Courier" w:hint="eastAsia"/>
          <w:sz w:val="21"/>
          <w:szCs w:val="21"/>
        </w:rPr>
        <w:t>经营、拍卖单位纳税人识别号</w:t>
      </w:r>
      <w:r>
        <w:rPr>
          <w:rFonts w:ascii="Courier" w:hAnsi="Courier"/>
          <w:sz w:val="21"/>
          <w:szCs w:val="21"/>
        </w:rPr>
        <w:t>&lt;/jypmdwsbh&gt;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&lt;jypmdwyhzh&gt;</w:t>
      </w:r>
      <w:r w:rsidRPr="00290708">
        <w:rPr>
          <w:rFonts w:ascii="Courier" w:hAnsi="Courier" w:hint="eastAsia"/>
          <w:sz w:val="21"/>
          <w:szCs w:val="21"/>
        </w:rPr>
        <w:t>经营、拍卖单位开户行、账号</w:t>
      </w:r>
      <w:r>
        <w:rPr>
          <w:rFonts w:ascii="Courier" w:hAnsi="Courier"/>
          <w:sz w:val="21"/>
          <w:szCs w:val="21"/>
        </w:rPr>
        <w:t>&lt;/jypmdwyhzh&gt;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&lt;jypmdwdh&gt;</w:t>
      </w:r>
      <w:r w:rsidRPr="00290708">
        <w:rPr>
          <w:rFonts w:ascii="Courier" w:hAnsi="Courier" w:hint="eastAsia"/>
          <w:sz w:val="21"/>
          <w:szCs w:val="21"/>
        </w:rPr>
        <w:t>经营、拍卖单位电话</w:t>
      </w:r>
      <w:r>
        <w:rPr>
          <w:rFonts w:ascii="Courier" w:hAnsi="Courier"/>
          <w:sz w:val="21"/>
          <w:szCs w:val="21"/>
        </w:rPr>
        <w:t>&lt;/jypmdwdh&gt;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&lt;escscmc&gt;</w:t>
      </w:r>
      <w:r w:rsidRPr="00290708">
        <w:rPr>
          <w:rFonts w:ascii="Courier" w:hAnsi="Courier" w:hint="eastAsia"/>
          <w:sz w:val="21"/>
          <w:szCs w:val="21"/>
        </w:rPr>
        <w:t>二手车市场名称</w:t>
      </w:r>
      <w:r>
        <w:rPr>
          <w:rFonts w:ascii="Courier" w:hAnsi="Courier"/>
          <w:sz w:val="21"/>
          <w:szCs w:val="21"/>
        </w:rPr>
        <w:t>&lt;/escscmc&gt;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&lt;escscsbh&gt;</w:t>
      </w:r>
      <w:r w:rsidRPr="00290708">
        <w:rPr>
          <w:rFonts w:ascii="Courier" w:hAnsi="Courier" w:hint="eastAsia"/>
          <w:sz w:val="21"/>
          <w:szCs w:val="21"/>
        </w:rPr>
        <w:t>二手车市场识别号</w:t>
      </w:r>
      <w:r>
        <w:rPr>
          <w:rFonts w:ascii="Courier" w:hAnsi="Courier"/>
          <w:sz w:val="21"/>
          <w:szCs w:val="21"/>
        </w:rPr>
        <w:t>&lt;/escscsbh&gt;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&lt;escscdz&gt;</w:t>
      </w:r>
      <w:r w:rsidRPr="00290708">
        <w:rPr>
          <w:rFonts w:ascii="Courier" w:hAnsi="Courier" w:hint="eastAsia"/>
          <w:sz w:val="21"/>
          <w:szCs w:val="21"/>
        </w:rPr>
        <w:t>二手车市场地址</w:t>
      </w:r>
      <w:r>
        <w:rPr>
          <w:rFonts w:ascii="Courier" w:hAnsi="Courier"/>
          <w:sz w:val="21"/>
          <w:szCs w:val="21"/>
        </w:rPr>
        <w:t>&lt;/escscdz&gt;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&lt;escscyhzh&gt;</w:t>
      </w:r>
      <w:r w:rsidRPr="00290708">
        <w:rPr>
          <w:rFonts w:ascii="Courier" w:hAnsi="Courier" w:hint="eastAsia"/>
          <w:sz w:val="21"/>
          <w:szCs w:val="21"/>
        </w:rPr>
        <w:t>二手车市场开户行、账号</w:t>
      </w:r>
      <w:r>
        <w:rPr>
          <w:rFonts w:ascii="Courier" w:hAnsi="Courier"/>
          <w:sz w:val="21"/>
          <w:szCs w:val="21"/>
        </w:rPr>
        <w:t>&lt;/escscyhzh&gt;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&lt;escscdh&gt;</w:t>
      </w:r>
      <w:r w:rsidRPr="00290708">
        <w:rPr>
          <w:rFonts w:ascii="Courier" w:hAnsi="Courier" w:hint="eastAsia"/>
          <w:sz w:val="21"/>
          <w:szCs w:val="21"/>
        </w:rPr>
        <w:t>二手车市场电话</w:t>
      </w:r>
      <w:r>
        <w:rPr>
          <w:rFonts w:ascii="Courier" w:hAnsi="Courier"/>
          <w:sz w:val="21"/>
          <w:szCs w:val="21"/>
        </w:rPr>
        <w:t>&lt;/escscdh&gt;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lastRenderedPageBreak/>
        <w:t>&lt;cjhj&gt;</w:t>
      </w:r>
      <w:r>
        <w:rPr>
          <w:rFonts w:hint="eastAsia"/>
        </w:rPr>
        <w:t>车价合计</w:t>
      </w:r>
      <w:r>
        <w:rPr>
          <w:rFonts w:ascii="Courier" w:hAnsi="Courier"/>
          <w:sz w:val="21"/>
          <w:szCs w:val="21"/>
        </w:rPr>
        <w:t>&lt;/cjhj&gt;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&lt;hjse&gt;</w:t>
      </w:r>
      <w:r>
        <w:rPr>
          <w:rFonts w:ascii="Courier" w:hAnsi="Courier" w:hint="eastAsia"/>
          <w:sz w:val="21"/>
          <w:szCs w:val="21"/>
        </w:rPr>
        <w:t>合计税额</w:t>
      </w:r>
      <w:r>
        <w:rPr>
          <w:rFonts w:ascii="Courier" w:hAnsi="Courier"/>
          <w:sz w:val="21"/>
          <w:szCs w:val="21"/>
        </w:rPr>
        <w:t>&lt;/hjse&gt;</w:t>
      </w:r>
    </w:p>
    <w:p w:rsidR="005234D5" w:rsidRDefault="005234D5" w:rsidP="005234D5">
      <w:pPr>
        <w:pStyle w:val="ab"/>
        <w:spacing w:line="240" w:lineRule="auto"/>
        <w:ind w:firstLineChars="550" w:firstLine="1155"/>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kpr</w:t>
      </w:r>
      <w:r w:rsidRPr="00DB7458">
        <w:rPr>
          <w:rFonts w:ascii="Courier" w:hAnsi="Courier"/>
          <w:sz w:val="21"/>
          <w:szCs w:val="21"/>
        </w:rPr>
        <w:t>&gt;</w:t>
      </w:r>
      <w:r w:rsidRPr="00DB7458">
        <w:rPr>
          <w:rFonts w:ascii="Courier" w:hAnsi="Courier" w:hint="eastAsia"/>
          <w:sz w:val="21"/>
          <w:szCs w:val="21"/>
        </w:rPr>
        <w:t>开票人</w:t>
      </w:r>
      <w:r w:rsidRPr="00DB7458">
        <w:rPr>
          <w:rFonts w:ascii="Courier" w:hAnsi="Courier"/>
          <w:sz w:val="21"/>
          <w:szCs w:val="21"/>
        </w:rPr>
        <w:t>&lt;/</w:t>
      </w:r>
      <w:r w:rsidRPr="00DB7458">
        <w:rPr>
          <w:rFonts w:ascii="Courier" w:hAnsi="Courier" w:hint="eastAsia"/>
          <w:sz w:val="21"/>
          <w:szCs w:val="21"/>
        </w:rPr>
        <w:t>kpr</w:t>
      </w:r>
      <w:r w:rsidRPr="00DB7458">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DB7458">
        <w:rPr>
          <w:rFonts w:ascii="Courier" w:hAnsi="Courier"/>
          <w:sz w:val="21"/>
          <w:szCs w:val="21"/>
        </w:rPr>
        <w:t>&lt;</w:t>
      </w:r>
      <w:r w:rsidRPr="00DB7458">
        <w:rPr>
          <w:rFonts w:ascii="Courier" w:hAnsi="Courier" w:hint="eastAsia"/>
          <w:sz w:val="21"/>
          <w:szCs w:val="21"/>
        </w:rPr>
        <w:t>bz</w:t>
      </w:r>
      <w:r w:rsidRPr="00DB7458">
        <w:rPr>
          <w:rFonts w:ascii="Courier" w:hAnsi="Courier"/>
          <w:sz w:val="21"/>
          <w:szCs w:val="21"/>
        </w:rPr>
        <w:t>&gt;</w:t>
      </w:r>
      <w:r w:rsidRPr="00DB7458">
        <w:rPr>
          <w:rFonts w:ascii="Courier" w:hAnsi="Courier" w:hint="eastAsia"/>
          <w:sz w:val="21"/>
          <w:szCs w:val="21"/>
        </w:rPr>
        <w:t>备注</w:t>
      </w:r>
      <w:r w:rsidRPr="00DB7458">
        <w:rPr>
          <w:rFonts w:ascii="Courier" w:hAnsi="Courier"/>
          <w:sz w:val="21"/>
          <w:szCs w:val="21"/>
        </w:rPr>
        <w:t>&lt;/</w:t>
      </w:r>
      <w:r w:rsidRPr="00DB7458">
        <w:rPr>
          <w:rFonts w:ascii="Courier" w:hAnsi="Courier" w:hint="eastAsia"/>
          <w:sz w:val="21"/>
          <w:szCs w:val="21"/>
        </w:rPr>
        <w:t>bz</w:t>
      </w:r>
      <w:r w:rsidRPr="00DB7458">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&lt;c</w:t>
      </w:r>
      <w:r w:rsidRPr="0082368F">
        <w:rPr>
          <w:rFonts w:ascii="Courier" w:hAnsi="Courier" w:hint="eastAsia"/>
          <w:sz w:val="21"/>
          <w:szCs w:val="21"/>
        </w:rPr>
        <w:t>gswspzhm</w:t>
      </w:r>
      <w:r>
        <w:rPr>
          <w:rFonts w:ascii="Courier" w:hAnsi="Courier"/>
          <w:sz w:val="21"/>
          <w:szCs w:val="21"/>
        </w:rPr>
        <w:t>&gt;</w:t>
      </w:r>
      <w:proofErr w:type="gramStart"/>
      <w:r w:rsidRPr="0082368F">
        <w:rPr>
          <w:rFonts w:ascii="Courier" w:hAnsi="Courier" w:hint="eastAsia"/>
          <w:sz w:val="21"/>
          <w:szCs w:val="21"/>
        </w:rPr>
        <w:t>车购税完税</w:t>
      </w:r>
      <w:proofErr w:type="gramEnd"/>
      <w:r w:rsidRPr="0082368F">
        <w:rPr>
          <w:rFonts w:ascii="Courier" w:hAnsi="Courier" w:hint="eastAsia"/>
          <w:sz w:val="21"/>
          <w:szCs w:val="21"/>
        </w:rPr>
        <w:t>凭证号码</w:t>
      </w:r>
      <w:r>
        <w:rPr>
          <w:rFonts w:ascii="Courier" w:hAnsi="Courier"/>
          <w:sz w:val="21"/>
          <w:szCs w:val="21"/>
        </w:rPr>
        <w:t>&lt;/c</w:t>
      </w:r>
      <w:r w:rsidRPr="0082368F">
        <w:rPr>
          <w:rFonts w:ascii="Courier" w:hAnsi="Courier" w:hint="eastAsia"/>
          <w:sz w:val="21"/>
          <w:szCs w:val="21"/>
        </w:rPr>
        <w:t>gswspzhm</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&lt;kpbs&gt;</w:t>
      </w:r>
      <w:r w:rsidRPr="0082368F">
        <w:rPr>
          <w:rFonts w:ascii="Courier" w:hAnsi="Courier" w:hint="eastAsia"/>
          <w:sz w:val="21"/>
          <w:szCs w:val="21"/>
        </w:rPr>
        <w:t>开票标识</w:t>
      </w:r>
      <w:r>
        <w:rPr>
          <w:rFonts w:ascii="Courier" w:hAnsi="Courier"/>
          <w:sz w:val="21"/>
          <w:szCs w:val="21"/>
        </w:rPr>
        <w:t>&lt;/kpbs&gt;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&lt;z</w:t>
      </w:r>
      <w:r w:rsidRPr="0082368F">
        <w:rPr>
          <w:rFonts w:ascii="Courier" w:hAnsi="Courier" w:hint="eastAsia"/>
          <w:sz w:val="21"/>
          <w:szCs w:val="21"/>
        </w:rPr>
        <w:t>zsbz</w:t>
      </w:r>
      <w:r>
        <w:rPr>
          <w:rFonts w:ascii="Courier" w:hAnsi="Courier"/>
          <w:sz w:val="21"/>
          <w:szCs w:val="21"/>
        </w:rPr>
        <w:t>&gt;</w:t>
      </w:r>
      <w:r w:rsidRPr="0082368F">
        <w:rPr>
          <w:rFonts w:ascii="Courier" w:hAnsi="Courier" w:hint="eastAsia"/>
          <w:sz w:val="21"/>
          <w:szCs w:val="21"/>
        </w:rPr>
        <w:t>增值税标志</w:t>
      </w:r>
      <w:r>
        <w:rPr>
          <w:rFonts w:ascii="Courier" w:hAnsi="Courier"/>
          <w:sz w:val="21"/>
          <w:szCs w:val="21"/>
        </w:rPr>
        <w:t>&lt;/z</w:t>
      </w:r>
      <w:r w:rsidRPr="0082368F">
        <w:rPr>
          <w:rFonts w:ascii="Courier" w:hAnsi="Courier" w:hint="eastAsia"/>
          <w:sz w:val="21"/>
          <w:szCs w:val="21"/>
        </w:rPr>
        <w:t>zsbz</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&lt;y</w:t>
      </w:r>
      <w:r w:rsidRPr="0082368F">
        <w:rPr>
          <w:rFonts w:ascii="Courier" w:hAnsi="Courier" w:hint="eastAsia"/>
          <w:sz w:val="21"/>
          <w:szCs w:val="21"/>
        </w:rPr>
        <w:t>kfpdm</w:t>
      </w:r>
      <w:r>
        <w:rPr>
          <w:rFonts w:ascii="Courier" w:hAnsi="Courier"/>
          <w:sz w:val="21"/>
          <w:szCs w:val="21"/>
        </w:rPr>
        <w:t>&gt;</w:t>
      </w:r>
      <w:r w:rsidRPr="0082368F">
        <w:rPr>
          <w:rFonts w:ascii="Courier" w:hAnsi="Courier" w:hint="eastAsia"/>
          <w:sz w:val="21"/>
          <w:szCs w:val="21"/>
        </w:rPr>
        <w:t>已开发票代码</w:t>
      </w:r>
      <w:r>
        <w:rPr>
          <w:rFonts w:ascii="Courier" w:hAnsi="Courier"/>
          <w:sz w:val="21"/>
          <w:szCs w:val="21"/>
        </w:rPr>
        <w:t>&lt;/y</w:t>
      </w:r>
      <w:r w:rsidRPr="0082368F">
        <w:rPr>
          <w:rFonts w:ascii="Courier" w:hAnsi="Courier" w:hint="eastAsia"/>
          <w:sz w:val="21"/>
          <w:szCs w:val="21"/>
        </w:rPr>
        <w:t>kfpdm</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&lt;y</w:t>
      </w:r>
      <w:r w:rsidRPr="0082368F">
        <w:rPr>
          <w:rFonts w:ascii="Courier" w:hAnsi="Courier" w:hint="eastAsia"/>
          <w:sz w:val="21"/>
          <w:szCs w:val="21"/>
        </w:rPr>
        <w:t>kfp</w:t>
      </w:r>
      <w:r>
        <w:rPr>
          <w:rFonts w:ascii="Courier" w:hAnsi="Courier"/>
          <w:sz w:val="21"/>
          <w:szCs w:val="21"/>
        </w:rPr>
        <w:t>h</w:t>
      </w:r>
      <w:r w:rsidRPr="0082368F">
        <w:rPr>
          <w:rFonts w:ascii="Courier" w:hAnsi="Courier" w:hint="eastAsia"/>
          <w:sz w:val="21"/>
          <w:szCs w:val="21"/>
        </w:rPr>
        <w:t>m</w:t>
      </w:r>
      <w:r>
        <w:rPr>
          <w:rFonts w:ascii="Courier" w:hAnsi="Courier"/>
          <w:sz w:val="21"/>
          <w:szCs w:val="21"/>
        </w:rPr>
        <w:t>&gt;</w:t>
      </w:r>
      <w:r w:rsidRPr="0082368F">
        <w:rPr>
          <w:rFonts w:ascii="Courier" w:hAnsi="Courier" w:hint="eastAsia"/>
          <w:sz w:val="21"/>
          <w:szCs w:val="21"/>
        </w:rPr>
        <w:t>已开发票</w:t>
      </w:r>
      <w:r>
        <w:rPr>
          <w:rFonts w:ascii="Courier" w:hAnsi="Courier" w:hint="eastAsia"/>
          <w:sz w:val="21"/>
          <w:szCs w:val="21"/>
        </w:rPr>
        <w:t>号</w:t>
      </w:r>
      <w:r w:rsidRPr="0082368F">
        <w:rPr>
          <w:rFonts w:ascii="Courier" w:hAnsi="Courier" w:hint="eastAsia"/>
          <w:sz w:val="21"/>
          <w:szCs w:val="21"/>
        </w:rPr>
        <w:t>码</w:t>
      </w:r>
      <w:r>
        <w:rPr>
          <w:rFonts w:ascii="Courier" w:hAnsi="Courier"/>
          <w:sz w:val="21"/>
          <w:szCs w:val="21"/>
        </w:rPr>
        <w:t>&lt;/y</w:t>
      </w:r>
      <w:r w:rsidRPr="0082368F">
        <w:rPr>
          <w:rFonts w:ascii="Courier" w:hAnsi="Courier" w:hint="eastAsia"/>
          <w:sz w:val="21"/>
          <w:szCs w:val="21"/>
        </w:rPr>
        <w:t>kfp</w:t>
      </w:r>
      <w:r>
        <w:rPr>
          <w:rFonts w:ascii="Courier" w:hAnsi="Courier"/>
          <w:sz w:val="21"/>
          <w:szCs w:val="21"/>
        </w:rPr>
        <w:t>h</w:t>
      </w:r>
      <w:r w:rsidRPr="0082368F">
        <w:rPr>
          <w:rFonts w:ascii="Courier" w:hAnsi="Courier" w:hint="eastAsia"/>
          <w:sz w:val="21"/>
          <w:szCs w:val="21"/>
        </w:rPr>
        <w:t>m</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&lt;y</w:t>
      </w:r>
      <w:r w:rsidRPr="0082368F">
        <w:rPr>
          <w:rFonts w:ascii="Courier" w:hAnsi="Courier" w:hint="eastAsia"/>
          <w:sz w:val="21"/>
          <w:szCs w:val="21"/>
        </w:rPr>
        <w:t>kpxse</w:t>
      </w:r>
      <w:r>
        <w:rPr>
          <w:rFonts w:ascii="Courier" w:hAnsi="Courier"/>
          <w:sz w:val="21"/>
          <w:szCs w:val="21"/>
        </w:rPr>
        <w:t>&gt;</w:t>
      </w:r>
      <w:r w:rsidRPr="0082368F">
        <w:rPr>
          <w:rFonts w:ascii="Courier" w:hAnsi="Courier" w:hint="eastAsia"/>
          <w:sz w:val="21"/>
          <w:szCs w:val="21"/>
        </w:rPr>
        <w:t>已开票销售额</w:t>
      </w:r>
      <w:r>
        <w:rPr>
          <w:rFonts w:ascii="Courier" w:hAnsi="Courier"/>
          <w:sz w:val="21"/>
          <w:szCs w:val="21"/>
        </w:rPr>
        <w:t>&lt;/y</w:t>
      </w:r>
      <w:r w:rsidRPr="0082368F">
        <w:rPr>
          <w:rFonts w:ascii="Courier" w:hAnsi="Courier" w:hint="eastAsia"/>
          <w:sz w:val="21"/>
          <w:szCs w:val="21"/>
        </w:rPr>
        <w:t>kpxse</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&lt;y</w:t>
      </w:r>
      <w:r w:rsidRPr="0082368F">
        <w:rPr>
          <w:rFonts w:ascii="Courier" w:hAnsi="Courier" w:hint="eastAsia"/>
          <w:sz w:val="21"/>
          <w:szCs w:val="21"/>
        </w:rPr>
        <w:t>kpsl</w:t>
      </w:r>
      <w:r>
        <w:rPr>
          <w:rFonts w:ascii="Courier" w:hAnsi="Courier"/>
          <w:sz w:val="21"/>
          <w:szCs w:val="21"/>
        </w:rPr>
        <w:t>&gt;</w:t>
      </w:r>
      <w:r w:rsidRPr="0082368F">
        <w:rPr>
          <w:rFonts w:ascii="Courier" w:hAnsi="Courier" w:hint="eastAsia"/>
          <w:sz w:val="21"/>
          <w:szCs w:val="21"/>
        </w:rPr>
        <w:t>已开票税率</w:t>
      </w:r>
      <w:r>
        <w:rPr>
          <w:rFonts w:ascii="Courier" w:hAnsi="Courier"/>
          <w:sz w:val="21"/>
          <w:szCs w:val="21"/>
        </w:rPr>
        <w:t>&lt;/y</w:t>
      </w:r>
      <w:r w:rsidRPr="0082368F">
        <w:rPr>
          <w:rFonts w:ascii="Courier" w:hAnsi="Courier" w:hint="eastAsia"/>
          <w:sz w:val="21"/>
          <w:szCs w:val="21"/>
        </w:rPr>
        <w:t>kpsl</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&lt;y</w:t>
      </w:r>
      <w:r w:rsidRPr="0082368F">
        <w:rPr>
          <w:rFonts w:ascii="Courier" w:hAnsi="Courier" w:hint="eastAsia"/>
          <w:sz w:val="21"/>
          <w:szCs w:val="21"/>
        </w:rPr>
        <w:t>kpse</w:t>
      </w:r>
      <w:r>
        <w:rPr>
          <w:rFonts w:ascii="Courier" w:hAnsi="Courier"/>
          <w:sz w:val="21"/>
          <w:szCs w:val="21"/>
        </w:rPr>
        <w:t>&gt;</w:t>
      </w:r>
      <w:r w:rsidRPr="0082368F">
        <w:rPr>
          <w:rFonts w:ascii="Courier" w:hAnsi="Courier" w:hint="eastAsia"/>
          <w:sz w:val="21"/>
          <w:szCs w:val="21"/>
        </w:rPr>
        <w:t>已开票税额</w:t>
      </w:r>
      <w:r>
        <w:rPr>
          <w:rFonts w:ascii="Courier" w:hAnsi="Courier"/>
          <w:sz w:val="21"/>
          <w:szCs w:val="21"/>
        </w:rPr>
        <w:t>&lt;/y</w:t>
      </w:r>
      <w:r w:rsidRPr="0082368F">
        <w:rPr>
          <w:rFonts w:ascii="Courier" w:hAnsi="Courier" w:hint="eastAsia"/>
          <w:sz w:val="21"/>
          <w:szCs w:val="21"/>
        </w:rPr>
        <w:t>kpse</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&lt;k</w:t>
      </w:r>
      <w:r w:rsidRPr="0082368F">
        <w:rPr>
          <w:rFonts w:ascii="Courier" w:hAnsi="Courier" w:hint="eastAsia"/>
          <w:sz w:val="21"/>
          <w:szCs w:val="21"/>
        </w:rPr>
        <w:t>jwspzbs</w:t>
      </w:r>
      <w:r>
        <w:rPr>
          <w:rFonts w:ascii="Courier" w:hAnsi="Courier"/>
          <w:sz w:val="21"/>
          <w:szCs w:val="21"/>
        </w:rPr>
        <w:t>&gt;</w:t>
      </w:r>
      <w:r w:rsidRPr="0082368F">
        <w:rPr>
          <w:rFonts w:ascii="Courier" w:hAnsi="Courier" w:hint="eastAsia"/>
          <w:sz w:val="21"/>
          <w:szCs w:val="21"/>
        </w:rPr>
        <w:t>开具完税证明标识</w:t>
      </w:r>
      <w:r>
        <w:rPr>
          <w:rFonts w:ascii="Courier" w:hAnsi="Courier"/>
          <w:sz w:val="21"/>
          <w:szCs w:val="21"/>
        </w:rPr>
        <w:t>&lt;/k</w:t>
      </w:r>
      <w:r w:rsidRPr="0082368F">
        <w:rPr>
          <w:rFonts w:ascii="Courier" w:hAnsi="Courier" w:hint="eastAsia"/>
          <w:sz w:val="21"/>
          <w:szCs w:val="21"/>
        </w:rPr>
        <w:t>jwspzbs</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&lt;z</w:t>
      </w:r>
      <w:r w:rsidRPr="0082368F">
        <w:rPr>
          <w:rFonts w:ascii="Courier" w:hAnsi="Courier" w:hint="eastAsia"/>
          <w:sz w:val="21"/>
          <w:szCs w:val="21"/>
        </w:rPr>
        <w:t>zswspzhm</w:t>
      </w:r>
      <w:r>
        <w:rPr>
          <w:rFonts w:ascii="Courier" w:hAnsi="Courier"/>
          <w:sz w:val="21"/>
          <w:szCs w:val="21"/>
        </w:rPr>
        <w:t>&gt;</w:t>
      </w:r>
      <w:r w:rsidRPr="0082368F">
        <w:rPr>
          <w:rFonts w:ascii="Courier" w:hAnsi="Courier" w:hint="eastAsia"/>
          <w:sz w:val="21"/>
          <w:szCs w:val="21"/>
        </w:rPr>
        <w:t>增值税完税凭证号</w:t>
      </w:r>
      <w:r>
        <w:rPr>
          <w:rFonts w:ascii="Courier" w:hAnsi="Courier"/>
          <w:sz w:val="21"/>
          <w:szCs w:val="21"/>
        </w:rPr>
        <w:t>&lt;/z</w:t>
      </w:r>
      <w:r w:rsidRPr="0082368F">
        <w:rPr>
          <w:rFonts w:ascii="Courier" w:hAnsi="Courier" w:hint="eastAsia"/>
          <w:sz w:val="21"/>
          <w:szCs w:val="21"/>
        </w:rPr>
        <w:t>zswspzhm</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&lt;w</w:t>
      </w:r>
      <w:r w:rsidRPr="0082368F">
        <w:rPr>
          <w:rFonts w:ascii="Courier" w:hAnsi="Courier" w:hint="eastAsia"/>
          <w:sz w:val="21"/>
          <w:szCs w:val="21"/>
        </w:rPr>
        <w:t>spzxse</w:t>
      </w:r>
      <w:r>
        <w:rPr>
          <w:rFonts w:ascii="Courier" w:hAnsi="Courier"/>
          <w:sz w:val="21"/>
          <w:szCs w:val="21"/>
        </w:rPr>
        <w:t>&gt;</w:t>
      </w:r>
      <w:r w:rsidRPr="0082368F">
        <w:rPr>
          <w:rFonts w:ascii="Courier" w:hAnsi="Courier" w:hint="eastAsia"/>
          <w:sz w:val="21"/>
          <w:szCs w:val="21"/>
        </w:rPr>
        <w:t>完税凭证销售额</w:t>
      </w:r>
      <w:r>
        <w:rPr>
          <w:rFonts w:ascii="Courier" w:hAnsi="Courier"/>
          <w:sz w:val="21"/>
          <w:szCs w:val="21"/>
        </w:rPr>
        <w:t>&lt;/w</w:t>
      </w:r>
      <w:r w:rsidRPr="0082368F">
        <w:rPr>
          <w:rFonts w:ascii="Courier" w:hAnsi="Courier" w:hint="eastAsia"/>
          <w:sz w:val="21"/>
          <w:szCs w:val="21"/>
        </w:rPr>
        <w:t>spzxse</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&lt;w</w:t>
      </w:r>
      <w:r w:rsidRPr="0082368F">
        <w:rPr>
          <w:rFonts w:ascii="Courier" w:hAnsi="Courier" w:hint="eastAsia"/>
          <w:sz w:val="21"/>
          <w:szCs w:val="21"/>
        </w:rPr>
        <w:t>spzsl</w:t>
      </w:r>
      <w:r>
        <w:rPr>
          <w:rFonts w:ascii="Courier" w:hAnsi="Courier"/>
          <w:sz w:val="21"/>
          <w:szCs w:val="21"/>
        </w:rPr>
        <w:t>&gt;</w:t>
      </w:r>
      <w:r w:rsidRPr="0082368F">
        <w:rPr>
          <w:rFonts w:ascii="Courier" w:hAnsi="Courier" w:hint="eastAsia"/>
          <w:sz w:val="21"/>
          <w:szCs w:val="21"/>
        </w:rPr>
        <w:t>完税凭证税率</w:t>
      </w:r>
      <w:r>
        <w:rPr>
          <w:rFonts w:ascii="Courier" w:hAnsi="Courier"/>
          <w:sz w:val="21"/>
          <w:szCs w:val="21"/>
        </w:rPr>
        <w:t>&lt;/w</w:t>
      </w:r>
      <w:r w:rsidRPr="0082368F">
        <w:rPr>
          <w:rFonts w:ascii="Courier" w:hAnsi="Courier" w:hint="eastAsia"/>
          <w:sz w:val="21"/>
          <w:szCs w:val="21"/>
        </w:rPr>
        <w:t>spzsl</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Pr>
          <w:rFonts w:ascii="Courier" w:hAnsi="Courier"/>
          <w:sz w:val="21"/>
          <w:szCs w:val="21"/>
        </w:rPr>
        <w:t>&lt;w</w:t>
      </w:r>
      <w:r w:rsidRPr="0082368F">
        <w:rPr>
          <w:rFonts w:ascii="Courier" w:hAnsi="Courier" w:hint="eastAsia"/>
          <w:sz w:val="21"/>
          <w:szCs w:val="21"/>
        </w:rPr>
        <w:t>spzse</w:t>
      </w:r>
      <w:r>
        <w:rPr>
          <w:rFonts w:ascii="Courier" w:hAnsi="Courier"/>
          <w:sz w:val="21"/>
          <w:szCs w:val="21"/>
        </w:rPr>
        <w:t>&gt;</w:t>
      </w:r>
      <w:r w:rsidRPr="0082368F">
        <w:rPr>
          <w:rFonts w:ascii="Courier" w:hAnsi="Courier" w:hint="eastAsia"/>
          <w:sz w:val="21"/>
          <w:szCs w:val="21"/>
        </w:rPr>
        <w:t>完税凭证税额</w:t>
      </w:r>
      <w:r>
        <w:rPr>
          <w:rFonts w:ascii="Courier" w:hAnsi="Courier"/>
          <w:sz w:val="21"/>
          <w:szCs w:val="21"/>
        </w:rPr>
        <w:t>&lt;/w</w:t>
      </w:r>
      <w:r w:rsidRPr="0082368F">
        <w:rPr>
          <w:rFonts w:ascii="Courier" w:hAnsi="Courier" w:hint="eastAsia"/>
          <w:sz w:val="21"/>
          <w:szCs w:val="21"/>
        </w:rPr>
        <w:t>spzse</w:t>
      </w:r>
      <w:r>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7B7C86">
        <w:rPr>
          <w:rFonts w:ascii="Courier" w:hAnsi="Courier" w:hint="eastAsia"/>
          <w:sz w:val="21"/>
          <w:szCs w:val="21"/>
        </w:rPr>
        <w:t>&lt;bmbbbh&gt;</w:t>
      </w:r>
      <w:r w:rsidRPr="007B7C86">
        <w:rPr>
          <w:rFonts w:ascii="宋体" w:hAnsi="宋体" w:hint="eastAsia"/>
        </w:rPr>
        <w:t>编码表版本号</w:t>
      </w:r>
      <w:r w:rsidRPr="007B7C86">
        <w:rPr>
          <w:rFonts w:ascii="Courier" w:hAnsi="Courier" w:hint="eastAsia"/>
          <w:sz w:val="21"/>
          <w:szCs w:val="21"/>
        </w:rPr>
        <w:t>&lt;/bmbbbh&gt;</w:t>
      </w:r>
    </w:p>
    <w:p w:rsidR="005234D5" w:rsidRDefault="005234D5" w:rsidP="005234D5">
      <w:pPr>
        <w:pStyle w:val="ab"/>
        <w:spacing w:line="240" w:lineRule="auto"/>
        <w:ind w:firstLineChars="550" w:firstLine="1155"/>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spbm</w:t>
      </w:r>
      <w:r w:rsidRPr="007B7C86">
        <w:rPr>
          <w:rFonts w:ascii="Courier" w:hAnsi="Courier"/>
          <w:sz w:val="21"/>
          <w:szCs w:val="21"/>
        </w:rPr>
        <w:t>&gt;</w:t>
      </w:r>
      <w:r w:rsidRPr="007B7C86">
        <w:rPr>
          <w:rFonts w:ascii="宋体" w:hAnsi="宋体" w:hint="eastAsia"/>
        </w:rPr>
        <w:t>商品编码</w:t>
      </w:r>
      <w:r w:rsidRPr="007B7C86">
        <w:rPr>
          <w:rFonts w:ascii="Courier" w:hAnsi="Courier"/>
          <w:sz w:val="21"/>
          <w:szCs w:val="21"/>
        </w:rPr>
        <w:t>&lt;/</w:t>
      </w:r>
      <w:r w:rsidRPr="007B7C86">
        <w:rPr>
          <w:rFonts w:ascii="Courier" w:hAnsi="Courier" w:hint="eastAsia"/>
          <w:sz w:val="21"/>
          <w:szCs w:val="21"/>
        </w:rPr>
        <w:t>spbm</w:t>
      </w:r>
      <w:r w:rsidRPr="007B7C86">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zxbm</w:t>
      </w:r>
      <w:r w:rsidRPr="007B7C86">
        <w:rPr>
          <w:rFonts w:ascii="Courier" w:hAnsi="Courier"/>
          <w:sz w:val="21"/>
          <w:szCs w:val="21"/>
        </w:rPr>
        <w:t>&gt;</w:t>
      </w:r>
      <w:r w:rsidRPr="007B7C86">
        <w:rPr>
          <w:rFonts w:ascii="宋体" w:hAnsi="宋体" w:hint="eastAsia"/>
        </w:rPr>
        <w:t>纳税人自行编码</w:t>
      </w:r>
      <w:r w:rsidRPr="007B7C86">
        <w:rPr>
          <w:rFonts w:ascii="Courier" w:hAnsi="Courier"/>
          <w:sz w:val="21"/>
          <w:szCs w:val="21"/>
        </w:rPr>
        <w:t>&lt;/</w:t>
      </w:r>
      <w:r w:rsidRPr="007B7C86">
        <w:rPr>
          <w:rFonts w:ascii="Courier" w:hAnsi="Courier" w:hint="eastAsia"/>
          <w:sz w:val="21"/>
          <w:szCs w:val="21"/>
        </w:rPr>
        <w:t>zxbm</w:t>
      </w:r>
      <w:r w:rsidRPr="007B7C86">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yhzcbs</w:t>
      </w:r>
      <w:r w:rsidRPr="007B7C86">
        <w:rPr>
          <w:rFonts w:ascii="Courier" w:hAnsi="Courier"/>
          <w:sz w:val="21"/>
          <w:szCs w:val="21"/>
        </w:rPr>
        <w:t>&gt;</w:t>
      </w:r>
      <w:r w:rsidRPr="007B7C86">
        <w:rPr>
          <w:rFonts w:ascii="Verdana" w:hAnsi="Verdana" w:cs="宋体" w:hint="eastAsia"/>
          <w:kern w:val="0"/>
        </w:rPr>
        <w:t>优惠政策标识</w:t>
      </w:r>
      <w:r w:rsidRPr="007B7C86">
        <w:rPr>
          <w:rFonts w:ascii="Courier" w:hAnsi="Courier"/>
          <w:sz w:val="21"/>
          <w:szCs w:val="21"/>
        </w:rPr>
        <w:t>&lt;/</w:t>
      </w:r>
      <w:r w:rsidRPr="007B7C86">
        <w:rPr>
          <w:rFonts w:ascii="Courier" w:hAnsi="Courier" w:hint="eastAsia"/>
          <w:sz w:val="21"/>
          <w:szCs w:val="21"/>
        </w:rPr>
        <w:t>yhzcbs</w:t>
      </w:r>
      <w:r w:rsidRPr="007B7C86">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slbs</w:t>
      </w:r>
      <w:r w:rsidRPr="007B7C86">
        <w:rPr>
          <w:rFonts w:ascii="Courier" w:hAnsi="Courier"/>
          <w:sz w:val="21"/>
          <w:szCs w:val="21"/>
        </w:rPr>
        <w:t>&gt;</w:t>
      </w:r>
      <w:r w:rsidRPr="007B7C86">
        <w:rPr>
          <w:rFonts w:ascii="Verdana" w:hAnsi="Verdana" w:cs="宋体" w:hint="eastAsia"/>
          <w:bCs/>
          <w:kern w:val="0"/>
        </w:rPr>
        <w:t>0</w:t>
      </w:r>
      <w:r w:rsidRPr="007B7C86">
        <w:rPr>
          <w:rFonts w:ascii="Verdana" w:hAnsi="Verdana" w:cs="宋体" w:hint="eastAsia"/>
          <w:bCs/>
          <w:kern w:val="0"/>
        </w:rPr>
        <w:t>税率标识</w:t>
      </w:r>
      <w:r w:rsidRPr="007B7C86">
        <w:rPr>
          <w:rFonts w:ascii="Courier" w:hAnsi="Courier"/>
          <w:sz w:val="21"/>
          <w:szCs w:val="21"/>
        </w:rPr>
        <w:t>&lt;/</w:t>
      </w:r>
      <w:r w:rsidRPr="007B7C86">
        <w:rPr>
          <w:rFonts w:ascii="Courier" w:hAnsi="Courier" w:hint="eastAsia"/>
          <w:sz w:val="21"/>
          <w:szCs w:val="21"/>
        </w:rPr>
        <w:t>slbs</w:t>
      </w:r>
      <w:r w:rsidRPr="007B7C86">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7B7C86">
        <w:rPr>
          <w:rFonts w:ascii="Courier" w:hAnsi="Courier"/>
          <w:sz w:val="21"/>
          <w:szCs w:val="21"/>
        </w:rPr>
        <w:t>&lt;</w:t>
      </w:r>
      <w:r w:rsidRPr="007B7C86">
        <w:rPr>
          <w:rFonts w:ascii="Courier" w:hAnsi="Courier" w:hint="eastAsia"/>
          <w:sz w:val="21"/>
          <w:szCs w:val="21"/>
        </w:rPr>
        <w:t>zzstsgl</w:t>
      </w:r>
      <w:r w:rsidRPr="007B7C86">
        <w:rPr>
          <w:rFonts w:ascii="Courier" w:hAnsi="Courier"/>
          <w:sz w:val="21"/>
          <w:szCs w:val="21"/>
        </w:rPr>
        <w:t>&gt;</w:t>
      </w:r>
      <w:r w:rsidRPr="007B7C86">
        <w:rPr>
          <w:rFonts w:ascii="Verdana" w:hAnsi="Verdana" w:cs="宋体" w:hint="eastAsia"/>
          <w:bCs/>
          <w:kern w:val="0"/>
        </w:rPr>
        <w:t>增值税特殊管理</w:t>
      </w:r>
      <w:r w:rsidRPr="007B7C86">
        <w:rPr>
          <w:rFonts w:ascii="Courier" w:hAnsi="Courier"/>
          <w:sz w:val="21"/>
          <w:szCs w:val="21"/>
        </w:rPr>
        <w:t>&lt;/</w:t>
      </w:r>
      <w:r w:rsidRPr="007B7C86">
        <w:rPr>
          <w:rFonts w:ascii="Courier" w:hAnsi="Courier" w:hint="eastAsia"/>
          <w:sz w:val="21"/>
          <w:szCs w:val="21"/>
        </w:rPr>
        <w:t>zzstsgl</w:t>
      </w:r>
      <w:r w:rsidRPr="007B7C86">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yfpdm</w:t>
      </w:r>
      <w:r w:rsidRPr="009576EE">
        <w:rPr>
          <w:rFonts w:ascii="Courier" w:hAnsi="Courier"/>
          <w:sz w:val="21"/>
          <w:szCs w:val="21"/>
        </w:rPr>
        <w:t>&gt;</w:t>
      </w:r>
      <w:r w:rsidRPr="009576EE">
        <w:rPr>
          <w:rFonts w:ascii="Courier" w:hAnsi="Courier" w:hint="eastAsia"/>
          <w:sz w:val="21"/>
          <w:szCs w:val="21"/>
        </w:rPr>
        <w:t>原发票代码</w:t>
      </w:r>
      <w:r w:rsidRPr="009576EE">
        <w:rPr>
          <w:rFonts w:ascii="Courier" w:hAnsi="Courier"/>
          <w:sz w:val="21"/>
          <w:szCs w:val="21"/>
        </w:rPr>
        <w:t>&lt;/</w:t>
      </w:r>
      <w:r w:rsidRPr="009576EE">
        <w:rPr>
          <w:rFonts w:ascii="Courier" w:hAnsi="Courier" w:hint="eastAsia"/>
          <w:sz w:val="21"/>
          <w:szCs w:val="21"/>
        </w:rPr>
        <w:t>yfpdm</w:t>
      </w:r>
      <w:r w:rsidRPr="009576EE">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yfphm</w:t>
      </w:r>
      <w:r w:rsidRPr="009576EE">
        <w:rPr>
          <w:rFonts w:ascii="Courier" w:hAnsi="Courier"/>
          <w:sz w:val="21"/>
          <w:szCs w:val="21"/>
        </w:rPr>
        <w:t>&gt;</w:t>
      </w:r>
      <w:r w:rsidRPr="009576EE">
        <w:rPr>
          <w:rFonts w:ascii="Courier" w:hAnsi="Courier" w:hint="eastAsia"/>
          <w:sz w:val="21"/>
          <w:szCs w:val="21"/>
        </w:rPr>
        <w:t>原发票号码</w:t>
      </w:r>
      <w:r w:rsidRPr="009576EE">
        <w:rPr>
          <w:rFonts w:ascii="Courier" w:hAnsi="Courier"/>
          <w:sz w:val="21"/>
          <w:szCs w:val="21"/>
        </w:rPr>
        <w:t>&lt;/</w:t>
      </w:r>
      <w:r w:rsidRPr="009576EE">
        <w:rPr>
          <w:rFonts w:ascii="Courier" w:hAnsi="Courier" w:hint="eastAsia"/>
          <w:sz w:val="21"/>
          <w:szCs w:val="21"/>
        </w:rPr>
        <w:t>yfphm</w:t>
      </w:r>
      <w:r w:rsidRPr="009576EE">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9576EE">
        <w:rPr>
          <w:rFonts w:ascii="Courier" w:hAnsi="Courier"/>
          <w:sz w:val="21"/>
          <w:szCs w:val="21"/>
        </w:rPr>
        <w:t>&lt;</w:t>
      </w:r>
      <w:r w:rsidRPr="009576EE">
        <w:rPr>
          <w:rFonts w:ascii="Courier" w:hAnsi="Courier" w:hint="eastAsia"/>
          <w:sz w:val="21"/>
          <w:szCs w:val="21"/>
        </w:rPr>
        <w:t>zfrq</w:t>
      </w:r>
      <w:r w:rsidRPr="009576EE">
        <w:rPr>
          <w:rFonts w:ascii="Courier" w:hAnsi="Courier"/>
          <w:sz w:val="21"/>
          <w:szCs w:val="21"/>
        </w:rPr>
        <w:t>&gt;</w:t>
      </w:r>
      <w:r w:rsidRPr="009576EE">
        <w:rPr>
          <w:rFonts w:ascii="Courier" w:hAnsi="Courier" w:hint="eastAsia"/>
          <w:sz w:val="21"/>
          <w:szCs w:val="21"/>
        </w:rPr>
        <w:t>作废日期</w:t>
      </w:r>
      <w:r w:rsidRPr="009576EE">
        <w:rPr>
          <w:rFonts w:ascii="Courier" w:hAnsi="Courier"/>
          <w:sz w:val="21"/>
          <w:szCs w:val="21"/>
        </w:rPr>
        <w:t>&lt;/</w:t>
      </w:r>
      <w:r w:rsidRPr="009576EE">
        <w:rPr>
          <w:rFonts w:ascii="Courier" w:hAnsi="Courier" w:hint="eastAsia"/>
          <w:sz w:val="21"/>
          <w:szCs w:val="21"/>
        </w:rPr>
        <w:t>zfrq</w:t>
      </w:r>
      <w:r w:rsidRPr="009576EE">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460A4D">
        <w:rPr>
          <w:rFonts w:ascii="Courier" w:hAnsi="Courier"/>
          <w:sz w:val="21"/>
          <w:szCs w:val="21"/>
        </w:rPr>
        <w:t>&lt;</w:t>
      </w:r>
      <w:r>
        <w:rPr>
          <w:rFonts w:ascii="Courier" w:hAnsi="Courier" w:hint="eastAsia"/>
          <w:sz w:val="21"/>
          <w:szCs w:val="21"/>
        </w:rPr>
        <w:t>zfr</w:t>
      </w:r>
      <w:r w:rsidRPr="00460A4D">
        <w:rPr>
          <w:rFonts w:ascii="Courier" w:hAnsi="Courier"/>
          <w:sz w:val="21"/>
          <w:szCs w:val="21"/>
        </w:rPr>
        <w:t>&gt;</w:t>
      </w:r>
      <w:r w:rsidRPr="00460A4D">
        <w:rPr>
          <w:rFonts w:ascii="Courier" w:hAnsi="Courier" w:hint="eastAsia"/>
          <w:sz w:val="21"/>
          <w:szCs w:val="21"/>
        </w:rPr>
        <w:t>作废</w:t>
      </w:r>
      <w:r>
        <w:rPr>
          <w:rFonts w:ascii="Courier" w:hAnsi="Courier" w:hint="eastAsia"/>
          <w:sz w:val="21"/>
          <w:szCs w:val="21"/>
        </w:rPr>
        <w:t>人</w:t>
      </w:r>
      <w:r w:rsidRPr="00460A4D">
        <w:rPr>
          <w:rFonts w:ascii="Courier" w:hAnsi="Courier"/>
          <w:sz w:val="21"/>
          <w:szCs w:val="21"/>
        </w:rPr>
        <w:t>&lt;/</w:t>
      </w:r>
      <w:r>
        <w:rPr>
          <w:rFonts w:ascii="Courier" w:hAnsi="Courier" w:hint="eastAsia"/>
          <w:sz w:val="21"/>
          <w:szCs w:val="21"/>
        </w:rPr>
        <w:t>zfr</w:t>
      </w:r>
      <w:r w:rsidRPr="00460A4D">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DB7458">
        <w:rPr>
          <w:rFonts w:ascii="Courier" w:hAnsi="Courier"/>
          <w:sz w:val="21"/>
          <w:szCs w:val="21"/>
        </w:rPr>
        <w:t>&lt;</w:t>
      </w:r>
      <w:r>
        <w:rPr>
          <w:rFonts w:ascii="Courier" w:hAnsi="Courier" w:hint="eastAsia"/>
          <w:sz w:val="21"/>
          <w:szCs w:val="21"/>
        </w:rPr>
        <w:t>qmcs</w:t>
      </w:r>
      <w:r w:rsidRPr="00DB7458">
        <w:rPr>
          <w:rFonts w:ascii="Courier" w:hAnsi="Courier"/>
          <w:sz w:val="21"/>
          <w:szCs w:val="21"/>
        </w:rPr>
        <w:t>&gt;</w:t>
      </w:r>
      <w:r>
        <w:rPr>
          <w:rFonts w:ascii="Courier" w:hAnsi="Courier" w:hint="eastAsia"/>
          <w:sz w:val="21"/>
          <w:szCs w:val="21"/>
        </w:rPr>
        <w:t>签名参数</w:t>
      </w:r>
      <w:r w:rsidRPr="00DB7458">
        <w:rPr>
          <w:rFonts w:ascii="Courier" w:hAnsi="Courier"/>
          <w:sz w:val="21"/>
          <w:szCs w:val="21"/>
        </w:rPr>
        <w:t>&lt;/</w:t>
      </w:r>
      <w:r>
        <w:rPr>
          <w:rFonts w:ascii="Courier" w:hAnsi="Courier" w:hint="eastAsia"/>
          <w:sz w:val="21"/>
          <w:szCs w:val="21"/>
        </w:rPr>
        <w:t>qmcs</w:t>
      </w:r>
      <w:r w:rsidRPr="00DB7458">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AC2C0B">
        <w:rPr>
          <w:rFonts w:ascii="Courier" w:hAnsi="Courier"/>
          <w:sz w:val="21"/>
          <w:szCs w:val="21"/>
        </w:rPr>
        <w:t>&lt;</w:t>
      </w:r>
      <w:r w:rsidRPr="00AC2C0B">
        <w:rPr>
          <w:rFonts w:ascii="Courier" w:hAnsi="Courier" w:hint="eastAsia"/>
          <w:sz w:val="21"/>
          <w:szCs w:val="21"/>
        </w:rPr>
        <w:t>qmz</w:t>
      </w:r>
      <w:r w:rsidRPr="00AC2C0B">
        <w:rPr>
          <w:rFonts w:ascii="Courier" w:hAnsi="Courier"/>
          <w:sz w:val="21"/>
          <w:szCs w:val="21"/>
        </w:rPr>
        <w:t>&gt;</w:t>
      </w:r>
      <w:proofErr w:type="gramStart"/>
      <w:r w:rsidRPr="00AC2C0B">
        <w:rPr>
          <w:rFonts w:ascii="Courier" w:hAnsi="Courier" w:hint="eastAsia"/>
          <w:sz w:val="21"/>
          <w:szCs w:val="21"/>
        </w:rPr>
        <w:t>签名值</w:t>
      </w:r>
      <w:proofErr w:type="gramEnd"/>
      <w:r w:rsidRPr="00AC2C0B">
        <w:rPr>
          <w:rFonts w:ascii="Courier" w:hAnsi="Courier"/>
          <w:sz w:val="21"/>
          <w:szCs w:val="21"/>
        </w:rPr>
        <w:t>&lt;/</w:t>
      </w:r>
      <w:r w:rsidRPr="00AC2C0B">
        <w:rPr>
          <w:rFonts w:ascii="Courier" w:hAnsi="Courier" w:hint="eastAsia"/>
          <w:sz w:val="21"/>
          <w:szCs w:val="21"/>
        </w:rPr>
        <w:t>qmz</w:t>
      </w:r>
      <w:r w:rsidRPr="00AC2C0B">
        <w:rPr>
          <w:rFonts w:ascii="Courier" w:hAnsi="Courier"/>
          <w:sz w:val="21"/>
          <w:szCs w:val="21"/>
        </w:rPr>
        <w:t>&gt;</w:t>
      </w:r>
    </w:p>
    <w:p w:rsidR="005234D5" w:rsidRDefault="005234D5" w:rsidP="005234D5">
      <w:pPr>
        <w:pStyle w:val="ab"/>
        <w:spacing w:line="240" w:lineRule="auto"/>
        <w:ind w:firstLineChars="550" w:firstLine="1155"/>
        <w:rPr>
          <w:rFonts w:ascii="Courier" w:hAnsi="Courier"/>
          <w:sz w:val="21"/>
          <w:szCs w:val="21"/>
        </w:rPr>
      </w:pPr>
      <w:r w:rsidRPr="00AC2C0B">
        <w:rPr>
          <w:rFonts w:ascii="Courier" w:hAnsi="Courier"/>
          <w:sz w:val="21"/>
          <w:szCs w:val="21"/>
        </w:rPr>
        <w:t>&lt;</w:t>
      </w:r>
      <w:r>
        <w:rPr>
          <w:rFonts w:ascii="Courier" w:hAnsi="Courier" w:hint="eastAsia"/>
          <w:sz w:val="21"/>
          <w:szCs w:val="21"/>
        </w:rPr>
        <w:t>ykfsje</w:t>
      </w:r>
      <w:r w:rsidRPr="00AC2C0B">
        <w:rPr>
          <w:rFonts w:ascii="Courier" w:hAnsi="Courier"/>
          <w:sz w:val="21"/>
          <w:szCs w:val="21"/>
        </w:rPr>
        <w:t>&gt;</w:t>
      </w:r>
      <w:r>
        <w:rPr>
          <w:rFonts w:ascii="Courier" w:hAnsi="Courier" w:hint="eastAsia"/>
          <w:sz w:val="21"/>
          <w:szCs w:val="21"/>
        </w:rPr>
        <w:t>已开负数金额</w:t>
      </w:r>
      <w:r w:rsidRPr="00AC2C0B">
        <w:rPr>
          <w:rFonts w:ascii="Courier" w:hAnsi="Courier"/>
          <w:sz w:val="21"/>
          <w:szCs w:val="21"/>
        </w:rPr>
        <w:t>&lt;/</w:t>
      </w:r>
      <w:r>
        <w:rPr>
          <w:rFonts w:ascii="Courier" w:hAnsi="Courier" w:hint="eastAsia"/>
          <w:sz w:val="21"/>
          <w:szCs w:val="21"/>
        </w:rPr>
        <w:t>ykfsje</w:t>
      </w:r>
      <w:r w:rsidRPr="00AC2C0B">
        <w:rPr>
          <w:rFonts w:ascii="Courier" w:hAnsi="Courier"/>
          <w:sz w:val="21"/>
          <w:szCs w:val="21"/>
        </w:rPr>
        <w:t>&gt;</w:t>
      </w:r>
    </w:p>
    <w:p w:rsidR="00346139" w:rsidRPr="00B6635B" w:rsidRDefault="00346139" w:rsidP="00346139">
      <w:pPr>
        <w:pStyle w:val="ab"/>
        <w:spacing w:line="240" w:lineRule="auto"/>
        <w:ind w:firstLineChars="550" w:firstLine="1155"/>
        <w:rPr>
          <w:rFonts w:ascii="Courier" w:hAnsi="Courier"/>
          <w:sz w:val="21"/>
          <w:szCs w:val="21"/>
        </w:rPr>
      </w:pPr>
      <w:r w:rsidRPr="00B6635B">
        <w:rPr>
          <w:rFonts w:ascii="Courier" w:hAnsi="Courier" w:hint="eastAsia"/>
          <w:sz w:val="21"/>
          <w:szCs w:val="21"/>
        </w:rPr>
        <w:t>&lt;yqjg&gt;</w:t>
      </w:r>
      <w:r w:rsidRPr="00B6635B">
        <w:rPr>
          <w:rFonts w:ascii="Courier" w:hAnsi="Courier" w:hint="eastAsia"/>
          <w:sz w:val="21"/>
          <w:szCs w:val="21"/>
        </w:rPr>
        <w:t>验</w:t>
      </w:r>
      <w:proofErr w:type="gramStart"/>
      <w:r w:rsidRPr="00B6635B">
        <w:rPr>
          <w:rFonts w:ascii="Courier" w:hAnsi="Courier" w:hint="eastAsia"/>
          <w:sz w:val="21"/>
          <w:szCs w:val="21"/>
        </w:rPr>
        <w:t>签结果</w:t>
      </w:r>
      <w:proofErr w:type="gramEnd"/>
      <w:r w:rsidRPr="00B6635B">
        <w:rPr>
          <w:rFonts w:ascii="Courier" w:hAnsi="Courier" w:hint="eastAsia"/>
          <w:sz w:val="21"/>
          <w:szCs w:val="21"/>
        </w:rPr>
        <w:t>&lt;/yqjg&gt;</w:t>
      </w:r>
    </w:p>
    <w:p w:rsidR="008C18CC" w:rsidRPr="00B6635B" w:rsidRDefault="008C18CC" w:rsidP="008C18CC">
      <w:pPr>
        <w:pStyle w:val="ab"/>
        <w:spacing w:line="240" w:lineRule="auto"/>
        <w:ind w:leftChars="54" w:firstLineChars="550" w:firstLine="1155"/>
        <w:rPr>
          <w:rFonts w:ascii="Courier" w:hAnsi="Courier"/>
          <w:sz w:val="21"/>
          <w:szCs w:val="21"/>
        </w:rPr>
      </w:pPr>
      <w:r w:rsidRPr="00B6635B">
        <w:rPr>
          <w:rFonts w:ascii="Courier" w:hAnsi="Courier" w:hint="eastAsia"/>
          <w:sz w:val="21"/>
          <w:szCs w:val="21"/>
        </w:rPr>
        <w:t>&lt;</w:t>
      </w:r>
      <w:r w:rsidRPr="00B6635B">
        <w:rPr>
          <w:rFonts w:ascii="Courier" w:hAnsi="Courier"/>
          <w:sz w:val="21"/>
          <w:szCs w:val="21"/>
        </w:rPr>
        <w:t>ewm</w:t>
      </w:r>
      <w:r w:rsidRPr="00B6635B">
        <w:rPr>
          <w:rFonts w:ascii="Courier" w:hAnsi="Courier" w:hint="eastAsia"/>
          <w:sz w:val="21"/>
          <w:szCs w:val="21"/>
        </w:rPr>
        <w:t>&gt;</w:t>
      </w:r>
      <w:proofErr w:type="gramStart"/>
      <w:r w:rsidRPr="00B6635B">
        <w:rPr>
          <w:rFonts w:ascii="Courier" w:hAnsi="Courier" w:hint="eastAsia"/>
          <w:sz w:val="21"/>
          <w:szCs w:val="21"/>
        </w:rPr>
        <w:t>二维码</w:t>
      </w:r>
      <w:proofErr w:type="gramEnd"/>
      <w:r w:rsidRPr="00B6635B">
        <w:rPr>
          <w:rFonts w:ascii="Courier" w:hAnsi="Courier" w:hint="eastAsia"/>
          <w:sz w:val="21"/>
          <w:szCs w:val="21"/>
        </w:rPr>
        <w:t>&lt;/ewm&gt;</w:t>
      </w:r>
    </w:p>
    <w:p w:rsidR="005234D5" w:rsidRPr="00460A4D" w:rsidRDefault="005234D5" w:rsidP="005234D5">
      <w:pPr>
        <w:pStyle w:val="ab"/>
        <w:spacing w:line="240" w:lineRule="auto"/>
        <w:ind w:firstLineChars="450" w:firstLine="945"/>
        <w:rPr>
          <w:rFonts w:ascii="Courier" w:hAnsi="Courier"/>
          <w:sz w:val="21"/>
          <w:szCs w:val="21"/>
        </w:rPr>
      </w:pPr>
      <w:r w:rsidRPr="00460A4D">
        <w:rPr>
          <w:rFonts w:ascii="Courier" w:hAnsi="Courier" w:hint="eastAsia"/>
          <w:sz w:val="21"/>
          <w:szCs w:val="21"/>
        </w:rPr>
        <w:t>&lt;/group&gt;</w:t>
      </w:r>
    </w:p>
    <w:p w:rsidR="00ED28CF" w:rsidRDefault="00ED28CF" w:rsidP="00ED28CF">
      <w:pPr>
        <w:pStyle w:val="ab"/>
        <w:spacing w:line="240" w:lineRule="auto"/>
        <w:ind w:firstLineChars="450" w:firstLine="945"/>
        <w:rPr>
          <w:rFonts w:ascii="Courier" w:hAnsi="Courier"/>
          <w:sz w:val="21"/>
          <w:szCs w:val="21"/>
        </w:rPr>
      </w:pPr>
      <w:r>
        <w:rPr>
          <w:rFonts w:ascii="Courier" w:hAnsi="Courier" w:hint="eastAsia"/>
          <w:sz w:val="21"/>
          <w:szCs w:val="21"/>
        </w:rPr>
        <w:t>&lt;/kpxx&gt;</w:t>
      </w:r>
    </w:p>
    <w:p w:rsidR="00ED28CF" w:rsidRDefault="00ED28CF" w:rsidP="00ED28CF">
      <w:pPr>
        <w:pStyle w:val="ab"/>
        <w:spacing w:line="240" w:lineRule="auto"/>
        <w:ind w:firstLineChars="350" w:firstLine="735"/>
        <w:rPr>
          <w:rFonts w:ascii="Courier" w:hAnsi="Courier"/>
          <w:sz w:val="21"/>
          <w:szCs w:val="21"/>
        </w:rPr>
      </w:pPr>
      <w:r>
        <w:rPr>
          <w:rFonts w:ascii="Courier" w:hAnsi="Courier" w:hint="eastAsia"/>
          <w:sz w:val="21"/>
          <w:szCs w:val="21"/>
        </w:rPr>
        <w:t>&lt;/returndata&gt;</w:t>
      </w:r>
    </w:p>
    <w:p w:rsidR="005234D5" w:rsidRPr="00460A4D" w:rsidRDefault="005234D5" w:rsidP="005234D5">
      <w:pPr>
        <w:pStyle w:val="ab"/>
        <w:spacing w:line="240" w:lineRule="auto"/>
        <w:ind w:firstLineChars="250" w:firstLine="525"/>
        <w:rPr>
          <w:rFonts w:ascii="Courier" w:hAnsi="Courier"/>
          <w:sz w:val="21"/>
          <w:szCs w:val="21"/>
        </w:rPr>
      </w:pPr>
      <w:r w:rsidRPr="00460A4D">
        <w:rPr>
          <w:rFonts w:ascii="Courier" w:hAnsi="Courier"/>
          <w:sz w:val="21"/>
          <w:szCs w:val="21"/>
        </w:rPr>
        <w:t>&lt;/body&gt;</w:t>
      </w:r>
    </w:p>
    <w:p w:rsidR="005234D5" w:rsidRPr="0017225D" w:rsidRDefault="005234D5" w:rsidP="005234D5">
      <w:pPr>
        <w:pStyle w:val="ab"/>
        <w:spacing w:line="240" w:lineRule="auto"/>
        <w:ind w:firstLineChars="150" w:firstLine="315"/>
        <w:rPr>
          <w:rFonts w:ascii="Courier" w:hAnsi="Courier"/>
          <w:sz w:val="21"/>
          <w:szCs w:val="21"/>
        </w:rPr>
      </w:pPr>
      <w:r w:rsidRPr="00460A4D">
        <w:rPr>
          <w:rFonts w:ascii="Courier" w:hAnsi="Courier"/>
          <w:sz w:val="21"/>
          <w:szCs w:val="21"/>
        </w:rPr>
        <w:t>&lt;/business&gt;</w:t>
      </w:r>
    </w:p>
    <w:p w:rsidR="005234D5" w:rsidRPr="00D23C25" w:rsidRDefault="005234D5" w:rsidP="005234D5">
      <w:pPr>
        <w:spacing w:line="360" w:lineRule="auto"/>
        <w:jc w:val="left"/>
        <w:rPr>
          <w:rFonts w:ascii="宋体" w:hAnsi="宋体"/>
          <w:szCs w:val="21"/>
        </w:rPr>
      </w:pPr>
      <w:r w:rsidRPr="00D23C25">
        <w:rPr>
          <w:rFonts w:ascii="宋体" w:hAnsi="宋体" w:hint="eastAsia"/>
          <w:szCs w:val="21"/>
        </w:rPr>
        <w:t>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1477"/>
        <w:gridCol w:w="2296"/>
        <w:gridCol w:w="721"/>
        <w:gridCol w:w="695"/>
        <w:gridCol w:w="2668"/>
      </w:tblGrid>
      <w:tr w:rsidR="005234D5" w:rsidRPr="00D554BE" w:rsidTr="00B80918">
        <w:trPr>
          <w:trHeight w:val="454"/>
        </w:trPr>
        <w:tc>
          <w:tcPr>
            <w:tcW w:w="665" w:type="dxa"/>
            <w:shd w:val="clear" w:color="auto" w:fill="DBE5F1"/>
            <w:vAlign w:val="center"/>
          </w:tcPr>
          <w:p w:rsidR="005234D5" w:rsidRPr="00D554BE" w:rsidRDefault="005234D5" w:rsidP="00B80918">
            <w:pPr>
              <w:jc w:val="center"/>
              <w:rPr>
                <w:szCs w:val="21"/>
              </w:rPr>
            </w:pPr>
            <w:r w:rsidRPr="00D554BE">
              <w:rPr>
                <w:szCs w:val="21"/>
              </w:rPr>
              <w:t>索引</w:t>
            </w:r>
          </w:p>
        </w:tc>
        <w:tc>
          <w:tcPr>
            <w:tcW w:w="1477" w:type="dxa"/>
            <w:shd w:val="clear" w:color="auto" w:fill="DBE5F1"/>
            <w:vAlign w:val="center"/>
          </w:tcPr>
          <w:p w:rsidR="005234D5" w:rsidRPr="00D554BE" w:rsidRDefault="005234D5" w:rsidP="00B80918">
            <w:pPr>
              <w:rPr>
                <w:szCs w:val="21"/>
              </w:rPr>
            </w:pPr>
            <w:r w:rsidRPr="00D554BE">
              <w:rPr>
                <w:szCs w:val="21"/>
              </w:rPr>
              <w:t>ID</w:t>
            </w:r>
          </w:p>
        </w:tc>
        <w:tc>
          <w:tcPr>
            <w:tcW w:w="2296" w:type="dxa"/>
            <w:shd w:val="clear" w:color="auto" w:fill="DBE5F1"/>
            <w:vAlign w:val="center"/>
          </w:tcPr>
          <w:p w:rsidR="005234D5" w:rsidRPr="00D554BE" w:rsidRDefault="005234D5" w:rsidP="00B80918">
            <w:pPr>
              <w:rPr>
                <w:szCs w:val="21"/>
              </w:rPr>
            </w:pPr>
            <w:r w:rsidRPr="00D554BE">
              <w:rPr>
                <w:szCs w:val="21"/>
              </w:rPr>
              <w:t>名称</w:t>
            </w:r>
          </w:p>
        </w:tc>
        <w:tc>
          <w:tcPr>
            <w:tcW w:w="721" w:type="dxa"/>
            <w:shd w:val="clear" w:color="auto" w:fill="DBE5F1"/>
            <w:vAlign w:val="center"/>
          </w:tcPr>
          <w:p w:rsidR="005234D5" w:rsidRPr="00D554BE" w:rsidRDefault="005234D5" w:rsidP="00B80918">
            <w:pPr>
              <w:rPr>
                <w:szCs w:val="21"/>
              </w:rPr>
            </w:pPr>
            <w:r w:rsidRPr="00D554BE">
              <w:rPr>
                <w:szCs w:val="21"/>
              </w:rPr>
              <w:t>长度</w:t>
            </w:r>
          </w:p>
        </w:tc>
        <w:tc>
          <w:tcPr>
            <w:tcW w:w="695" w:type="dxa"/>
            <w:shd w:val="clear" w:color="auto" w:fill="DBE5F1"/>
            <w:vAlign w:val="center"/>
          </w:tcPr>
          <w:p w:rsidR="005234D5" w:rsidRPr="00D554BE" w:rsidRDefault="005234D5" w:rsidP="00B80918">
            <w:pPr>
              <w:rPr>
                <w:szCs w:val="21"/>
              </w:rPr>
            </w:pPr>
            <w:r w:rsidRPr="00D554BE">
              <w:rPr>
                <w:szCs w:val="21"/>
              </w:rPr>
              <w:t>必须</w:t>
            </w:r>
          </w:p>
        </w:tc>
        <w:tc>
          <w:tcPr>
            <w:tcW w:w="2668" w:type="dxa"/>
            <w:shd w:val="clear" w:color="auto" w:fill="DBE5F1"/>
            <w:vAlign w:val="center"/>
          </w:tcPr>
          <w:p w:rsidR="005234D5" w:rsidRPr="00D554BE" w:rsidRDefault="005234D5" w:rsidP="00B80918">
            <w:pPr>
              <w:rPr>
                <w:szCs w:val="21"/>
              </w:rPr>
            </w:pPr>
            <w:r w:rsidRPr="00D554BE">
              <w:rPr>
                <w:szCs w:val="21"/>
              </w:rPr>
              <w:t>说明</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566A6" w:rsidRDefault="005234D5" w:rsidP="00B80918">
            <w:pPr>
              <w:rPr>
                <w:rFonts w:ascii="宋体" w:hAnsi="宋体"/>
              </w:rPr>
            </w:pPr>
            <w:r w:rsidRPr="00B566A6">
              <w:rPr>
                <w:rFonts w:ascii="宋体" w:hAnsi="宋体" w:hint="eastAsia"/>
              </w:rPr>
              <w:t>yylxdm</w:t>
            </w:r>
          </w:p>
        </w:tc>
        <w:tc>
          <w:tcPr>
            <w:tcW w:w="2296" w:type="dxa"/>
          </w:tcPr>
          <w:p w:rsidR="005234D5" w:rsidRPr="00B566A6" w:rsidRDefault="005234D5" w:rsidP="00B80918">
            <w:pPr>
              <w:rPr>
                <w:rFonts w:ascii="宋体" w:hAnsi="宋体"/>
              </w:rPr>
            </w:pPr>
            <w:r w:rsidRPr="00B566A6">
              <w:rPr>
                <w:rFonts w:ascii="宋体" w:hAnsi="宋体" w:hint="eastAsia"/>
              </w:rPr>
              <w:t>应用类型代码</w:t>
            </w:r>
          </w:p>
        </w:tc>
        <w:tc>
          <w:tcPr>
            <w:tcW w:w="721" w:type="dxa"/>
          </w:tcPr>
          <w:p w:rsidR="005234D5" w:rsidRPr="00D554BE" w:rsidRDefault="005234D5" w:rsidP="00B80918">
            <w:pPr>
              <w:rPr>
                <w:rFonts w:ascii="宋体" w:hAnsi="宋体"/>
              </w:rPr>
            </w:pPr>
            <w:r>
              <w:rPr>
                <w:rFonts w:ascii="宋体" w:hAnsi="宋体" w:hint="eastAsia"/>
              </w:rPr>
              <w:t>1</w:t>
            </w:r>
          </w:p>
        </w:tc>
        <w:tc>
          <w:tcPr>
            <w:tcW w:w="695" w:type="dxa"/>
          </w:tcPr>
          <w:p w:rsidR="005234D5" w:rsidRPr="00D554BE" w:rsidRDefault="005234D5" w:rsidP="00B80918">
            <w:pPr>
              <w:rPr>
                <w:rFonts w:ascii="宋体" w:hAnsi="宋体"/>
              </w:rPr>
            </w:pPr>
            <w:r>
              <w:rPr>
                <w:rFonts w:ascii="宋体" w:hAnsi="宋体" w:hint="eastAsia"/>
              </w:rPr>
              <w:t>是</w:t>
            </w:r>
          </w:p>
        </w:tc>
        <w:tc>
          <w:tcPr>
            <w:tcW w:w="2668" w:type="dxa"/>
          </w:tcPr>
          <w:p w:rsidR="005234D5" w:rsidRDefault="005234D5" w:rsidP="00B80918">
            <w:pPr>
              <w:rPr>
                <w:rFonts w:ascii="宋体" w:hAnsi="宋体"/>
              </w:rPr>
            </w:pPr>
            <w:r>
              <w:rPr>
                <w:rFonts w:ascii="宋体" w:hAnsi="宋体" w:hint="eastAsia"/>
              </w:rPr>
              <w:t>1：国税</w:t>
            </w:r>
          </w:p>
          <w:p w:rsidR="005234D5" w:rsidRPr="00D554BE" w:rsidRDefault="005234D5" w:rsidP="00B80918">
            <w:pPr>
              <w:rPr>
                <w:rFonts w:ascii="宋体" w:hAnsi="宋体"/>
              </w:rPr>
            </w:pPr>
            <w:r>
              <w:rPr>
                <w:rFonts w:ascii="宋体" w:hAnsi="宋体" w:hint="eastAsia"/>
              </w:rPr>
              <w:t>2：地税</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D554BE" w:rsidRDefault="005234D5" w:rsidP="00B80918">
            <w:pPr>
              <w:rPr>
                <w:rFonts w:ascii="宋体" w:hAnsi="宋体"/>
              </w:rPr>
            </w:pPr>
            <w:r>
              <w:rPr>
                <w:rFonts w:ascii="宋体" w:hAnsi="宋体" w:hint="eastAsia"/>
              </w:rPr>
              <w:t>fpdm</w:t>
            </w:r>
          </w:p>
        </w:tc>
        <w:tc>
          <w:tcPr>
            <w:tcW w:w="2296" w:type="dxa"/>
          </w:tcPr>
          <w:p w:rsidR="005234D5" w:rsidRPr="00D554BE" w:rsidRDefault="005234D5" w:rsidP="00B80918">
            <w:pPr>
              <w:rPr>
                <w:rFonts w:ascii="宋体" w:hAnsi="宋体"/>
              </w:rPr>
            </w:pPr>
            <w:r>
              <w:rPr>
                <w:rFonts w:ascii="宋体" w:hAnsi="宋体" w:hint="eastAsia"/>
              </w:rPr>
              <w:t>发票代码</w:t>
            </w:r>
          </w:p>
        </w:tc>
        <w:tc>
          <w:tcPr>
            <w:tcW w:w="721" w:type="dxa"/>
          </w:tcPr>
          <w:p w:rsidR="005234D5" w:rsidRPr="00D554BE" w:rsidRDefault="005234D5" w:rsidP="00B80918">
            <w:pPr>
              <w:rPr>
                <w:rFonts w:ascii="宋体" w:hAnsi="宋体"/>
              </w:rPr>
            </w:pPr>
            <w:r>
              <w:rPr>
                <w:rFonts w:ascii="宋体" w:hAnsi="宋体" w:hint="eastAsia"/>
              </w:rPr>
              <w:t>12</w:t>
            </w:r>
          </w:p>
        </w:tc>
        <w:tc>
          <w:tcPr>
            <w:tcW w:w="695" w:type="dxa"/>
          </w:tcPr>
          <w:p w:rsidR="005234D5" w:rsidRPr="00D554BE" w:rsidRDefault="005234D5" w:rsidP="00B80918">
            <w:pPr>
              <w:rPr>
                <w:rFonts w:ascii="宋体" w:hAnsi="宋体"/>
              </w:rPr>
            </w:pPr>
            <w:r>
              <w:rPr>
                <w:rFonts w:ascii="宋体" w:hAnsi="宋体" w:hint="eastAsia"/>
              </w:rPr>
              <w:t>是</w:t>
            </w:r>
          </w:p>
        </w:tc>
        <w:tc>
          <w:tcPr>
            <w:tcW w:w="2668" w:type="dxa"/>
          </w:tcPr>
          <w:p w:rsidR="005234D5" w:rsidRPr="00D554BE"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rPr>
            </w:pPr>
            <w:r>
              <w:rPr>
                <w:rFonts w:ascii="宋体" w:hAnsi="宋体" w:hint="eastAsia"/>
              </w:rPr>
              <w:t>fphm</w:t>
            </w:r>
          </w:p>
        </w:tc>
        <w:tc>
          <w:tcPr>
            <w:tcW w:w="2296" w:type="dxa"/>
          </w:tcPr>
          <w:p w:rsidR="005234D5" w:rsidRDefault="005234D5" w:rsidP="00B80918">
            <w:pPr>
              <w:rPr>
                <w:rFonts w:ascii="宋体" w:hAnsi="宋体"/>
              </w:rPr>
            </w:pPr>
            <w:r>
              <w:rPr>
                <w:rFonts w:ascii="宋体" w:hAnsi="宋体" w:hint="eastAsia"/>
              </w:rPr>
              <w:t>发票号码</w:t>
            </w:r>
          </w:p>
        </w:tc>
        <w:tc>
          <w:tcPr>
            <w:tcW w:w="721" w:type="dxa"/>
          </w:tcPr>
          <w:p w:rsidR="005234D5" w:rsidRPr="00D554BE" w:rsidRDefault="005234D5" w:rsidP="00B80918">
            <w:pPr>
              <w:rPr>
                <w:rFonts w:ascii="宋体" w:hAnsi="宋体"/>
              </w:rPr>
            </w:pPr>
            <w:r>
              <w:rPr>
                <w:rFonts w:ascii="宋体" w:hAnsi="宋体" w:hint="eastAsia"/>
              </w:rPr>
              <w:t>8</w:t>
            </w:r>
          </w:p>
        </w:tc>
        <w:tc>
          <w:tcPr>
            <w:tcW w:w="695" w:type="dxa"/>
          </w:tcPr>
          <w:p w:rsidR="005234D5" w:rsidRPr="00D554BE" w:rsidRDefault="005234D5" w:rsidP="00B80918">
            <w:pPr>
              <w:rPr>
                <w:rFonts w:ascii="宋体" w:hAnsi="宋体"/>
              </w:rPr>
            </w:pPr>
            <w:r>
              <w:rPr>
                <w:rFonts w:ascii="宋体" w:hAnsi="宋体" w:hint="eastAsia"/>
              </w:rPr>
              <w:t>是</w:t>
            </w:r>
          </w:p>
        </w:tc>
        <w:tc>
          <w:tcPr>
            <w:tcW w:w="2668" w:type="dxa"/>
          </w:tcPr>
          <w:p w:rsidR="005234D5" w:rsidRPr="00D554BE"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566A6" w:rsidRDefault="005234D5" w:rsidP="00B80918">
            <w:pPr>
              <w:rPr>
                <w:rFonts w:ascii="宋体" w:hAnsi="宋体"/>
              </w:rPr>
            </w:pPr>
            <w:r w:rsidRPr="00B566A6">
              <w:rPr>
                <w:rFonts w:ascii="宋体" w:hAnsi="宋体" w:hint="eastAsia"/>
              </w:rPr>
              <w:t>fpzt</w:t>
            </w:r>
          </w:p>
        </w:tc>
        <w:tc>
          <w:tcPr>
            <w:tcW w:w="2296" w:type="dxa"/>
          </w:tcPr>
          <w:p w:rsidR="005234D5" w:rsidRDefault="005234D5" w:rsidP="00B80918">
            <w:pPr>
              <w:rPr>
                <w:rFonts w:ascii="宋体" w:hAnsi="宋体"/>
              </w:rPr>
            </w:pPr>
            <w:r w:rsidRPr="00B566A6">
              <w:rPr>
                <w:rFonts w:ascii="宋体" w:hAnsi="宋体" w:hint="eastAsia"/>
              </w:rPr>
              <w:t>发票状态</w:t>
            </w:r>
          </w:p>
        </w:tc>
        <w:tc>
          <w:tcPr>
            <w:tcW w:w="721" w:type="dxa"/>
          </w:tcPr>
          <w:p w:rsidR="005234D5" w:rsidRDefault="005234D5" w:rsidP="00B80918">
            <w:pPr>
              <w:rPr>
                <w:rFonts w:ascii="宋体" w:hAnsi="宋体"/>
              </w:rPr>
            </w:pPr>
            <w:r>
              <w:rPr>
                <w:rFonts w:ascii="宋体" w:hAnsi="宋体" w:hint="eastAsia"/>
              </w:rPr>
              <w:t>2</w:t>
            </w:r>
          </w:p>
        </w:tc>
        <w:tc>
          <w:tcPr>
            <w:tcW w:w="695" w:type="dxa"/>
          </w:tcPr>
          <w:p w:rsidR="005234D5" w:rsidRPr="00D554BE" w:rsidRDefault="005234D5" w:rsidP="00B80918">
            <w:pPr>
              <w:rPr>
                <w:rFonts w:ascii="宋体" w:hAnsi="宋体"/>
              </w:rPr>
            </w:pPr>
            <w:r w:rsidRPr="00D554BE">
              <w:rPr>
                <w:rFonts w:ascii="宋体" w:hAnsi="宋体" w:hint="eastAsia"/>
              </w:rPr>
              <w:t>是</w:t>
            </w:r>
          </w:p>
        </w:tc>
        <w:tc>
          <w:tcPr>
            <w:tcW w:w="2668" w:type="dxa"/>
          </w:tcPr>
          <w:p w:rsidR="005234D5" w:rsidRDefault="005234D5" w:rsidP="00B80918">
            <w:pPr>
              <w:rPr>
                <w:rFonts w:ascii="宋体" w:hAnsi="宋体"/>
                <w:szCs w:val="21"/>
              </w:rPr>
            </w:pPr>
            <w:r>
              <w:rPr>
                <w:rFonts w:ascii="宋体" w:hAnsi="宋体" w:hint="eastAsia"/>
                <w:szCs w:val="21"/>
              </w:rPr>
              <w:t>0：已开具的正数发票</w:t>
            </w:r>
          </w:p>
          <w:p w:rsidR="005234D5" w:rsidRDefault="005234D5" w:rsidP="00B80918">
            <w:pPr>
              <w:rPr>
                <w:rFonts w:ascii="宋体" w:hAnsi="宋体"/>
                <w:szCs w:val="21"/>
              </w:rPr>
            </w:pPr>
            <w:r w:rsidRPr="00A815BB">
              <w:rPr>
                <w:rFonts w:ascii="宋体" w:hAnsi="宋体" w:hint="eastAsia"/>
                <w:szCs w:val="21"/>
              </w:rPr>
              <w:t>1</w:t>
            </w:r>
            <w:r>
              <w:rPr>
                <w:rFonts w:ascii="宋体" w:hAnsi="宋体" w:hint="eastAsia"/>
                <w:szCs w:val="21"/>
              </w:rPr>
              <w:t>：已开具的负数发票</w:t>
            </w:r>
          </w:p>
          <w:p w:rsidR="005234D5" w:rsidRDefault="005234D5" w:rsidP="00B80918">
            <w:pPr>
              <w:rPr>
                <w:rFonts w:ascii="宋体" w:hAnsi="宋体"/>
                <w:szCs w:val="21"/>
              </w:rPr>
            </w:pPr>
            <w:r w:rsidRPr="00A815BB">
              <w:rPr>
                <w:rFonts w:ascii="宋体" w:hAnsi="宋体" w:hint="eastAsia"/>
                <w:szCs w:val="21"/>
              </w:rPr>
              <w:t>2</w:t>
            </w:r>
            <w:r>
              <w:rPr>
                <w:rFonts w:ascii="宋体" w:hAnsi="宋体" w:hint="eastAsia"/>
                <w:szCs w:val="21"/>
              </w:rPr>
              <w:t>：未开具发票的作废发票</w:t>
            </w:r>
            <w:r w:rsidRPr="00A815BB">
              <w:rPr>
                <w:rFonts w:ascii="宋体" w:hAnsi="宋体" w:hint="eastAsia"/>
                <w:szCs w:val="21"/>
              </w:rPr>
              <w:t>3</w:t>
            </w:r>
            <w:r>
              <w:rPr>
                <w:rFonts w:ascii="宋体" w:hAnsi="宋体" w:hint="eastAsia"/>
                <w:szCs w:val="21"/>
              </w:rPr>
              <w:t>：已开正数票的作废发票</w:t>
            </w:r>
          </w:p>
          <w:p w:rsidR="005234D5" w:rsidRPr="00D554BE" w:rsidRDefault="005234D5" w:rsidP="00B80918">
            <w:pPr>
              <w:rPr>
                <w:rFonts w:ascii="宋体" w:hAnsi="宋体"/>
              </w:rPr>
            </w:pPr>
            <w:r w:rsidRPr="00A815BB">
              <w:rPr>
                <w:rFonts w:ascii="宋体" w:hAnsi="宋体" w:hint="eastAsia"/>
                <w:szCs w:val="21"/>
              </w:rPr>
              <w:t>4</w:t>
            </w:r>
            <w:r>
              <w:rPr>
                <w:rFonts w:ascii="宋体" w:hAnsi="宋体" w:hint="eastAsia"/>
                <w:szCs w:val="21"/>
              </w:rPr>
              <w:t>：已开</w:t>
            </w:r>
            <w:r w:rsidRPr="00A815BB">
              <w:rPr>
                <w:rFonts w:ascii="宋体" w:hAnsi="宋体" w:hint="eastAsia"/>
                <w:szCs w:val="21"/>
              </w:rPr>
              <w:t>负数票的作废发票</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CA020B" w:rsidRDefault="005234D5" w:rsidP="00B80918">
            <w:pPr>
              <w:rPr>
                <w:rFonts w:ascii="宋体" w:hAnsi="宋体"/>
              </w:rPr>
            </w:pPr>
            <w:r w:rsidRPr="00CA020B">
              <w:rPr>
                <w:rFonts w:ascii="宋体" w:hAnsi="宋体" w:hint="eastAsia"/>
              </w:rPr>
              <w:t>scbz</w:t>
            </w:r>
          </w:p>
        </w:tc>
        <w:tc>
          <w:tcPr>
            <w:tcW w:w="2296" w:type="dxa"/>
          </w:tcPr>
          <w:p w:rsidR="005234D5" w:rsidRPr="00CA020B" w:rsidRDefault="005234D5" w:rsidP="00B80918">
            <w:pPr>
              <w:rPr>
                <w:rFonts w:ascii="宋体" w:hAnsi="宋体"/>
              </w:rPr>
            </w:pPr>
            <w:r w:rsidRPr="00CA020B">
              <w:rPr>
                <w:rFonts w:ascii="宋体" w:hAnsi="宋体" w:hint="eastAsia"/>
              </w:rPr>
              <w:t>上</w:t>
            </w:r>
            <w:proofErr w:type="gramStart"/>
            <w:r w:rsidRPr="00CA020B">
              <w:rPr>
                <w:rFonts w:ascii="宋体" w:hAnsi="宋体" w:hint="eastAsia"/>
              </w:rPr>
              <w:t>传标志</w:t>
            </w:r>
            <w:proofErr w:type="gramEnd"/>
          </w:p>
        </w:tc>
        <w:tc>
          <w:tcPr>
            <w:tcW w:w="721" w:type="dxa"/>
          </w:tcPr>
          <w:p w:rsidR="005234D5" w:rsidRPr="00CA020B" w:rsidRDefault="005234D5" w:rsidP="00B80918">
            <w:pPr>
              <w:rPr>
                <w:rFonts w:ascii="宋体" w:hAnsi="宋体"/>
              </w:rPr>
            </w:pPr>
            <w:r w:rsidRPr="00CA020B">
              <w:rPr>
                <w:rFonts w:ascii="宋体" w:hAnsi="宋体" w:hint="eastAsia"/>
              </w:rPr>
              <w:t>2</w:t>
            </w:r>
          </w:p>
        </w:tc>
        <w:tc>
          <w:tcPr>
            <w:tcW w:w="695" w:type="dxa"/>
          </w:tcPr>
          <w:p w:rsidR="005234D5" w:rsidRPr="00CA020B" w:rsidRDefault="005234D5" w:rsidP="00B80918">
            <w:pPr>
              <w:rPr>
                <w:rFonts w:ascii="宋体" w:hAnsi="宋体"/>
              </w:rPr>
            </w:pPr>
            <w:r w:rsidRPr="00CA020B">
              <w:rPr>
                <w:rFonts w:ascii="宋体" w:hAnsi="宋体" w:hint="eastAsia"/>
              </w:rPr>
              <w:t>是</w:t>
            </w:r>
          </w:p>
        </w:tc>
        <w:tc>
          <w:tcPr>
            <w:tcW w:w="2668" w:type="dxa"/>
          </w:tcPr>
          <w:p w:rsidR="005234D5" w:rsidRPr="00CA020B" w:rsidRDefault="005234D5" w:rsidP="00B80918">
            <w:pPr>
              <w:rPr>
                <w:rFonts w:ascii="宋体" w:hAnsi="宋体"/>
              </w:rPr>
            </w:pPr>
            <w:r w:rsidRPr="00CA020B">
              <w:rPr>
                <w:rFonts w:ascii="宋体" w:hAnsi="宋体" w:hint="eastAsia"/>
              </w:rPr>
              <w:t>0：未上传</w:t>
            </w:r>
          </w:p>
          <w:p w:rsidR="005234D5" w:rsidRDefault="005234D5" w:rsidP="00B80918">
            <w:pPr>
              <w:rPr>
                <w:rFonts w:ascii="宋体" w:hAnsi="宋体"/>
              </w:rPr>
            </w:pPr>
            <w:r w:rsidRPr="00CA020B">
              <w:rPr>
                <w:rFonts w:ascii="宋体" w:hAnsi="宋体" w:hint="eastAsia"/>
              </w:rPr>
              <w:t>1：已上传</w:t>
            </w:r>
          </w:p>
          <w:p w:rsidR="005234D5" w:rsidRPr="002D0DB9" w:rsidRDefault="005234D5" w:rsidP="00B80918">
            <w:pPr>
              <w:rPr>
                <w:rFonts w:ascii="宋体" w:hAnsi="宋体"/>
                <w:color w:val="FF0000"/>
              </w:rPr>
            </w:pPr>
            <w:r w:rsidRPr="002D0DB9">
              <w:rPr>
                <w:rFonts w:ascii="宋体" w:hAnsi="宋体" w:hint="eastAsia"/>
                <w:color w:val="FF0000"/>
              </w:rPr>
              <w:t>2：验签失败</w:t>
            </w:r>
          </w:p>
          <w:p w:rsidR="005234D5" w:rsidRPr="002D0DB9" w:rsidRDefault="005234D5" w:rsidP="00B80918">
            <w:pPr>
              <w:rPr>
                <w:rFonts w:ascii="宋体" w:hAnsi="宋体"/>
                <w:color w:val="FF0000"/>
              </w:rPr>
            </w:pPr>
            <w:r w:rsidRPr="002D0DB9">
              <w:rPr>
                <w:rFonts w:ascii="宋体" w:hAnsi="宋体" w:hint="eastAsia"/>
                <w:color w:val="FF0000"/>
              </w:rPr>
              <w:t>3：解析失败</w:t>
            </w:r>
          </w:p>
          <w:p w:rsidR="005234D5" w:rsidRPr="00CA020B" w:rsidRDefault="005234D5" w:rsidP="00B80918">
            <w:pPr>
              <w:rPr>
                <w:rFonts w:ascii="宋体" w:hAnsi="宋体"/>
              </w:rPr>
            </w:pPr>
            <w:r w:rsidRPr="002D0DB9">
              <w:rPr>
                <w:rFonts w:ascii="宋体" w:hAnsi="宋体" w:hint="eastAsia"/>
                <w:color w:val="FF0000"/>
              </w:rPr>
              <w:t>4：已上传作废</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566A6" w:rsidRDefault="005234D5" w:rsidP="00B80918">
            <w:pPr>
              <w:rPr>
                <w:rFonts w:ascii="宋体" w:hAnsi="宋体"/>
              </w:rPr>
            </w:pPr>
            <w:r>
              <w:rPr>
                <w:rFonts w:ascii="宋体" w:hAnsi="宋体" w:hint="eastAsia"/>
              </w:rPr>
              <w:t>kprq</w:t>
            </w:r>
          </w:p>
        </w:tc>
        <w:tc>
          <w:tcPr>
            <w:tcW w:w="2296" w:type="dxa"/>
          </w:tcPr>
          <w:p w:rsidR="005234D5" w:rsidRDefault="005234D5" w:rsidP="00B80918">
            <w:pPr>
              <w:rPr>
                <w:rFonts w:ascii="宋体" w:hAnsi="宋体"/>
              </w:rPr>
            </w:pPr>
            <w:r>
              <w:rPr>
                <w:rFonts w:ascii="宋体" w:hAnsi="宋体" w:hint="eastAsia"/>
              </w:rPr>
              <w:t>开票日期</w:t>
            </w:r>
          </w:p>
        </w:tc>
        <w:tc>
          <w:tcPr>
            <w:tcW w:w="721" w:type="dxa"/>
          </w:tcPr>
          <w:p w:rsidR="005234D5" w:rsidRDefault="005234D5" w:rsidP="00B80918">
            <w:pPr>
              <w:rPr>
                <w:rFonts w:ascii="宋体" w:hAnsi="宋体"/>
              </w:rPr>
            </w:pPr>
            <w:r>
              <w:rPr>
                <w:rFonts w:ascii="宋体" w:hAnsi="宋体" w:hint="eastAsia"/>
              </w:rPr>
              <w:t>8</w:t>
            </w:r>
          </w:p>
        </w:tc>
        <w:tc>
          <w:tcPr>
            <w:tcW w:w="695" w:type="dxa"/>
          </w:tcPr>
          <w:p w:rsidR="005234D5" w:rsidRPr="00D554BE" w:rsidRDefault="005234D5" w:rsidP="00B80918">
            <w:pPr>
              <w:rPr>
                <w:rFonts w:ascii="宋体" w:hAnsi="宋体"/>
              </w:rPr>
            </w:pPr>
            <w:r>
              <w:rPr>
                <w:rFonts w:ascii="宋体" w:hAnsi="宋体" w:hint="eastAsia"/>
              </w:rPr>
              <w:t>否</w:t>
            </w:r>
          </w:p>
        </w:tc>
        <w:tc>
          <w:tcPr>
            <w:tcW w:w="2668" w:type="dxa"/>
          </w:tcPr>
          <w:p w:rsidR="005234D5" w:rsidRPr="00D554BE" w:rsidRDefault="005234D5" w:rsidP="00B80918">
            <w:pPr>
              <w:rPr>
                <w:rFonts w:ascii="宋体" w:hAnsi="宋体"/>
              </w:rPr>
            </w:pPr>
            <w:r>
              <w:rPr>
                <w:rFonts w:ascii="宋体" w:hAnsi="宋体" w:hint="eastAsia"/>
              </w:rPr>
              <w:t>YYYYMMDD</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rPr>
            </w:pPr>
            <w:r>
              <w:rPr>
                <w:rFonts w:ascii="宋体" w:hAnsi="宋体" w:hint="eastAsia"/>
              </w:rPr>
              <w:t>kpsj</w:t>
            </w:r>
          </w:p>
        </w:tc>
        <w:tc>
          <w:tcPr>
            <w:tcW w:w="2296" w:type="dxa"/>
          </w:tcPr>
          <w:p w:rsidR="005234D5" w:rsidRDefault="005234D5" w:rsidP="00B80918">
            <w:pPr>
              <w:rPr>
                <w:rFonts w:ascii="宋体" w:hAnsi="宋体"/>
              </w:rPr>
            </w:pPr>
            <w:r>
              <w:rPr>
                <w:rFonts w:ascii="宋体" w:hAnsi="宋体" w:hint="eastAsia"/>
              </w:rPr>
              <w:t>开票时间</w:t>
            </w:r>
          </w:p>
        </w:tc>
        <w:tc>
          <w:tcPr>
            <w:tcW w:w="721" w:type="dxa"/>
          </w:tcPr>
          <w:p w:rsidR="005234D5" w:rsidRDefault="005234D5" w:rsidP="00B80918">
            <w:pPr>
              <w:rPr>
                <w:rFonts w:ascii="宋体" w:hAnsi="宋体"/>
              </w:rPr>
            </w:pPr>
            <w:r>
              <w:rPr>
                <w:rFonts w:ascii="宋体" w:hAnsi="宋体" w:hint="eastAsia"/>
              </w:rPr>
              <w:t>6</w:t>
            </w:r>
          </w:p>
        </w:tc>
        <w:tc>
          <w:tcPr>
            <w:tcW w:w="695" w:type="dxa"/>
          </w:tcPr>
          <w:p w:rsidR="005234D5" w:rsidRDefault="005234D5" w:rsidP="00B80918">
            <w:pPr>
              <w:rPr>
                <w:rFonts w:ascii="宋体" w:hAnsi="宋体"/>
              </w:rPr>
            </w:pPr>
            <w:r>
              <w:rPr>
                <w:rFonts w:ascii="宋体" w:hAnsi="宋体" w:hint="eastAsia"/>
              </w:rPr>
              <w:t>否</w:t>
            </w:r>
          </w:p>
        </w:tc>
        <w:tc>
          <w:tcPr>
            <w:tcW w:w="2668" w:type="dxa"/>
          </w:tcPr>
          <w:p w:rsidR="005234D5" w:rsidRDefault="005234D5" w:rsidP="00B80918">
            <w:pPr>
              <w:rPr>
                <w:rFonts w:ascii="宋体" w:hAnsi="宋体"/>
              </w:rPr>
            </w:pPr>
            <w:r>
              <w:rPr>
                <w:rFonts w:ascii="宋体" w:hAnsi="宋体" w:hint="eastAsia"/>
              </w:rPr>
              <w:t>HHMMSS</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566A6" w:rsidRDefault="005234D5" w:rsidP="00B80918">
            <w:pPr>
              <w:rPr>
                <w:rFonts w:ascii="宋体" w:hAnsi="宋体"/>
              </w:rPr>
            </w:pPr>
            <w:r>
              <w:rPr>
                <w:rFonts w:ascii="宋体" w:hAnsi="宋体" w:hint="eastAsia"/>
              </w:rPr>
              <w:t>skm</w:t>
            </w:r>
          </w:p>
        </w:tc>
        <w:tc>
          <w:tcPr>
            <w:tcW w:w="2296" w:type="dxa"/>
          </w:tcPr>
          <w:p w:rsidR="005234D5" w:rsidRPr="00D554BE" w:rsidRDefault="005234D5" w:rsidP="00B80918">
            <w:pPr>
              <w:rPr>
                <w:rFonts w:ascii="宋体" w:hAnsi="宋体"/>
              </w:rPr>
            </w:pPr>
            <w:r>
              <w:rPr>
                <w:rFonts w:ascii="宋体" w:hAnsi="宋体" w:hint="eastAsia"/>
              </w:rPr>
              <w:t>税控码</w:t>
            </w:r>
          </w:p>
        </w:tc>
        <w:tc>
          <w:tcPr>
            <w:tcW w:w="721" w:type="dxa"/>
          </w:tcPr>
          <w:p w:rsidR="005234D5" w:rsidRPr="00D554BE" w:rsidRDefault="005234D5" w:rsidP="00B80918">
            <w:pPr>
              <w:rPr>
                <w:rFonts w:ascii="宋体" w:hAnsi="宋体"/>
              </w:rPr>
            </w:pPr>
            <w:r>
              <w:rPr>
                <w:rFonts w:ascii="宋体" w:hAnsi="宋体" w:hint="eastAsia"/>
              </w:rPr>
              <w:t>190</w:t>
            </w:r>
          </w:p>
        </w:tc>
        <w:tc>
          <w:tcPr>
            <w:tcW w:w="695" w:type="dxa"/>
          </w:tcPr>
          <w:p w:rsidR="005234D5" w:rsidRPr="00D554BE" w:rsidRDefault="005234D5" w:rsidP="00B80918">
            <w:pPr>
              <w:rPr>
                <w:rFonts w:ascii="宋体" w:hAnsi="宋体"/>
              </w:rPr>
            </w:pPr>
            <w:r>
              <w:rPr>
                <w:rFonts w:ascii="宋体" w:hAnsi="宋体" w:hint="eastAsia"/>
              </w:rPr>
              <w:t>否</w:t>
            </w:r>
          </w:p>
        </w:tc>
        <w:tc>
          <w:tcPr>
            <w:tcW w:w="2668" w:type="dxa"/>
          </w:tcPr>
          <w:p w:rsidR="005234D5" w:rsidRPr="00D554BE"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rPr>
            </w:pPr>
            <w:r w:rsidRPr="00CC5AA7">
              <w:rPr>
                <w:rFonts w:ascii="宋体" w:hAnsi="宋体"/>
              </w:rPr>
              <w:t>b</w:t>
            </w:r>
            <w:r w:rsidRPr="00CC5AA7">
              <w:rPr>
                <w:rFonts w:ascii="宋体" w:hAnsi="宋体" w:hint="eastAsia"/>
              </w:rPr>
              <w:t>bh</w:t>
            </w:r>
          </w:p>
        </w:tc>
        <w:tc>
          <w:tcPr>
            <w:tcW w:w="2296" w:type="dxa"/>
          </w:tcPr>
          <w:p w:rsidR="005234D5" w:rsidRDefault="005234D5" w:rsidP="00B80918">
            <w:pPr>
              <w:rPr>
                <w:rFonts w:ascii="宋体" w:hAnsi="宋体"/>
              </w:rPr>
            </w:pPr>
            <w:r>
              <w:rPr>
                <w:rFonts w:hint="eastAsia"/>
              </w:rPr>
              <w:t>版本号</w:t>
            </w:r>
          </w:p>
        </w:tc>
        <w:tc>
          <w:tcPr>
            <w:tcW w:w="721" w:type="dxa"/>
          </w:tcPr>
          <w:p w:rsidR="005234D5" w:rsidRDefault="005234D5" w:rsidP="00B80918">
            <w:pPr>
              <w:rPr>
                <w:rFonts w:ascii="宋体" w:hAnsi="宋体"/>
              </w:rPr>
            </w:pPr>
            <w:r>
              <w:rPr>
                <w:rFonts w:hint="eastAsia"/>
              </w:rPr>
              <w:t>2</w:t>
            </w:r>
          </w:p>
        </w:tc>
        <w:tc>
          <w:tcPr>
            <w:tcW w:w="695" w:type="dxa"/>
          </w:tcPr>
          <w:p w:rsidR="005234D5" w:rsidRDefault="005234D5" w:rsidP="00B80918">
            <w:pPr>
              <w:rPr>
                <w:rFonts w:ascii="宋体" w:hAnsi="宋体"/>
              </w:rPr>
            </w:pPr>
          </w:p>
        </w:tc>
        <w:tc>
          <w:tcPr>
            <w:tcW w:w="2668" w:type="dxa"/>
          </w:tcPr>
          <w:p w:rsidR="005234D5" w:rsidRPr="00D554BE" w:rsidRDefault="005234D5" w:rsidP="00B80918">
            <w:pPr>
              <w:rPr>
                <w:rFonts w:ascii="宋体" w:hAnsi="宋体"/>
              </w:rPr>
            </w:pPr>
            <w:r>
              <w:rPr>
                <w:rFonts w:hint="eastAsia"/>
              </w:rPr>
              <w:t>目前固定为“</w:t>
            </w:r>
            <w:r>
              <w:rPr>
                <w:rFonts w:hint="eastAsia"/>
              </w:rPr>
              <w:t>03</w:t>
            </w:r>
            <w:r>
              <w:rPr>
                <w:rFonts w:hint="eastAsia"/>
              </w:rPr>
              <w:t>”</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rPr>
            </w:pPr>
            <w:r w:rsidRPr="00BA2852">
              <w:rPr>
                <w:rFonts w:ascii="宋体" w:hAnsi="宋体"/>
                <w:szCs w:val="21"/>
              </w:rPr>
              <w:t>fpqqlsh</w:t>
            </w:r>
          </w:p>
        </w:tc>
        <w:tc>
          <w:tcPr>
            <w:tcW w:w="2296" w:type="dxa"/>
          </w:tcPr>
          <w:p w:rsidR="005234D5" w:rsidRDefault="005234D5" w:rsidP="00B80918">
            <w:pPr>
              <w:rPr>
                <w:rFonts w:ascii="宋体" w:hAnsi="宋体"/>
              </w:rPr>
            </w:pPr>
            <w:r w:rsidRPr="00BA2852">
              <w:rPr>
                <w:rFonts w:ascii="宋体" w:hAnsi="宋体"/>
              </w:rPr>
              <w:t>发票请求流水号</w:t>
            </w:r>
          </w:p>
        </w:tc>
        <w:tc>
          <w:tcPr>
            <w:tcW w:w="721" w:type="dxa"/>
          </w:tcPr>
          <w:p w:rsidR="005234D5" w:rsidRDefault="005234D5" w:rsidP="00B80918">
            <w:pPr>
              <w:rPr>
                <w:rFonts w:ascii="宋体" w:hAnsi="宋体"/>
              </w:rPr>
            </w:pPr>
            <w:r>
              <w:rPr>
                <w:rFonts w:ascii="宋体" w:hAnsi="宋体" w:hint="eastAsia"/>
              </w:rPr>
              <w:t>100</w:t>
            </w:r>
          </w:p>
        </w:tc>
        <w:tc>
          <w:tcPr>
            <w:tcW w:w="695" w:type="dxa"/>
          </w:tcPr>
          <w:p w:rsidR="005234D5" w:rsidRDefault="005234D5" w:rsidP="00B80918">
            <w:pPr>
              <w:rPr>
                <w:rFonts w:ascii="宋体" w:hAnsi="宋体"/>
              </w:rPr>
            </w:pPr>
            <w:r w:rsidRPr="002B0B98">
              <w:rPr>
                <w:rFonts w:hint="eastAsia"/>
                <w:color w:val="FF0000"/>
                <w:szCs w:val="21"/>
              </w:rPr>
              <w:t>是</w:t>
            </w:r>
          </w:p>
        </w:tc>
        <w:tc>
          <w:tcPr>
            <w:tcW w:w="2668" w:type="dxa"/>
          </w:tcPr>
          <w:p w:rsidR="005234D5" w:rsidRPr="00D554BE"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gfmc</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买方单位/个人名称</w:t>
            </w:r>
          </w:p>
        </w:tc>
        <w:tc>
          <w:tcPr>
            <w:tcW w:w="721" w:type="dxa"/>
          </w:tcPr>
          <w:p w:rsidR="005234D5" w:rsidRDefault="005950FF" w:rsidP="00B80918">
            <w:pPr>
              <w:rPr>
                <w:rFonts w:ascii="宋体" w:hAnsi="宋体"/>
                <w:color w:val="000000"/>
                <w:szCs w:val="21"/>
              </w:rPr>
            </w:pPr>
            <w:r>
              <w:rPr>
                <w:rFonts w:ascii="宋体" w:hAnsi="宋体" w:hint="eastAsia"/>
                <w:color w:val="000000"/>
                <w:szCs w:val="21"/>
              </w:rPr>
              <w:t>80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gfdm</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买方单位/个人代码</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22</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gfdz</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买方单位/个人地址</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80</w:t>
            </w:r>
          </w:p>
        </w:tc>
        <w:tc>
          <w:tcPr>
            <w:tcW w:w="695" w:type="dxa"/>
          </w:tcPr>
          <w:p w:rsidR="005234D5" w:rsidRPr="00CD6C93" w:rsidRDefault="005234D5" w:rsidP="00B80918">
            <w:pPr>
              <w:rPr>
                <w:rFonts w:ascii="宋体" w:hAnsi="宋体"/>
                <w:color w:val="000000"/>
                <w:szCs w:val="21"/>
              </w:rPr>
            </w:pP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gfdh</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买方单位/个人电话</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20</w:t>
            </w:r>
          </w:p>
        </w:tc>
        <w:tc>
          <w:tcPr>
            <w:tcW w:w="695" w:type="dxa"/>
          </w:tcPr>
          <w:p w:rsidR="005234D5" w:rsidRPr="00CD6C93" w:rsidRDefault="005234D5" w:rsidP="00B80918">
            <w:pPr>
              <w:rPr>
                <w:rFonts w:ascii="宋体" w:hAnsi="宋体"/>
                <w:color w:val="000000"/>
                <w:szCs w:val="21"/>
              </w:rPr>
            </w:pP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kpflx</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开票</w:t>
            </w:r>
            <w:proofErr w:type="gramStart"/>
            <w:r w:rsidRPr="00B9270C">
              <w:rPr>
                <w:rFonts w:ascii="宋体" w:hAnsi="宋体" w:hint="eastAsia"/>
                <w:color w:val="000000"/>
                <w:szCs w:val="21"/>
              </w:rPr>
              <w:t>方类型</w:t>
            </w:r>
            <w:proofErr w:type="gramEnd"/>
          </w:p>
        </w:tc>
        <w:tc>
          <w:tcPr>
            <w:tcW w:w="721" w:type="dxa"/>
          </w:tcPr>
          <w:p w:rsidR="005234D5" w:rsidRDefault="005234D5" w:rsidP="00B80918">
            <w:pPr>
              <w:rPr>
                <w:rFonts w:ascii="宋体" w:hAnsi="宋体"/>
                <w:color w:val="000000"/>
                <w:szCs w:val="21"/>
              </w:rPr>
            </w:pPr>
            <w:r>
              <w:rPr>
                <w:rFonts w:ascii="宋体" w:hAnsi="宋体" w:hint="eastAsia"/>
                <w:color w:val="000000"/>
                <w:szCs w:val="21"/>
              </w:rPr>
              <w:t>2</w:t>
            </w:r>
          </w:p>
        </w:tc>
        <w:tc>
          <w:tcPr>
            <w:tcW w:w="695" w:type="dxa"/>
          </w:tcPr>
          <w:p w:rsidR="005234D5" w:rsidRPr="00CD6C93" w:rsidRDefault="005234D5" w:rsidP="00B80918">
            <w:pPr>
              <w:rPr>
                <w:rFonts w:ascii="宋体" w:hAnsi="宋体"/>
                <w:color w:val="000000"/>
                <w:szCs w:val="21"/>
              </w:rPr>
            </w:pPr>
            <w:r w:rsidRPr="00CD6C93">
              <w:rPr>
                <w:rFonts w:ascii="宋体" w:hAnsi="宋体" w:hint="eastAsia"/>
                <w:color w:val="000000"/>
                <w:szCs w:val="21"/>
              </w:rPr>
              <w:t>是</w:t>
            </w:r>
          </w:p>
        </w:tc>
        <w:tc>
          <w:tcPr>
            <w:tcW w:w="2668" w:type="dxa"/>
          </w:tcPr>
          <w:p w:rsidR="005234D5" w:rsidRDefault="005234D5" w:rsidP="00B80918">
            <w:pPr>
              <w:rPr>
                <w:rFonts w:ascii="宋体" w:hAnsi="宋体"/>
              </w:rPr>
            </w:pPr>
            <w:r w:rsidRPr="00B9270C">
              <w:rPr>
                <w:rFonts w:ascii="宋体" w:hAnsi="宋体" w:hint="eastAsia"/>
              </w:rPr>
              <w:t>01经营单位、02拍卖单位、 03二手车市场</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xfmc</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卖方单位/个人名称</w:t>
            </w:r>
          </w:p>
        </w:tc>
        <w:tc>
          <w:tcPr>
            <w:tcW w:w="721" w:type="dxa"/>
          </w:tcPr>
          <w:p w:rsidR="005234D5" w:rsidRDefault="00EC1564" w:rsidP="00B80918">
            <w:pPr>
              <w:rPr>
                <w:rFonts w:ascii="宋体" w:hAnsi="宋体"/>
                <w:color w:val="000000"/>
                <w:szCs w:val="21"/>
              </w:rPr>
            </w:pPr>
            <w:r>
              <w:rPr>
                <w:rFonts w:ascii="宋体" w:hAnsi="宋体" w:hint="eastAsia"/>
                <w:color w:val="000000"/>
                <w:szCs w:val="21"/>
              </w:rPr>
              <w:t>80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xfdm</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卖方单位/个人代码</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22</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xfdz</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卖方单位/个人地址</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80</w:t>
            </w:r>
          </w:p>
        </w:tc>
        <w:tc>
          <w:tcPr>
            <w:tcW w:w="695" w:type="dxa"/>
          </w:tcPr>
          <w:p w:rsidR="005234D5" w:rsidRPr="00CD6C93" w:rsidRDefault="005234D5" w:rsidP="00B80918">
            <w:pPr>
              <w:rPr>
                <w:rFonts w:ascii="宋体" w:hAnsi="宋体"/>
                <w:color w:val="000000"/>
                <w:szCs w:val="21"/>
              </w:rPr>
            </w:pP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xfdh</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卖方单位/个人电话</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20</w:t>
            </w:r>
          </w:p>
        </w:tc>
        <w:tc>
          <w:tcPr>
            <w:tcW w:w="695" w:type="dxa"/>
          </w:tcPr>
          <w:p w:rsidR="005234D5" w:rsidRPr="00CD6C93" w:rsidRDefault="005234D5" w:rsidP="00B80918">
            <w:pPr>
              <w:rPr>
                <w:rFonts w:ascii="宋体" w:hAnsi="宋体"/>
                <w:color w:val="000000"/>
                <w:szCs w:val="21"/>
              </w:rPr>
            </w:pP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cpz</w:t>
            </w:r>
            <w:r>
              <w:rPr>
                <w:rFonts w:ascii="宋体" w:hAnsi="宋体" w:hint="eastAsia"/>
                <w:color w:val="000000"/>
                <w:szCs w:val="21"/>
              </w:rPr>
              <w:t>h</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车牌照号</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djzh</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登记证号</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color w:val="000000"/>
                <w:szCs w:val="21"/>
              </w:rPr>
            </w:pPr>
            <w:r w:rsidRPr="00B9270C">
              <w:rPr>
                <w:rFonts w:ascii="宋体" w:hAnsi="宋体"/>
                <w:color w:val="000000"/>
                <w:szCs w:val="21"/>
              </w:rPr>
              <w:t>cllx</w:t>
            </w:r>
          </w:p>
        </w:tc>
        <w:tc>
          <w:tcPr>
            <w:tcW w:w="2296" w:type="dxa"/>
          </w:tcPr>
          <w:p w:rsidR="005234D5" w:rsidRDefault="005234D5" w:rsidP="00B80918">
            <w:pPr>
              <w:rPr>
                <w:rFonts w:ascii="宋体" w:hAnsi="宋体"/>
                <w:color w:val="000000"/>
                <w:szCs w:val="21"/>
              </w:rPr>
            </w:pPr>
            <w:r w:rsidRPr="00B9270C">
              <w:rPr>
                <w:rFonts w:ascii="宋体" w:hAnsi="宋体" w:hint="eastAsia"/>
                <w:color w:val="000000"/>
                <w:szCs w:val="21"/>
              </w:rPr>
              <w:t>车辆类型</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40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9270C" w:rsidRDefault="005234D5" w:rsidP="00B80918">
            <w:pPr>
              <w:rPr>
                <w:rFonts w:ascii="宋体" w:hAnsi="宋体"/>
                <w:color w:val="000000"/>
                <w:szCs w:val="21"/>
              </w:rPr>
            </w:pPr>
            <w:r w:rsidRPr="005D6468">
              <w:rPr>
                <w:rFonts w:ascii="宋体" w:hAnsi="宋体"/>
                <w:color w:val="000000"/>
                <w:szCs w:val="21"/>
              </w:rPr>
              <w:t>clsbh</w:t>
            </w:r>
          </w:p>
        </w:tc>
        <w:tc>
          <w:tcPr>
            <w:tcW w:w="2296" w:type="dxa"/>
          </w:tcPr>
          <w:p w:rsidR="005234D5" w:rsidRPr="00B9270C" w:rsidRDefault="005234D5" w:rsidP="00B80918">
            <w:pPr>
              <w:rPr>
                <w:rFonts w:ascii="宋体" w:hAnsi="宋体"/>
                <w:color w:val="000000"/>
                <w:szCs w:val="21"/>
              </w:rPr>
            </w:pPr>
            <w:r w:rsidRPr="005D6468">
              <w:rPr>
                <w:rFonts w:ascii="宋体" w:hAnsi="宋体" w:hint="eastAsia"/>
                <w:color w:val="000000"/>
                <w:szCs w:val="21"/>
              </w:rPr>
              <w:t>车架号/车辆识别号</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23</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9270C" w:rsidRDefault="005234D5" w:rsidP="00B80918">
            <w:pPr>
              <w:rPr>
                <w:rFonts w:ascii="宋体" w:hAnsi="宋体"/>
                <w:color w:val="000000"/>
                <w:szCs w:val="21"/>
              </w:rPr>
            </w:pPr>
            <w:r w:rsidRPr="005D6468">
              <w:rPr>
                <w:rFonts w:ascii="宋体" w:hAnsi="宋体"/>
                <w:color w:val="000000"/>
                <w:szCs w:val="21"/>
              </w:rPr>
              <w:t>cpxh</w:t>
            </w:r>
          </w:p>
        </w:tc>
        <w:tc>
          <w:tcPr>
            <w:tcW w:w="2296" w:type="dxa"/>
          </w:tcPr>
          <w:p w:rsidR="005234D5" w:rsidRPr="00B9270C" w:rsidRDefault="005234D5" w:rsidP="00B80918">
            <w:pPr>
              <w:rPr>
                <w:rFonts w:ascii="宋体" w:hAnsi="宋体"/>
                <w:color w:val="000000"/>
                <w:szCs w:val="21"/>
              </w:rPr>
            </w:pPr>
            <w:r w:rsidRPr="005D6468">
              <w:rPr>
                <w:rFonts w:ascii="宋体" w:hAnsi="宋体" w:hint="eastAsia"/>
                <w:color w:val="000000"/>
                <w:szCs w:val="21"/>
              </w:rPr>
              <w:t>厂牌型号</w:t>
            </w:r>
          </w:p>
        </w:tc>
        <w:tc>
          <w:tcPr>
            <w:tcW w:w="721" w:type="dxa"/>
          </w:tcPr>
          <w:p w:rsidR="005234D5" w:rsidRDefault="005234D5" w:rsidP="00B80918">
            <w:pPr>
              <w:rPr>
                <w:rFonts w:ascii="宋体" w:hAnsi="宋体"/>
                <w:color w:val="000000"/>
                <w:szCs w:val="21"/>
              </w:rPr>
            </w:pPr>
            <w:r>
              <w:rPr>
                <w:rFonts w:ascii="宋体" w:hAnsi="宋体" w:hint="eastAsia"/>
                <w:color w:val="000000"/>
                <w:szCs w:val="21"/>
              </w:rPr>
              <w:t>60</w:t>
            </w:r>
          </w:p>
        </w:tc>
        <w:tc>
          <w:tcPr>
            <w:tcW w:w="695" w:type="dxa"/>
          </w:tcPr>
          <w:p w:rsidR="005234D5" w:rsidRPr="00CD6C93" w:rsidRDefault="005234D5" w:rsidP="00B80918">
            <w:pPr>
              <w:rPr>
                <w:rFonts w:ascii="宋体" w:hAnsi="宋体"/>
                <w:color w:val="000000"/>
                <w:szCs w:val="21"/>
              </w:rPr>
            </w:pPr>
            <w:r>
              <w:rPr>
                <w:rFonts w:ascii="宋体" w:hAnsi="宋体" w:hint="eastAsia"/>
                <w:color w:val="000000"/>
                <w:szCs w:val="21"/>
              </w:rPr>
              <w:t>是</w:t>
            </w:r>
          </w:p>
        </w:tc>
        <w:tc>
          <w:tcPr>
            <w:tcW w:w="2668" w:type="dxa"/>
          </w:tcPr>
          <w:p w:rsidR="005234D5"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zldclglsmc</w:t>
            </w:r>
          </w:p>
        </w:tc>
        <w:tc>
          <w:tcPr>
            <w:tcW w:w="2296" w:type="dxa"/>
          </w:tcPr>
          <w:p w:rsidR="005234D5" w:rsidRPr="00412C64" w:rsidRDefault="005234D5" w:rsidP="00B80918">
            <w:pPr>
              <w:rPr>
                <w:rFonts w:ascii="宋体" w:hAnsi="宋体"/>
                <w:szCs w:val="21"/>
              </w:rPr>
            </w:pPr>
            <w:r w:rsidRPr="005D6468">
              <w:rPr>
                <w:rFonts w:ascii="宋体" w:hAnsi="宋体" w:hint="eastAsia"/>
                <w:szCs w:val="21"/>
              </w:rPr>
              <w:t>转入地车辆管理所名称</w:t>
            </w:r>
          </w:p>
        </w:tc>
        <w:tc>
          <w:tcPr>
            <w:tcW w:w="721" w:type="dxa"/>
          </w:tcPr>
          <w:p w:rsidR="005234D5" w:rsidRPr="008E1477" w:rsidRDefault="005234D5" w:rsidP="00B80918">
            <w:pPr>
              <w:rPr>
                <w:rFonts w:ascii="宋体" w:hAnsi="宋体"/>
              </w:rPr>
            </w:pPr>
            <w:r>
              <w:rPr>
                <w:rFonts w:ascii="宋体" w:hAnsi="宋体" w:hint="eastAsia"/>
              </w:rPr>
              <w:t>80</w:t>
            </w:r>
          </w:p>
        </w:tc>
        <w:tc>
          <w:tcPr>
            <w:tcW w:w="695" w:type="dxa"/>
          </w:tcPr>
          <w:p w:rsidR="005234D5" w:rsidRPr="008E1477" w:rsidRDefault="005234D5" w:rsidP="00B80918">
            <w:pPr>
              <w:rPr>
                <w:rFonts w:ascii="宋体" w:hAnsi="宋体"/>
              </w:rPr>
            </w:pPr>
            <w:r>
              <w:rPr>
                <w:rFonts w:ascii="宋体" w:hAnsi="宋体" w:hint="eastAsia"/>
              </w:rPr>
              <w:t>是</w:t>
            </w:r>
          </w:p>
        </w:tc>
        <w:tc>
          <w:tcPr>
            <w:tcW w:w="2668" w:type="dxa"/>
          </w:tcPr>
          <w:p w:rsidR="005234D5" w:rsidRPr="008E1477" w:rsidRDefault="005234D5" w:rsidP="00B80918">
            <w:pPr>
              <w:rPr>
                <w:rFonts w:ascii="宋体" w:hAnsi="宋体"/>
              </w:rPr>
            </w:pPr>
            <w:r>
              <w:rPr>
                <w:rFonts w:hint="eastAsia"/>
              </w:rPr>
              <w:t>与“</w:t>
            </w:r>
            <w:r>
              <w:t>二手车市场</w:t>
            </w:r>
            <w:r>
              <w:rPr>
                <w:rFonts w:hint="eastAsia"/>
              </w:rPr>
              <w:t>”</w:t>
            </w:r>
            <w:r>
              <w:t>两项必</w:t>
            </w:r>
            <w:r>
              <w:rPr>
                <w:rFonts w:hint="eastAsia"/>
              </w:rPr>
              <w:t>录</w:t>
            </w:r>
            <w:r>
              <w:t>一项</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ypmdwmc</w:t>
            </w:r>
          </w:p>
        </w:tc>
        <w:tc>
          <w:tcPr>
            <w:tcW w:w="2296" w:type="dxa"/>
          </w:tcPr>
          <w:p w:rsidR="005234D5" w:rsidRPr="00412C64" w:rsidRDefault="005234D5" w:rsidP="00B80918">
            <w:pPr>
              <w:rPr>
                <w:rFonts w:ascii="宋体" w:hAnsi="宋体"/>
              </w:rPr>
            </w:pPr>
            <w:r w:rsidRPr="005D6468">
              <w:rPr>
                <w:rFonts w:ascii="宋体" w:hAnsi="宋体" w:hint="eastAsia"/>
              </w:rPr>
              <w:t>经营、拍卖单位名称</w:t>
            </w:r>
          </w:p>
        </w:tc>
        <w:tc>
          <w:tcPr>
            <w:tcW w:w="721" w:type="dxa"/>
          </w:tcPr>
          <w:p w:rsidR="005234D5" w:rsidRPr="008E1477" w:rsidRDefault="005234D5" w:rsidP="00B80918">
            <w:pPr>
              <w:rPr>
                <w:rFonts w:ascii="宋体" w:hAnsi="宋体"/>
              </w:rPr>
            </w:pPr>
            <w:r>
              <w:rPr>
                <w:rFonts w:ascii="宋体" w:hAnsi="宋体" w:hint="eastAsia"/>
              </w:rPr>
              <w:t>100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ypmdwdz</w:t>
            </w:r>
          </w:p>
        </w:tc>
        <w:tc>
          <w:tcPr>
            <w:tcW w:w="2296" w:type="dxa"/>
          </w:tcPr>
          <w:p w:rsidR="005234D5" w:rsidRPr="00412C64" w:rsidRDefault="005234D5" w:rsidP="00B80918">
            <w:pPr>
              <w:rPr>
                <w:rFonts w:ascii="宋体" w:hAnsi="宋体"/>
              </w:rPr>
            </w:pPr>
            <w:r w:rsidRPr="005D6468">
              <w:rPr>
                <w:rFonts w:ascii="宋体" w:hAnsi="宋体" w:hint="eastAsia"/>
              </w:rPr>
              <w:t>经营、拍卖单位地址</w:t>
            </w:r>
          </w:p>
        </w:tc>
        <w:tc>
          <w:tcPr>
            <w:tcW w:w="721" w:type="dxa"/>
          </w:tcPr>
          <w:p w:rsidR="005234D5" w:rsidRPr="008E1477" w:rsidRDefault="005234D5" w:rsidP="00B80918">
            <w:pPr>
              <w:rPr>
                <w:rFonts w:ascii="宋体" w:hAnsi="宋体"/>
              </w:rPr>
            </w:pPr>
            <w:r>
              <w:rPr>
                <w:rFonts w:ascii="宋体" w:hAnsi="宋体" w:hint="eastAsia"/>
              </w:rPr>
              <w:t>200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ypmdwsbh</w:t>
            </w:r>
          </w:p>
        </w:tc>
        <w:tc>
          <w:tcPr>
            <w:tcW w:w="2296" w:type="dxa"/>
          </w:tcPr>
          <w:p w:rsidR="005234D5" w:rsidRPr="00412C64" w:rsidRDefault="005234D5" w:rsidP="00B80918">
            <w:pPr>
              <w:rPr>
                <w:rFonts w:ascii="宋体" w:hAnsi="宋体"/>
              </w:rPr>
            </w:pPr>
            <w:r w:rsidRPr="005D6468">
              <w:rPr>
                <w:rFonts w:ascii="宋体" w:hAnsi="宋体" w:hint="eastAsia"/>
              </w:rPr>
              <w:t>经营、拍卖单位纳税人识别号</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r>
              <w:rPr>
                <w:rFonts w:hint="eastAsia"/>
              </w:rPr>
              <w:t>与“</w:t>
            </w:r>
            <w:r w:rsidRPr="00F90592">
              <w:rPr>
                <w:rFonts w:hint="eastAsia"/>
              </w:rPr>
              <w:t>二手</w:t>
            </w:r>
            <w:r w:rsidRPr="00F90592">
              <w:t>车辆市场</w:t>
            </w:r>
            <w:r w:rsidRPr="00F90592">
              <w:rPr>
                <w:rFonts w:hint="eastAsia"/>
              </w:rPr>
              <w:t>纳税人识别号</w:t>
            </w:r>
            <w:r>
              <w:t>”</w:t>
            </w:r>
            <w:r>
              <w:rPr>
                <w:rFonts w:hint="eastAsia"/>
              </w:rPr>
              <w:t>两项必</w:t>
            </w:r>
            <w:r>
              <w:t>录一项</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ypmdwyhzh</w:t>
            </w:r>
          </w:p>
        </w:tc>
        <w:tc>
          <w:tcPr>
            <w:tcW w:w="2296" w:type="dxa"/>
          </w:tcPr>
          <w:p w:rsidR="005234D5" w:rsidRPr="00412C64" w:rsidRDefault="005234D5" w:rsidP="00B80918">
            <w:pPr>
              <w:rPr>
                <w:rFonts w:ascii="宋体" w:hAnsi="宋体"/>
              </w:rPr>
            </w:pPr>
            <w:r w:rsidRPr="005D6468">
              <w:rPr>
                <w:rFonts w:ascii="宋体" w:hAnsi="宋体" w:hint="eastAsia"/>
              </w:rPr>
              <w:t>经营、拍卖单位开户行、账号</w:t>
            </w:r>
          </w:p>
        </w:tc>
        <w:tc>
          <w:tcPr>
            <w:tcW w:w="721" w:type="dxa"/>
          </w:tcPr>
          <w:p w:rsidR="005234D5" w:rsidRPr="008E1477" w:rsidRDefault="005234D5" w:rsidP="00B80918">
            <w:pPr>
              <w:rPr>
                <w:rFonts w:ascii="宋体" w:hAnsi="宋体"/>
              </w:rPr>
            </w:pPr>
            <w:r>
              <w:rPr>
                <w:rFonts w:ascii="宋体" w:hAnsi="宋体" w:hint="eastAsia"/>
              </w:rPr>
              <w:t>160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Pr>
                <w:rFonts w:ascii="宋体" w:hAnsi="宋体"/>
                <w:szCs w:val="21"/>
              </w:rPr>
              <w:t>j</w:t>
            </w:r>
            <w:r w:rsidRPr="005D6468">
              <w:rPr>
                <w:rFonts w:ascii="宋体" w:hAnsi="宋体"/>
                <w:szCs w:val="21"/>
              </w:rPr>
              <w:t>ypmdwdh</w:t>
            </w:r>
          </w:p>
        </w:tc>
        <w:tc>
          <w:tcPr>
            <w:tcW w:w="2296" w:type="dxa"/>
          </w:tcPr>
          <w:p w:rsidR="005234D5" w:rsidRPr="00412C64" w:rsidRDefault="005234D5" w:rsidP="00B80918">
            <w:pPr>
              <w:rPr>
                <w:rFonts w:ascii="宋体" w:hAnsi="宋体"/>
              </w:rPr>
            </w:pPr>
            <w:r w:rsidRPr="005D6468">
              <w:rPr>
                <w:rFonts w:ascii="宋体" w:hAnsi="宋体" w:hint="eastAsia"/>
              </w:rPr>
              <w:t>经营、拍卖单位电话</w:t>
            </w:r>
          </w:p>
        </w:tc>
        <w:tc>
          <w:tcPr>
            <w:tcW w:w="721" w:type="dxa"/>
          </w:tcPr>
          <w:p w:rsidR="005234D5" w:rsidRPr="008E1477" w:rsidRDefault="005234D5" w:rsidP="00B80918">
            <w:pPr>
              <w:rPr>
                <w:rFonts w:ascii="宋体" w:hAnsi="宋体"/>
              </w:rPr>
            </w:pPr>
            <w:r>
              <w:rPr>
                <w:rFonts w:ascii="宋体" w:hAnsi="宋体" w:hint="eastAsia"/>
              </w:rPr>
              <w:t>40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escscmc</w:t>
            </w:r>
          </w:p>
        </w:tc>
        <w:tc>
          <w:tcPr>
            <w:tcW w:w="2296" w:type="dxa"/>
          </w:tcPr>
          <w:p w:rsidR="005234D5" w:rsidRPr="00412C64" w:rsidRDefault="005234D5" w:rsidP="00B80918">
            <w:pPr>
              <w:rPr>
                <w:rFonts w:ascii="宋体" w:hAnsi="宋体"/>
              </w:rPr>
            </w:pPr>
            <w:r w:rsidRPr="005D6468">
              <w:rPr>
                <w:rFonts w:ascii="宋体" w:hAnsi="宋体" w:hint="eastAsia"/>
              </w:rPr>
              <w:t>二手车市场名称</w:t>
            </w:r>
          </w:p>
        </w:tc>
        <w:tc>
          <w:tcPr>
            <w:tcW w:w="721" w:type="dxa"/>
          </w:tcPr>
          <w:p w:rsidR="005234D5" w:rsidRPr="00412C64" w:rsidRDefault="005234D5" w:rsidP="00B80918">
            <w:pPr>
              <w:rPr>
                <w:rFonts w:ascii="宋体" w:hAnsi="宋体"/>
              </w:rPr>
            </w:pPr>
            <w:r>
              <w:rPr>
                <w:rFonts w:ascii="宋体" w:hAnsi="宋体" w:hint="eastAsia"/>
              </w:rPr>
              <w:t>80</w:t>
            </w:r>
          </w:p>
        </w:tc>
        <w:tc>
          <w:tcPr>
            <w:tcW w:w="695" w:type="dxa"/>
          </w:tcPr>
          <w:p w:rsidR="005234D5" w:rsidRPr="00412C64" w:rsidRDefault="005234D5" w:rsidP="00B80918">
            <w:pPr>
              <w:rPr>
                <w:rFonts w:ascii="宋体" w:hAnsi="宋体"/>
              </w:rPr>
            </w:pPr>
          </w:p>
        </w:tc>
        <w:tc>
          <w:tcPr>
            <w:tcW w:w="2668" w:type="dxa"/>
          </w:tcPr>
          <w:p w:rsidR="005234D5" w:rsidRDefault="005234D5" w:rsidP="00B80918">
            <w:r>
              <w:rPr>
                <w:rFonts w:hint="eastAsia"/>
              </w:rPr>
              <w:t>与“</w:t>
            </w:r>
            <w:r w:rsidRPr="00F90592">
              <w:rPr>
                <w:rFonts w:hint="eastAsia"/>
              </w:rPr>
              <w:t>经营</w:t>
            </w:r>
            <w:r w:rsidRPr="00F90592">
              <w:t>、拍卖单位</w:t>
            </w:r>
            <w:r>
              <w:rPr>
                <w:rFonts w:hint="eastAsia"/>
              </w:rPr>
              <w:t>”</w:t>
            </w:r>
            <w:r>
              <w:t>两项必</w:t>
            </w:r>
            <w:r>
              <w:rPr>
                <w:rFonts w:hint="eastAsia"/>
              </w:rPr>
              <w:t>录</w:t>
            </w:r>
            <w:r>
              <w:t>一项</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escscsbh</w:t>
            </w:r>
          </w:p>
        </w:tc>
        <w:tc>
          <w:tcPr>
            <w:tcW w:w="2296" w:type="dxa"/>
          </w:tcPr>
          <w:p w:rsidR="005234D5" w:rsidRPr="00412C64" w:rsidRDefault="005234D5" w:rsidP="00B80918">
            <w:pPr>
              <w:rPr>
                <w:rFonts w:ascii="宋体" w:hAnsi="宋体"/>
              </w:rPr>
            </w:pPr>
            <w:r w:rsidRPr="005D6468">
              <w:rPr>
                <w:rFonts w:ascii="宋体" w:hAnsi="宋体" w:hint="eastAsia"/>
              </w:rPr>
              <w:t>二手车市场识别号</w:t>
            </w:r>
          </w:p>
        </w:tc>
        <w:tc>
          <w:tcPr>
            <w:tcW w:w="721" w:type="dxa"/>
          </w:tcPr>
          <w:p w:rsidR="005234D5" w:rsidRPr="00412C64" w:rsidRDefault="005234D5" w:rsidP="00B80918">
            <w:pPr>
              <w:rPr>
                <w:rFonts w:ascii="宋体" w:hAnsi="宋体"/>
              </w:rPr>
            </w:pPr>
            <w:r>
              <w:rPr>
                <w:rFonts w:ascii="宋体" w:hAnsi="宋体" w:hint="eastAsia"/>
              </w:rPr>
              <w:t>20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Pr>
                <w:rFonts w:hint="eastAsia"/>
              </w:rPr>
              <w:t>与“</w:t>
            </w:r>
            <w:r w:rsidRPr="00F90592">
              <w:rPr>
                <w:rFonts w:hint="eastAsia"/>
              </w:rPr>
              <w:t>经营</w:t>
            </w:r>
            <w:r w:rsidRPr="00F90592">
              <w:t>、拍卖单位</w:t>
            </w:r>
            <w:r w:rsidRPr="00F90592">
              <w:rPr>
                <w:rFonts w:hint="eastAsia"/>
              </w:rPr>
              <w:t>纳税人</w:t>
            </w:r>
            <w:r w:rsidRPr="00F90592">
              <w:t>识别号</w:t>
            </w:r>
            <w:r>
              <w:t>”</w:t>
            </w:r>
            <w:r>
              <w:rPr>
                <w:rFonts w:hint="eastAsia"/>
              </w:rPr>
              <w:t>两项必</w:t>
            </w:r>
            <w:r>
              <w:t>录一项</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escscdz</w:t>
            </w:r>
          </w:p>
        </w:tc>
        <w:tc>
          <w:tcPr>
            <w:tcW w:w="2296" w:type="dxa"/>
          </w:tcPr>
          <w:p w:rsidR="005234D5" w:rsidRPr="00412C64" w:rsidRDefault="005234D5" w:rsidP="00B80918">
            <w:pPr>
              <w:rPr>
                <w:rFonts w:ascii="宋体" w:hAnsi="宋体"/>
              </w:rPr>
            </w:pPr>
            <w:r w:rsidRPr="005D6468">
              <w:rPr>
                <w:rFonts w:ascii="宋体" w:hAnsi="宋体" w:hint="eastAsia"/>
              </w:rPr>
              <w:t>二手车市场地址</w:t>
            </w:r>
          </w:p>
        </w:tc>
        <w:tc>
          <w:tcPr>
            <w:tcW w:w="721" w:type="dxa"/>
          </w:tcPr>
          <w:p w:rsidR="005234D5" w:rsidRPr="00412C64" w:rsidRDefault="005234D5" w:rsidP="00B80918">
            <w:pPr>
              <w:rPr>
                <w:rFonts w:ascii="宋体" w:hAnsi="宋体"/>
              </w:rPr>
            </w:pPr>
            <w:r>
              <w:rPr>
                <w:rFonts w:ascii="宋体" w:hAnsi="宋体" w:hint="eastAsia"/>
              </w:rPr>
              <w:t>80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escscyhzh</w:t>
            </w:r>
          </w:p>
        </w:tc>
        <w:tc>
          <w:tcPr>
            <w:tcW w:w="2296" w:type="dxa"/>
          </w:tcPr>
          <w:p w:rsidR="005234D5" w:rsidRPr="00412C64" w:rsidRDefault="005234D5" w:rsidP="00B80918">
            <w:pPr>
              <w:rPr>
                <w:rFonts w:ascii="宋体" w:hAnsi="宋体"/>
              </w:rPr>
            </w:pPr>
            <w:r w:rsidRPr="005D6468">
              <w:rPr>
                <w:rFonts w:ascii="宋体" w:hAnsi="宋体" w:hint="eastAsia"/>
              </w:rPr>
              <w:t>二手车市场开户行、账号</w:t>
            </w:r>
          </w:p>
        </w:tc>
        <w:tc>
          <w:tcPr>
            <w:tcW w:w="721" w:type="dxa"/>
          </w:tcPr>
          <w:p w:rsidR="005234D5" w:rsidRPr="00412C64" w:rsidRDefault="005234D5" w:rsidP="00B80918">
            <w:pPr>
              <w:rPr>
                <w:rFonts w:ascii="宋体" w:hAnsi="宋体"/>
              </w:rPr>
            </w:pPr>
            <w:r>
              <w:rPr>
                <w:rFonts w:ascii="宋体" w:hAnsi="宋体" w:hint="eastAsia"/>
              </w:rPr>
              <w:t>120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escscdh</w:t>
            </w:r>
          </w:p>
        </w:tc>
        <w:tc>
          <w:tcPr>
            <w:tcW w:w="2296" w:type="dxa"/>
          </w:tcPr>
          <w:p w:rsidR="005234D5" w:rsidRPr="00412C64" w:rsidRDefault="005234D5" w:rsidP="00B80918">
            <w:pPr>
              <w:rPr>
                <w:rFonts w:ascii="宋体" w:hAnsi="宋体"/>
              </w:rPr>
            </w:pPr>
            <w:r w:rsidRPr="005D6468">
              <w:rPr>
                <w:rFonts w:ascii="宋体" w:hAnsi="宋体" w:hint="eastAsia"/>
              </w:rPr>
              <w:t>二手车市场电话</w:t>
            </w:r>
          </w:p>
        </w:tc>
        <w:tc>
          <w:tcPr>
            <w:tcW w:w="721" w:type="dxa"/>
          </w:tcPr>
          <w:p w:rsidR="005234D5" w:rsidRPr="00412C64" w:rsidRDefault="005234D5" w:rsidP="00B80918">
            <w:pPr>
              <w:rPr>
                <w:rFonts w:ascii="宋体" w:hAnsi="宋体"/>
              </w:rPr>
            </w:pPr>
            <w:r>
              <w:rPr>
                <w:rFonts w:ascii="宋体" w:hAnsi="宋体" w:hint="eastAsia"/>
              </w:rPr>
              <w:t>20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cjhj</w:t>
            </w:r>
          </w:p>
        </w:tc>
        <w:tc>
          <w:tcPr>
            <w:tcW w:w="2296" w:type="dxa"/>
          </w:tcPr>
          <w:p w:rsidR="005234D5" w:rsidRPr="00412C64" w:rsidRDefault="005234D5" w:rsidP="00B80918">
            <w:pPr>
              <w:rPr>
                <w:rFonts w:ascii="宋体" w:hAnsi="宋体"/>
              </w:rPr>
            </w:pPr>
            <w:r w:rsidRPr="005D6468">
              <w:rPr>
                <w:rFonts w:ascii="宋体" w:hAnsi="宋体" w:hint="eastAsia"/>
              </w:rPr>
              <w:t>车价合计</w:t>
            </w:r>
          </w:p>
        </w:tc>
        <w:tc>
          <w:tcPr>
            <w:tcW w:w="721" w:type="dxa"/>
          </w:tcPr>
          <w:p w:rsidR="005234D5" w:rsidRPr="00412C64" w:rsidRDefault="005234D5" w:rsidP="00B80918">
            <w:pPr>
              <w:rPr>
                <w:rFonts w:ascii="宋体" w:hAnsi="宋体"/>
              </w:rPr>
            </w:pPr>
            <w:r>
              <w:rPr>
                <w:rFonts w:ascii="宋体" w:hAnsi="宋体" w:hint="eastAsia"/>
              </w:rPr>
              <w:t>12</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sidRPr="00412C64">
              <w:rPr>
                <w:rFonts w:ascii="宋体" w:hAnsi="宋体" w:hint="eastAsia"/>
              </w:rPr>
              <w:t>单位：元</w:t>
            </w:r>
            <w:r>
              <w:rPr>
                <w:rFonts w:ascii="宋体" w:hAnsi="宋体" w:hint="eastAsia"/>
              </w:rPr>
              <w:t>（两位小数）</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5D6468">
              <w:rPr>
                <w:rFonts w:ascii="宋体" w:hAnsi="宋体"/>
                <w:szCs w:val="21"/>
              </w:rPr>
              <w:t>hjse</w:t>
            </w:r>
          </w:p>
        </w:tc>
        <w:tc>
          <w:tcPr>
            <w:tcW w:w="2296" w:type="dxa"/>
          </w:tcPr>
          <w:p w:rsidR="005234D5" w:rsidRPr="00412C64" w:rsidRDefault="005234D5" w:rsidP="00B80918">
            <w:pPr>
              <w:rPr>
                <w:rFonts w:ascii="宋体" w:hAnsi="宋体"/>
              </w:rPr>
            </w:pPr>
            <w:r w:rsidRPr="005D6468">
              <w:rPr>
                <w:rFonts w:ascii="宋体" w:hAnsi="宋体" w:hint="eastAsia"/>
              </w:rPr>
              <w:t>合计税额</w:t>
            </w:r>
          </w:p>
        </w:tc>
        <w:tc>
          <w:tcPr>
            <w:tcW w:w="721" w:type="dxa"/>
          </w:tcPr>
          <w:p w:rsidR="005234D5" w:rsidRPr="00412C64" w:rsidRDefault="005234D5" w:rsidP="00B80918">
            <w:pPr>
              <w:rPr>
                <w:rFonts w:ascii="宋体" w:hAnsi="宋体"/>
              </w:rPr>
            </w:pPr>
            <w:r>
              <w:rPr>
                <w:rFonts w:ascii="宋体" w:hAnsi="宋体" w:hint="eastAsia"/>
              </w:rPr>
              <w:t>12</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Pr>
                <w:rFonts w:ascii="宋体" w:hAnsi="宋体" w:hint="eastAsia"/>
              </w:rPr>
              <w:t>固定为0</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szCs w:val="21"/>
              </w:rPr>
            </w:pPr>
            <w:r w:rsidRPr="005D6468">
              <w:rPr>
                <w:rFonts w:ascii="宋体" w:hAnsi="宋体"/>
                <w:szCs w:val="21"/>
              </w:rPr>
              <w:t>kpr</w:t>
            </w:r>
          </w:p>
        </w:tc>
        <w:tc>
          <w:tcPr>
            <w:tcW w:w="2296" w:type="dxa"/>
          </w:tcPr>
          <w:p w:rsidR="005234D5" w:rsidRPr="00412C64" w:rsidRDefault="005234D5" w:rsidP="00B80918">
            <w:pPr>
              <w:rPr>
                <w:rFonts w:ascii="宋体" w:hAnsi="宋体"/>
                <w:szCs w:val="21"/>
              </w:rPr>
            </w:pPr>
            <w:r w:rsidRPr="005D6468">
              <w:rPr>
                <w:rFonts w:ascii="宋体" w:hAnsi="宋体" w:hint="eastAsia"/>
                <w:szCs w:val="21"/>
              </w:rPr>
              <w:t>开票人</w:t>
            </w:r>
          </w:p>
        </w:tc>
        <w:tc>
          <w:tcPr>
            <w:tcW w:w="721" w:type="dxa"/>
          </w:tcPr>
          <w:p w:rsidR="005234D5" w:rsidRDefault="005234D5" w:rsidP="00B80918">
            <w:pPr>
              <w:rPr>
                <w:rFonts w:ascii="宋体" w:hAnsi="宋体"/>
              </w:rPr>
            </w:pPr>
            <w:r>
              <w:rPr>
                <w:rFonts w:ascii="宋体" w:hAnsi="宋体" w:hint="eastAsia"/>
              </w:rPr>
              <w:t>20</w:t>
            </w:r>
          </w:p>
        </w:tc>
        <w:tc>
          <w:tcPr>
            <w:tcW w:w="695" w:type="dxa"/>
          </w:tcPr>
          <w:p w:rsidR="005234D5" w:rsidRPr="00412C64" w:rsidRDefault="005234D5" w:rsidP="00B80918">
            <w:pPr>
              <w:rPr>
                <w:rFonts w:ascii="宋体" w:hAnsi="宋体"/>
              </w:rPr>
            </w:pPr>
            <w:r>
              <w:rPr>
                <w:rFonts w:ascii="宋体" w:hAnsi="宋体" w:hint="eastAsia"/>
              </w:rPr>
              <w:t>是</w:t>
            </w:r>
          </w:p>
        </w:tc>
        <w:tc>
          <w:tcPr>
            <w:tcW w:w="2668" w:type="dxa"/>
          </w:tcPr>
          <w:p w:rsidR="005234D5" w:rsidRPr="00412C64" w:rsidRDefault="005234D5" w:rsidP="00B80918">
            <w:pPr>
              <w:rPr>
                <w:rFonts w:ascii="宋体" w:hAnsi="宋体"/>
              </w:rPr>
            </w:pPr>
          </w:p>
        </w:tc>
      </w:tr>
      <w:tr w:rsidR="005234D5" w:rsidRPr="00D554BE" w:rsidTr="00B80918">
        <w:tc>
          <w:tcPr>
            <w:tcW w:w="665" w:type="dxa"/>
          </w:tcPr>
          <w:p w:rsidR="005234D5"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szCs w:val="21"/>
              </w:rPr>
            </w:pPr>
            <w:r w:rsidRPr="001B63FD">
              <w:rPr>
                <w:rFonts w:ascii="宋体" w:hAnsi="宋体"/>
                <w:szCs w:val="21"/>
              </w:rPr>
              <w:t>bz</w:t>
            </w:r>
          </w:p>
        </w:tc>
        <w:tc>
          <w:tcPr>
            <w:tcW w:w="2296" w:type="dxa"/>
          </w:tcPr>
          <w:p w:rsidR="005234D5" w:rsidRPr="00412C64" w:rsidRDefault="005234D5" w:rsidP="00B80918">
            <w:pPr>
              <w:rPr>
                <w:rFonts w:ascii="宋体" w:hAnsi="宋体"/>
                <w:szCs w:val="21"/>
              </w:rPr>
            </w:pPr>
            <w:r w:rsidRPr="001B63FD">
              <w:rPr>
                <w:rFonts w:ascii="宋体" w:hAnsi="宋体" w:hint="eastAsia"/>
                <w:szCs w:val="21"/>
              </w:rPr>
              <w:t>备注</w:t>
            </w:r>
          </w:p>
        </w:tc>
        <w:tc>
          <w:tcPr>
            <w:tcW w:w="721" w:type="dxa"/>
          </w:tcPr>
          <w:p w:rsidR="005234D5" w:rsidRDefault="007835F4" w:rsidP="00B80918">
            <w:pPr>
              <w:rPr>
                <w:rFonts w:ascii="宋体" w:hAnsi="宋体"/>
              </w:rPr>
            </w:pPr>
            <w:r>
              <w:rPr>
                <w:rFonts w:ascii="宋体" w:hAnsi="宋体" w:hint="eastAsia"/>
              </w:rPr>
              <w:t>186</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D554BE" w:rsidTr="00B80918">
        <w:tc>
          <w:tcPr>
            <w:tcW w:w="665" w:type="dxa"/>
          </w:tcPr>
          <w:p w:rsidR="005234D5"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1B63FD">
              <w:rPr>
                <w:rFonts w:ascii="宋体" w:hAnsi="宋体"/>
                <w:szCs w:val="21"/>
              </w:rPr>
              <w:t>cgswspzhm</w:t>
            </w:r>
          </w:p>
        </w:tc>
        <w:tc>
          <w:tcPr>
            <w:tcW w:w="2296" w:type="dxa"/>
          </w:tcPr>
          <w:p w:rsidR="005234D5" w:rsidRPr="00412C64" w:rsidRDefault="005234D5" w:rsidP="00B80918">
            <w:pPr>
              <w:rPr>
                <w:rFonts w:ascii="宋体" w:hAnsi="宋体"/>
              </w:rPr>
            </w:pPr>
            <w:proofErr w:type="gramStart"/>
            <w:r w:rsidRPr="00032862">
              <w:rPr>
                <w:rFonts w:ascii="宋体" w:hAnsi="宋体" w:hint="eastAsia"/>
              </w:rPr>
              <w:t>车购税完税</w:t>
            </w:r>
            <w:proofErr w:type="gramEnd"/>
            <w:r w:rsidRPr="00032862">
              <w:rPr>
                <w:rFonts w:ascii="宋体" w:hAnsi="宋体" w:hint="eastAsia"/>
              </w:rPr>
              <w:t>凭证号码</w:t>
            </w:r>
          </w:p>
        </w:tc>
        <w:tc>
          <w:tcPr>
            <w:tcW w:w="721" w:type="dxa"/>
          </w:tcPr>
          <w:p w:rsidR="005234D5" w:rsidRPr="00412C64" w:rsidRDefault="005234D5" w:rsidP="00B80918">
            <w:pPr>
              <w:rPr>
                <w:rFonts w:ascii="宋体" w:hAnsi="宋体"/>
              </w:rPr>
            </w:pPr>
            <w:r>
              <w:rPr>
                <w:rFonts w:ascii="宋体" w:hAnsi="宋体" w:hint="eastAsia"/>
              </w:rPr>
              <w:t>100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D554BE" w:rsidTr="00B80918">
        <w:tc>
          <w:tcPr>
            <w:tcW w:w="665" w:type="dxa"/>
          </w:tcPr>
          <w:p w:rsidR="005234D5"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032862">
              <w:rPr>
                <w:rFonts w:ascii="宋体" w:hAnsi="宋体"/>
                <w:szCs w:val="21"/>
              </w:rPr>
              <w:t>kpbs</w:t>
            </w:r>
          </w:p>
        </w:tc>
        <w:tc>
          <w:tcPr>
            <w:tcW w:w="2296" w:type="dxa"/>
          </w:tcPr>
          <w:p w:rsidR="005234D5" w:rsidRPr="00412C64" w:rsidRDefault="005234D5" w:rsidP="00B80918">
            <w:pPr>
              <w:rPr>
                <w:rFonts w:ascii="宋体" w:hAnsi="宋体"/>
              </w:rPr>
            </w:pPr>
            <w:r w:rsidRPr="00032862">
              <w:rPr>
                <w:rFonts w:ascii="宋体" w:hAnsi="宋体" w:hint="eastAsia"/>
              </w:rPr>
              <w:t>开票标识</w:t>
            </w:r>
          </w:p>
        </w:tc>
        <w:tc>
          <w:tcPr>
            <w:tcW w:w="721" w:type="dxa"/>
          </w:tcPr>
          <w:p w:rsidR="005234D5" w:rsidRPr="00412C64" w:rsidRDefault="005234D5" w:rsidP="00B80918">
            <w:pPr>
              <w:rPr>
                <w:rFonts w:ascii="宋体" w:hAnsi="宋体"/>
              </w:rPr>
            </w:pPr>
            <w:r>
              <w:rPr>
                <w:rFonts w:ascii="宋体" w:hAnsi="宋体" w:hint="eastAsia"/>
              </w:rPr>
              <w:t>1</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sidRPr="00862F95">
              <w:rPr>
                <w:rFonts w:ascii="宋体" w:hAnsi="宋体" w:hint="eastAsia"/>
              </w:rPr>
              <w:t>0未开票、1已开票</w:t>
            </w:r>
          </w:p>
        </w:tc>
      </w:tr>
      <w:tr w:rsidR="005234D5" w:rsidRPr="00D554BE" w:rsidTr="00B80918">
        <w:tc>
          <w:tcPr>
            <w:tcW w:w="665" w:type="dxa"/>
          </w:tcPr>
          <w:p w:rsidR="005234D5"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zzsbz</w:t>
            </w:r>
          </w:p>
        </w:tc>
        <w:tc>
          <w:tcPr>
            <w:tcW w:w="2296" w:type="dxa"/>
          </w:tcPr>
          <w:p w:rsidR="005234D5" w:rsidRPr="00412C64" w:rsidRDefault="005234D5" w:rsidP="00B80918">
            <w:pPr>
              <w:rPr>
                <w:rFonts w:ascii="宋体" w:hAnsi="宋体"/>
              </w:rPr>
            </w:pPr>
            <w:r w:rsidRPr="00862F95">
              <w:rPr>
                <w:rFonts w:ascii="宋体" w:hAnsi="宋体" w:hint="eastAsia"/>
              </w:rPr>
              <w:t>增值税标志</w:t>
            </w:r>
          </w:p>
        </w:tc>
        <w:tc>
          <w:tcPr>
            <w:tcW w:w="721" w:type="dxa"/>
          </w:tcPr>
          <w:p w:rsidR="005234D5" w:rsidRPr="00412C64" w:rsidRDefault="005234D5" w:rsidP="00B80918">
            <w:pPr>
              <w:rPr>
                <w:rFonts w:ascii="宋体" w:hAnsi="宋体"/>
              </w:rPr>
            </w:pPr>
            <w:r>
              <w:rPr>
                <w:rFonts w:ascii="宋体" w:hAnsi="宋体" w:hint="eastAsia"/>
              </w:rPr>
              <w:t>1</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sidRPr="007429B0">
              <w:rPr>
                <w:rFonts w:ascii="宋体" w:hAnsi="宋体" w:hint="eastAsia"/>
              </w:rPr>
              <w:t>0免征增值税、1不征增值税</w:t>
            </w:r>
          </w:p>
        </w:tc>
      </w:tr>
      <w:tr w:rsidR="005234D5" w:rsidRPr="00D554BE" w:rsidTr="00B80918">
        <w:tc>
          <w:tcPr>
            <w:tcW w:w="665" w:type="dxa"/>
          </w:tcPr>
          <w:p w:rsidR="005234D5"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ykfpdm</w:t>
            </w:r>
          </w:p>
        </w:tc>
        <w:tc>
          <w:tcPr>
            <w:tcW w:w="2296" w:type="dxa"/>
          </w:tcPr>
          <w:p w:rsidR="005234D5" w:rsidRPr="00412C64" w:rsidRDefault="005234D5" w:rsidP="00B80918">
            <w:pPr>
              <w:rPr>
                <w:rFonts w:ascii="宋体" w:hAnsi="宋体"/>
              </w:rPr>
            </w:pPr>
            <w:r w:rsidRPr="00862F95">
              <w:rPr>
                <w:rFonts w:ascii="宋体" w:hAnsi="宋体" w:hint="eastAsia"/>
              </w:rPr>
              <w:t>已开发票代码</w:t>
            </w:r>
          </w:p>
        </w:tc>
        <w:tc>
          <w:tcPr>
            <w:tcW w:w="721" w:type="dxa"/>
          </w:tcPr>
          <w:p w:rsidR="005234D5" w:rsidRPr="00412C64" w:rsidRDefault="005234D5" w:rsidP="00B80918">
            <w:pPr>
              <w:rPr>
                <w:rFonts w:ascii="宋体" w:hAnsi="宋体"/>
              </w:rPr>
            </w:pPr>
            <w:r>
              <w:rPr>
                <w:rFonts w:ascii="宋体" w:hAnsi="宋体" w:hint="eastAsia"/>
              </w:rPr>
              <w:t>12</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sidRPr="007429B0">
              <w:rPr>
                <w:rFonts w:ascii="宋体" w:hAnsi="宋体" w:hint="eastAsia"/>
              </w:rPr>
              <w:t>原有增值税发票代码</w:t>
            </w:r>
          </w:p>
        </w:tc>
      </w:tr>
      <w:tr w:rsidR="005234D5" w:rsidRPr="00D554BE" w:rsidTr="00B80918">
        <w:tc>
          <w:tcPr>
            <w:tcW w:w="665" w:type="dxa"/>
          </w:tcPr>
          <w:p w:rsidR="005234D5"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ykfphm</w:t>
            </w:r>
          </w:p>
        </w:tc>
        <w:tc>
          <w:tcPr>
            <w:tcW w:w="2296" w:type="dxa"/>
          </w:tcPr>
          <w:p w:rsidR="005234D5" w:rsidRPr="00412C64" w:rsidRDefault="005234D5" w:rsidP="00B80918">
            <w:pPr>
              <w:rPr>
                <w:rFonts w:ascii="宋体" w:hAnsi="宋体"/>
              </w:rPr>
            </w:pPr>
            <w:r w:rsidRPr="00862F95">
              <w:rPr>
                <w:rFonts w:ascii="宋体" w:hAnsi="宋体" w:hint="eastAsia"/>
              </w:rPr>
              <w:t>已开发票号码</w:t>
            </w:r>
          </w:p>
        </w:tc>
        <w:tc>
          <w:tcPr>
            <w:tcW w:w="721" w:type="dxa"/>
          </w:tcPr>
          <w:p w:rsidR="005234D5" w:rsidRPr="00412C64" w:rsidRDefault="005234D5" w:rsidP="00B80918">
            <w:pPr>
              <w:rPr>
                <w:rFonts w:ascii="宋体" w:hAnsi="宋体"/>
              </w:rPr>
            </w:pPr>
            <w:r>
              <w:rPr>
                <w:rFonts w:ascii="宋体" w:hAnsi="宋体" w:hint="eastAsia"/>
              </w:rPr>
              <w:t>8</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r w:rsidRPr="007429B0">
              <w:rPr>
                <w:rFonts w:ascii="宋体" w:hAnsi="宋体" w:hint="eastAsia"/>
              </w:rPr>
              <w:t>原有增值税发票号码</w:t>
            </w:r>
          </w:p>
        </w:tc>
      </w:tr>
      <w:tr w:rsidR="005234D5" w:rsidRPr="00D554BE" w:rsidTr="00B80918">
        <w:tc>
          <w:tcPr>
            <w:tcW w:w="665" w:type="dxa"/>
          </w:tcPr>
          <w:p w:rsidR="005234D5"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ykpxse</w:t>
            </w:r>
          </w:p>
        </w:tc>
        <w:tc>
          <w:tcPr>
            <w:tcW w:w="2296" w:type="dxa"/>
          </w:tcPr>
          <w:p w:rsidR="005234D5" w:rsidRPr="00412C64" w:rsidRDefault="005234D5" w:rsidP="00B80918">
            <w:pPr>
              <w:rPr>
                <w:rFonts w:ascii="宋体" w:hAnsi="宋体"/>
              </w:rPr>
            </w:pPr>
            <w:r w:rsidRPr="00862F95">
              <w:rPr>
                <w:rFonts w:ascii="宋体" w:hAnsi="宋体" w:hint="eastAsia"/>
              </w:rPr>
              <w:t>已开票销售额</w:t>
            </w:r>
          </w:p>
        </w:tc>
        <w:tc>
          <w:tcPr>
            <w:tcW w:w="721" w:type="dxa"/>
          </w:tcPr>
          <w:p w:rsidR="005234D5" w:rsidRPr="00412C64" w:rsidRDefault="005234D5" w:rsidP="00B80918">
            <w:pPr>
              <w:rPr>
                <w:rFonts w:ascii="宋体" w:hAnsi="宋体"/>
              </w:rPr>
            </w:pPr>
            <w:r>
              <w:rPr>
                <w:rFonts w:ascii="宋体" w:hAnsi="宋体" w:hint="eastAsia"/>
              </w:rPr>
              <w:t>20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ykpsl</w:t>
            </w:r>
          </w:p>
        </w:tc>
        <w:tc>
          <w:tcPr>
            <w:tcW w:w="2296" w:type="dxa"/>
          </w:tcPr>
          <w:p w:rsidR="005234D5" w:rsidRPr="00412C64" w:rsidRDefault="005234D5" w:rsidP="00B80918">
            <w:pPr>
              <w:rPr>
                <w:rFonts w:ascii="宋体" w:hAnsi="宋体"/>
              </w:rPr>
            </w:pPr>
            <w:r w:rsidRPr="00862F95">
              <w:rPr>
                <w:rFonts w:ascii="宋体" w:hAnsi="宋体" w:hint="eastAsia"/>
              </w:rPr>
              <w:t>已开票税率</w:t>
            </w:r>
          </w:p>
        </w:tc>
        <w:tc>
          <w:tcPr>
            <w:tcW w:w="721" w:type="dxa"/>
          </w:tcPr>
          <w:p w:rsidR="005234D5" w:rsidRPr="00412C64" w:rsidRDefault="005234D5" w:rsidP="00B80918">
            <w:pPr>
              <w:rPr>
                <w:rFonts w:ascii="宋体" w:hAnsi="宋体"/>
              </w:rPr>
            </w:pPr>
            <w:r>
              <w:rPr>
                <w:rFonts w:ascii="宋体" w:hAnsi="宋体" w:hint="eastAsia"/>
              </w:rPr>
              <w:t>20</w:t>
            </w:r>
          </w:p>
        </w:tc>
        <w:tc>
          <w:tcPr>
            <w:tcW w:w="695" w:type="dxa"/>
          </w:tcPr>
          <w:p w:rsidR="005234D5" w:rsidRPr="00412C64" w:rsidRDefault="005234D5" w:rsidP="00B80918">
            <w:pPr>
              <w:rPr>
                <w:rFonts w:ascii="宋体" w:hAnsi="宋体"/>
              </w:rPr>
            </w:pPr>
          </w:p>
        </w:tc>
        <w:tc>
          <w:tcPr>
            <w:tcW w:w="2668" w:type="dxa"/>
          </w:tcPr>
          <w:p w:rsidR="005234D5" w:rsidRPr="00412C64"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ykpse</w:t>
            </w:r>
          </w:p>
        </w:tc>
        <w:tc>
          <w:tcPr>
            <w:tcW w:w="2296" w:type="dxa"/>
          </w:tcPr>
          <w:p w:rsidR="005234D5" w:rsidRPr="008E1477" w:rsidRDefault="005234D5" w:rsidP="00B80918">
            <w:pPr>
              <w:rPr>
                <w:rFonts w:ascii="宋体" w:hAnsi="宋体"/>
              </w:rPr>
            </w:pPr>
            <w:r w:rsidRPr="00862F95">
              <w:rPr>
                <w:rFonts w:ascii="宋体" w:hAnsi="宋体" w:hint="eastAsia"/>
              </w:rPr>
              <w:t>已开票税额</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kjwspzbs</w:t>
            </w:r>
          </w:p>
        </w:tc>
        <w:tc>
          <w:tcPr>
            <w:tcW w:w="2296" w:type="dxa"/>
          </w:tcPr>
          <w:p w:rsidR="005234D5" w:rsidRPr="008E1477" w:rsidRDefault="005234D5" w:rsidP="00B80918">
            <w:pPr>
              <w:rPr>
                <w:rFonts w:ascii="宋体" w:hAnsi="宋体"/>
              </w:rPr>
            </w:pPr>
            <w:r w:rsidRPr="00862F95">
              <w:rPr>
                <w:rFonts w:ascii="宋体" w:hAnsi="宋体" w:hint="eastAsia"/>
              </w:rPr>
              <w:t>开具完税证明标识</w:t>
            </w:r>
          </w:p>
        </w:tc>
        <w:tc>
          <w:tcPr>
            <w:tcW w:w="721" w:type="dxa"/>
          </w:tcPr>
          <w:p w:rsidR="005234D5" w:rsidRPr="008E1477" w:rsidRDefault="005234D5" w:rsidP="00B80918">
            <w:pPr>
              <w:rPr>
                <w:rFonts w:ascii="宋体" w:hAnsi="宋体"/>
              </w:rPr>
            </w:pPr>
            <w:r>
              <w:rPr>
                <w:rFonts w:ascii="宋体" w:hAnsi="宋体" w:hint="eastAsia"/>
              </w:rPr>
              <w:t>1</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r w:rsidRPr="00003E22">
              <w:rPr>
                <w:rFonts w:ascii="宋体" w:hAnsi="宋体" w:hint="eastAsia"/>
              </w:rPr>
              <w:t>0为未开、1为已开</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412C64" w:rsidRDefault="005234D5" w:rsidP="00B80918">
            <w:pPr>
              <w:rPr>
                <w:rFonts w:ascii="宋体" w:hAnsi="宋体"/>
                <w:szCs w:val="21"/>
              </w:rPr>
            </w:pPr>
            <w:r w:rsidRPr="00862F95">
              <w:rPr>
                <w:rFonts w:ascii="宋体" w:hAnsi="宋体"/>
                <w:szCs w:val="21"/>
              </w:rPr>
              <w:t>zzswspzhm</w:t>
            </w:r>
          </w:p>
        </w:tc>
        <w:tc>
          <w:tcPr>
            <w:tcW w:w="2296" w:type="dxa"/>
          </w:tcPr>
          <w:p w:rsidR="005234D5" w:rsidRPr="008E1477" w:rsidRDefault="005234D5" w:rsidP="00B80918">
            <w:pPr>
              <w:rPr>
                <w:rFonts w:ascii="宋体" w:hAnsi="宋体"/>
              </w:rPr>
            </w:pPr>
            <w:r w:rsidRPr="00862F95">
              <w:rPr>
                <w:rFonts w:ascii="宋体" w:hAnsi="宋体" w:hint="eastAsia"/>
              </w:rPr>
              <w:t>增值税完税凭证号</w:t>
            </w:r>
          </w:p>
        </w:tc>
        <w:tc>
          <w:tcPr>
            <w:tcW w:w="721" w:type="dxa"/>
          </w:tcPr>
          <w:p w:rsidR="005234D5" w:rsidRPr="008E1477" w:rsidRDefault="005234D5" w:rsidP="00B80918">
            <w:pPr>
              <w:rPr>
                <w:rFonts w:ascii="宋体" w:hAnsi="宋体"/>
              </w:rPr>
            </w:pPr>
            <w:r>
              <w:rPr>
                <w:rFonts w:ascii="宋体" w:hAnsi="宋体" w:hint="eastAsia"/>
              </w:rPr>
              <w:t>100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862F95" w:rsidRDefault="005234D5" w:rsidP="00B80918">
            <w:pPr>
              <w:rPr>
                <w:rFonts w:ascii="宋体" w:hAnsi="宋体"/>
                <w:szCs w:val="21"/>
              </w:rPr>
            </w:pPr>
            <w:r w:rsidRPr="00862F95">
              <w:rPr>
                <w:rFonts w:ascii="宋体" w:hAnsi="宋体"/>
                <w:szCs w:val="21"/>
              </w:rPr>
              <w:t>wspzxse</w:t>
            </w:r>
          </w:p>
        </w:tc>
        <w:tc>
          <w:tcPr>
            <w:tcW w:w="2296" w:type="dxa"/>
          </w:tcPr>
          <w:p w:rsidR="005234D5" w:rsidRPr="00862F95" w:rsidRDefault="005234D5" w:rsidP="00B80918">
            <w:pPr>
              <w:rPr>
                <w:rFonts w:ascii="宋体" w:hAnsi="宋体"/>
              </w:rPr>
            </w:pPr>
            <w:r w:rsidRPr="00862F95">
              <w:rPr>
                <w:rFonts w:ascii="宋体" w:hAnsi="宋体" w:hint="eastAsia"/>
              </w:rPr>
              <w:t>完税凭证销售额</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862F95" w:rsidRDefault="005234D5" w:rsidP="00B80918">
            <w:pPr>
              <w:rPr>
                <w:rFonts w:ascii="宋体" w:hAnsi="宋体"/>
                <w:szCs w:val="21"/>
              </w:rPr>
            </w:pPr>
            <w:r w:rsidRPr="00862F95">
              <w:rPr>
                <w:rFonts w:ascii="宋体" w:hAnsi="宋体"/>
                <w:szCs w:val="21"/>
              </w:rPr>
              <w:t>wspzsl</w:t>
            </w:r>
          </w:p>
        </w:tc>
        <w:tc>
          <w:tcPr>
            <w:tcW w:w="2296" w:type="dxa"/>
          </w:tcPr>
          <w:p w:rsidR="005234D5" w:rsidRPr="00862F95" w:rsidRDefault="005234D5" w:rsidP="00B80918">
            <w:pPr>
              <w:rPr>
                <w:rFonts w:ascii="宋体" w:hAnsi="宋体"/>
              </w:rPr>
            </w:pPr>
            <w:r w:rsidRPr="00862F95">
              <w:rPr>
                <w:rFonts w:ascii="宋体" w:hAnsi="宋体" w:hint="eastAsia"/>
              </w:rPr>
              <w:t>完税凭证税率</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862F95" w:rsidRDefault="005234D5" w:rsidP="00B80918">
            <w:pPr>
              <w:rPr>
                <w:rFonts w:ascii="宋体" w:hAnsi="宋体"/>
                <w:szCs w:val="21"/>
              </w:rPr>
            </w:pPr>
            <w:r w:rsidRPr="00862F95">
              <w:rPr>
                <w:rFonts w:ascii="宋体" w:hAnsi="宋体"/>
                <w:szCs w:val="21"/>
              </w:rPr>
              <w:t>wspzse</w:t>
            </w:r>
          </w:p>
        </w:tc>
        <w:tc>
          <w:tcPr>
            <w:tcW w:w="2296" w:type="dxa"/>
          </w:tcPr>
          <w:p w:rsidR="005234D5" w:rsidRPr="00862F95" w:rsidRDefault="005234D5" w:rsidP="00B80918">
            <w:pPr>
              <w:rPr>
                <w:rFonts w:ascii="宋体" w:hAnsi="宋体"/>
              </w:rPr>
            </w:pPr>
            <w:r w:rsidRPr="00862F95">
              <w:rPr>
                <w:rFonts w:ascii="宋体" w:hAnsi="宋体" w:hint="eastAsia"/>
              </w:rPr>
              <w:t>完税凭证税额</w:t>
            </w:r>
          </w:p>
        </w:tc>
        <w:tc>
          <w:tcPr>
            <w:tcW w:w="721" w:type="dxa"/>
          </w:tcPr>
          <w:p w:rsidR="005234D5" w:rsidRPr="008E1477" w:rsidRDefault="005234D5" w:rsidP="00B80918">
            <w:pPr>
              <w:rPr>
                <w:rFonts w:ascii="宋体" w:hAnsi="宋体"/>
              </w:rPr>
            </w:pPr>
            <w:r>
              <w:rPr>
                <w:rFonts w:ascii="宋体" w:hAnsi="宋体" w:hint="eastAsia"/>
              </w:rPr>
              <w:t>20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862F95" w:rsidRDefault="005234D5" w:rsidP="00B80918">
            <w:pPr>
              <w:rPr>
                <w:rFonts w:ascii="宋体" w:hAnsi="宋体"/>
                <w:szCs w:val="21"/>
              </w:rPr>
            </w:pPr>
            <w:r w:rsidRPr="00862F95">
              <w:rPr>
                <w:rFonts w:ascii="宋体" w:hAnsi="宋体"/>
                <w:szCs w:val="21"/>
              </w:rPr>
              <w:t>yfpdm</w:t>
            </w:r>
          </w:p>
        </w:tc>
        <w:tc>
          <w:tcPr>
            <w:tcW w:w="2296" w:type="dxa"/>
          </w:tcPr>
          <w:p w:rsidR="005234D5" w:rsidRPr="00862F95" w:rsidRDefault="005234D5" w:rsidP="00B80918">
            <w:pPr>
              <w:rPr>
                <w:rFonts w:ascii="宋体" w:hAnsi="宋体"/>
              </w:rPr>
            </w:pPr>
            <w:r w:rsidRPr="00862F95">
              <w:rPr>
                <w:rFonts w:ascii="宋体" w:hAnsi="宋体" w:hint="eastAsia"/>
              </w:rPr>
              <w:t>原发票代码</w:t>
            </w:r>
          </w:p>
        </w:tc>
        <w:tc>
          <w:tcPr>
            <w:tcW w:w="721" w:type="dxa"/>
          </w:tcPr>
          <w:p w:rsidR="005234D5" w:rsidRPr="008E1477" w:rsidRDefault="005234D5" w:rsidP="00B80918">
            <w:pPr>
              <w:rPr>
                <w:rFonts w:ascii="宋体" w:hAnsi="宋体"/>
              </w:rPr>
            </w:pPr>
            <w:r>
              <w:rPr>
                <w:rFonts w:ascii="宋体" w:hAnsi="宋体" w:hint="eastAsia"/>
              </w:rPr>
              <w:t>12</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862F95" w:rsidRDefault="005234D5" w:rsidP="00B80918">
            <w:pPr>
              <w:rPr>
                <w:rFonts w:ascii="宋体" w:hAnsi="宋体"/>
                <w:szCs w:val="21"/>
              </w:rPr>
            </w:pPr>
            <w:r w:rsidRPr="00862F95">
              <w:rPr>
                <w:rFonts w:ascii="宋体" w:hAnsi="宋体"/>
                <w:szCs w:val="21"/>
              </w:rPr>
              <w:t>yfphm</w:t>
            </w:r>
          </w:p>
        </w:tc>
        <w:tc>
          <w:tcPr>
            <w:tcW w:w="2296" w:type="dxa"/>
          </w:tcPr>
          <w:p w:rsidR="005234D5" w:rsidRPr="00862F95" w:rsidRDefault="005234D5" w:rsidP="00B80918">
            <w:pPr>
              <w:rPr>
                <w:rFonts w:ascii="宋体" w:hAnsi="宋体"/>
              </w:rPr>
            </w:pPr>
            <w:r w:rsidRPr="00862F95">
              <w:rPr>
                <w:rFonts w:ascii="宋体" w:hAnsi="宋体" w:hint="eastAsia"/>
              </w:rPr>
              <w:t>原发票号码</w:t>
            </w:r>
          </w:p>
        </w:tc>
        <w:tc>
          <w:tcPr>
            <w:tcW w:w="721" w:type="dxa"/>
          </w:tcPr>
          <w:p w:rsidR="005234D5" w:rsidRPr="008E1477" w:rsidRDefault="005234D5" w:rsidP="00B80918">
            <w:pPr>
              <w:rPr>
                <w:rFonts w:ascii="宋体" w:hAnsi="宋体"/>
              </w:rPr>
            </w:pPr>
            <w:r>
              <w:rPr>
                <w:rFonts w:ascii="宋体" w:hAnsi="宋体" w:hint="eastAsia"/>
              </w:rPr>
              <w:t>10</w:t>
            </w:r>
          </w:p>
        </w:tc>
        <w:tc>
          <w:tcPr>
            <w:tcW w:w="695" w:type="dxa"/>
          </w:tcPr>
          <w:p w:rsidR="005234D5" w:rsidRPr="008E1477" w:rsidRDefault="005234D5" w:rsidP="00B80918">
            <w:pPr>
              <w:rPr>
                <w:rFonts w:ascii="宋体" w:hAnsi="宋体"/>
              </w:rPr>
            </w:pPr>
          </w:p>
        </w:tc>
        <w:tc>
          <w:tcPr>
            <w:tcW w:w="2668" w:type="dxa"/>
          </w:tcPr>
          <w:p w:rsidR="005234D5" w:rsidRPr="008E1477"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宋体" w:hAnsi="宋体" w:hint="eastAsia"/>
                <w:szCs w:val="21"/>
              </w:rPr>
              <w:t>bmbbbh</w:t>
            </w:r>
          </w:p>
        </w:tc>
        <w:tc>
          <w:tcPr>
            <w:tcW w:w="2296" w:type="dxa"/>
          </w:tcPr>
          <w:p w:rsidR="005234D5" w:rsidRPr="007B7C86" w:rsidRDefault="005234D5" w:rsidP="00B80918">
            <w:pPr>
              <w:rPr>
                <w:rFonts w:ascii="宋体" w:hAnsi="宋体"/>
                <w:szCs w:val="21"/>
              </w:rPr>
            </w:pPr>
            <w:r w:rsidRPr="007B7C86">
              <w:rPr>
                <w:rFonts w:ascii="宋体" w:hAnsi="宋体" w:hint="eastAsia"/>
              </w:rPr>
              <w:t>编码表版本号</w:t>
            </w:r>
          </w:p>
        </w:tc>
        <w:tc>
          <w:tcPr>
            <w:tcW w:w="721" w:type="dxa"/>
          </w:tcPr>
          <w:p w:rsidR="005234D5" w:rsidRPr="00CD6C93" w:rsidRDefault="005234D5" w:rsidP="00B80918">
            <w:pPr>
              <w:rPr>
                <w:rFonts w:ascii="宋体" w:hAnsi="宋体" w:cs="宋体"/>
                <w:color w:val="000000"/>
                <w:szCs w:val="21"/>
              </w:rPr>
            </w:pPr>
            <w:r>
              <w:rPr>
                <w:rFonts w:ascii="宋体" w:hAnsi="宋体" w:cs="宋体" w:hint="eastAsia"/>
                <w:color w:val="000000"/>
                <w:szCs w:val="21"/>
              </w:rPr>
              <w:t>20</w:t>
            </w:r>
          </w:p>
        </w:tc>
        <w:tc>
          <w:tcPr>
            <w:tcW w:w="695" w:type="dxa"/>
          </w:tcPr>
          <w:p w:rsidR="005234D5" w:rsidRPr="00CD6C93" w:rsidRDefault="005234D5" w:rsidP="00B80918">
            <w:pPr>
              <w:rPr>
                <w:rFonts w:ascii="宋体" w:hAnsi="宋体"/>
                <w:color w:val="000000"/>
                <w:szCs w:val="21"/>
              </w:rPr>
            </w:pPr>
          </w:p>
        </w:tc>
        <w:tc>
          <w:tcPr>
            <w:tcW w:w="2668" w:type="dxa"/>
          </w:tcPr>
          <w:p w:rsidR="005234D5" w:rsidRPr="00CD6C93" w:rsidRDefault="005234D5" w:rsidP="00B80918">
            <w:pPr>
              <w:rPr>
                <w:rFonts w:ascii="宋体" w:hAnsi="宋体" w:cs="宋体"/>
                <w:color w:val="000000"/>
                <w:szCs w:val="21"/>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spbm</w:t>
            </w:r>
          </w:p>
        </w:tc>
        <w:tc>
          <w:tcPr>
            <w:tcW w:w="2296" w:type="dxa"/>
          </w:tcPr>
          <w:p w:rsidR="005234D5" w:rsidRPr="007B7C86" w:rsidRDefault="005234D5" w:rsidP="00B80918">
            <w:pPr>
              <w:rPr>
                <w:rFonts w:ascii="宋体" w:hAnsi="宋体"/>
                <w:szCs w:val="21"/>
              </w:rPr>
            </w:pPr>
            <w:r w:rsidRPr="007B7C86">
              <w:rPr>
                <w:rFonts w:ascii="宋体" w:hAnsi="宋体" w:hint="eastAsia"/>
              </w:rPr>
              <w:t>商品编码</w:t>
            </w:r>
          </w:p>
        </w:tc>
        <w:tc>
          <w:tcPr>
            <w:tcW w:w="721" w:type="dxa"/>
          </w:tcPr>
          <w:p w:rsidR="005234D5" w:rsidRPr="00CD6C93" w:rsidRDefault="005234D5" w:rsidP="00B80918">
            <w:pPr>
              <w:rPr>
                <w:rFonts w:ascii="宋体" w:hAnsi="宋体" w:cs="宋体"/>
                <w:color w:val="000000"/>
                <w:szCs w:val="21"/>
              </w:rPr>
            </w:pPr>
            <w:r>
              <w:rPr>
                <w:rFonts w:ascii="宋体" w:hAnsi="宋体" w:cs="宋体" w:hint="eastAsia"/>
                <w:color w:val="000000"/>
                <w:szCs w:val="21"/>
              </w:rPr>
              <w:t>20</w:t>
            </w:r>
          </w:p>
        </w:tc>
        <w:tc>
          <w:tcPr>
            <w:tcW w:w="695" w:type="dxa"/>
          </w:tcPr>
          <w:p w:rsidR="005234D5" w:rsidRPr="00CD6C93" w:rsidRDefault="005234D5" w:rsidP="00B80918">
            <w:pPr>
              <w:rPr>
                <w:rFonts w:ascii="宋体" w:hAnsi="宋体"/>
                <w:color w:val="000000"/>
                <w:szCs w:val="21"/>
              </w:rPr>
            </w:pPr>
          </w:p>
        </w:tc>
        <w:tc>
          <w:tcPr>
            <w:tcW w:w="2668" w:type="dxa"/>
          </w:tcPr>
          <w:p w:rsidR="005234D5" w:rsidRPr="00CD6C93" w:rsidRDefault="005234D5" w:rsidP="00B80918">
            <w:pPr>
              <w:rPr>
                <w:rFonts w:ascii="宋体" w:hAnsi="宋体" w:cs="宋体"/>
                <w:color w:val="000000"/>
                <w:szCs w:val="21"/>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zxbm</w:t>
            </w:r>
          </w:p>
        </w:tc>
        <w:tc>
          <w:tcPr>
            <w:tcW w:w="2296" w:type="dxa"/>
          </w:tcPr>
          <w:p w:rsidR="005234D5" w:rsidRPr="007B7C86" w:rsidRDefault="005234D5" w:rsidP="00B80918">
            <w:pPr>
              <w:rPr>
                <w:rFonts w:ascii="宋体" w:hAnsi="宋体"/>
                <w:szCs w:val="21"/>
              </w:rPr>
            </w:pPr>
            <w:r w:rsidRPr="007B7C86">
              <w:rPr>
                <w:rFonts w:ascii="宋体" w:hAnsi="宋体" w:hint="eastAsia"/>
              </w:rPr>
              <w:t>纳税人自行编码</w:t>
            </w:r>
          </w:p>
        </w:tc>
        <w:tc>
          <w:tcPr>
            <w:tcW w:w="721" w:type="dxa"/>
          </w:tcPr>
          <w:p w:rsidR="005234D5" w:rsidRPr="00CD6C93" w:rsidRDefault="005234D5" w:rsidP="00B80918">
            <w:pPr>
              <w:rPr>
                <w:rFonts w:ascii="宋体" w:hAnsi="宋体" w:cs="宋体"/>
                <w:color w:val="000000"/>
                <w:szCs w:val="21"/>
              </w:rPr>
            </w:pPr>
            <w:r>
              <w:rPr>
                <w:rFonts w:ascii="宋体" w:hAnsi="宋体" w:cs="宋体" w:hint="eastAsia"/>
                <w:color w:val="000000"/>
                <w:szCs w:val="21"/>
              </w:rPr>
              <w:t>20</w:t>
            </w:r>
          </w:p>
        </w:tc>
        <w:tc>
          <w:tcPr>
            <w:tcW w:w="695" w:type="dxa"/>
          </w:tcPr>
          <w:p w:rsidR="005234D5" w:rsidRPr="00CD6C93" w:rsidRDefault="005234D5" w:rsidP="00B80918">
            <w:pPr>
              <w:rPr>
                <w:rFonts w:ascii="宋体" w:hAnsi="宋体"/>
                <w:color w:val="000000"/>
                <w:szCs w:val="21"/>
              </w:rPr>
            </w:pPr>
          </w:p>
        </w:tc>
        <w:tc>
          <w:tcPr>
            <w:tcW w:w="2668" w:type="dxa"/>
          </w:tcPr>
          <w:p w:rsidR="005234D5" w:rsidRPr="00CD6C93" w:rsidRDefault="005234D5" w:rsidP="00B80918">
            <w:pPr>
              <w:rPr>
                <w:rFonts w:ascii="宋体" w:hAnsi="宋体" w:cs="宋体"/>
                <w:color w:val="000000"/>
                <w:szCs w:val="21"/>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yhzcbs</w:t>
            </w:r>
          </w:p>
        </w:tc>
        <w:tc>
          <w:tcPr>
            <w:tcW w:w="2296" w:type="dxa"/>
          </w:tcPr>
          <w:p w:rsidR="005234D5" w:rsidRPr="007B7C86" w:rsidRDefault="005234D5" w:rsidP="00B80918">
            <w:pPr>
              <w:rPr>
                <w:rFonts w:ascii="宋体" w:hAnsi="宋体"/>
                <w:szCs w:val="21"/>
              </w:rPr>
            </w:pPr>
            <w:r w:rsidRPr="007B7C86">
              <w:rPr>
                <w:rFonts w:ascii="Verdana" w:hAnsi="Verdana" w:cs="宋体" w:hint="eastAsia"/>
                <w:kern w:val="0"/>
                <w:sz w:val="20"/>
              </w:rPr>
              <w:t>优惠政策标识</w:t>
            </w:r>
          </w:p>
        </w:tc>
        <w:tc>
          <w:tcPr>
            <w:tcW w:w="721" w:type="dxa"/>
          </w:tcPr>
          <w:p w:rsidR="005234D5" w:rsidRPr="00CD6C93" w:rsidRDefault="005234D5" w:rsidP="00B80918">
            <w:pPr>
              <w:rPr>
                <w:rFonts w:ascii="宋体" w:hAnsi="宋体" w:cs="宋体"/>
                <w:color w:val="000000"/>
                <w:szCs w:val="21"/>
              </w:rPr>
            </w:pPr>
            <w:r>
              <w:rPr>
                <w:rFonts w:ascii="宋体" w:hAnsi="宋体" w:cs="宋体" w:hint="eastAsia"/>
                <w:color w:val="000000"/>
                <w:szCs w:val="21"/>
              </w:rPr>
              <w:t>1</w:t>
            </w:r>
          </w:p>
        </w:tc>
        <w:tc>
          <w:tcPr>
            <w:tcW w:w="695" w:type="dxa"/>
          </w:tcPr>
          <w:p w:rsidR="005234D5" w:rsidRPr="00CD6C93" w:rsidRDefault="005234D5" w:rsidP="00B80918">
            <w:pPr>
              <w:rPr>
                <w:rFonts w:ascii="宋体" w:hAnsi="宋体"/>
                <w:color w:val="000000"/>
                <w:szCs w:val="21"/>
              </w:rPr>
            </w:pPr>
          </w:p>
        </w:tc>
        <w:tc>
          <w:tcPr>
            <w:tcW w:w="2668" w:type="dxa"/>
          </w:tcPr>
          <w:p w:rsidR="005234D5" w:rsidRPr="00CD6C93" w:rsidRDefault="005234D5" w:rsidP="00B80918">
            <w:pPr>
              <w:rPr>
                <w:rFonts w:ascii="宋体" w:hAnsi="宋体" w:cs="宋体"/>
                <w:color w:val="000000"/>
                <w:szCs w:val="21"/>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slbs</w:t>
            </w:r>
          </w:p>
        </w:tc>
        <w:tc>
          <w:tcPr>
            <w:tcW w:w="2296" w:type="dxa"/>
          </w:tcPr>
          <w:p w:rsidR="005234D5" w:rsidRPr="007B7C86" w:rsidRDefault="005234D5" w:rsidP="00B80918">
            <w:pPr>
              <w:rPr>
                <w:rFonts w:ascii="宋体" w:hAnsi="宋体"/>
                <w:szCs w:val="21"/>
              </w:rPr>
            </w:pPr>
            <w:r w:rsidRPr="007B7C86">
              <w:rPr>
                <w:rFonts w:ascii="Verdana" w:hAnsi="Verdana" w:cs="宋体" w:hint="eastAsia"/>
                <w:bCs/>
                <w:kern w:val="0"/>
                <w:sz w:val="20"/>
              </w:rPr>
              <w:t>0</w:t>
            </w:r>
            <w:r w:rsidRPr="007B7C86">
              <w:rPr>
                <w:rFonts w:ascii="Verdana" w:hAnsi="Verdana" w:cs="宋体" w:hint="eastAsia"/>
                <w:bCs/>
                <w:kern w:val="0"/>
                <w:sz w:val="20"/>
              </w:rPr>
              <w:t>税率标识</w:t>
            </w:r>
          </w:p>
        </w:tc>
        <w:tc>
          <w:tcPr>
            <w:tcW w:w="721" w:type="dxa"/>
          </w:tcPr>
          <w:p w:rsidR="005234D5" w:rsidRPr="00CD6C93" w:rsidRDefault="005234D5" w:rsidP="00B80918">
            <w:pPr>
              <w:rPr>
                <w:rFonts w:ascii="宋体" w:hAnsi="宋体" w:cs="宋体"/>
                <w:color w:val="000000"/>
                <w:szCs w:val="21"/>
              </w:rPr>
            </w:pPr>
            <w:r>
              <w:rPr>
                <w:rFonts w:ascii="宋体" w:hAnsi="宋体" w:cs="宋体" w:hint="eastAsia"/>
                <w:color w:val="000000"/>
                <w:szCs w:val="21"/>
              </w:rPr>
              <w:t>1</w:t>
            </w:r>
          </w:p>
        </w:tc>
        <w:tc>
          <w:tcPr>
            <w:tcW w:w="695" w:type="dxa"/>
          </w:tcPr>
          <w:p w:rsidR="005234D5" w:rsidRPr="00CD6C93" w:rsidRDefault="005234D5" w:rsidP="00B80918">
            <w:pPr>
              <w:rPr>
                <w:rFonts w:ascii="宋体" w:hAnsi="宋体"/>
                <w:color w:val="000000"/>
                <w:szCs w:val="21"/>
              </w:rPr>
            </w:pPr>
          </w:p>
        </w:tc>
        <w:tc>
          <w:tcPr>
            <w:tcW w:w="2668" w:type="dxa"/>
          </w:tcPr>
          <w:p w:rsidR="005234D5" w:rsidRPr="00CD6C93" w:rsidRDefault="005234D5" w:rsidP="00B80918">
            <w:pPr>
              <w:rPr>
                <w:rFonts w:ascii="宋体" w:hAnsi="宋体" w:cs="宋体"/>
                <w:color w:val="000000"/>
                <w:szCs w:val="21"/>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7B7C86" w:rsidRDefault="005234D5" w:rsidP="00B80918">
            <w:pPr>
              <w:rPr>
                <w:rFonts w:ascii="宋体" w:hAnsi="宋体"/>
                <w:szCs w:val="21"/>
              </w:rPr>
            </w:pPr>
            <w:r w:rsidRPr="007B7C86">
              <w:rPr>
                <w:rFonts w:ascii="Courier" w:hAnsi="Courier" w:hint="eastAsia"/>
                <w:szCs w:val="21"/>
              </w:rPr>
              <w:t>zzstsgl</w:t>
            </w:r>
          </w:p>
        </w:tc>
        <w:tc>
          <w:tcPr>
            <w:tcW w:w="2296" w:type="dxa"/>
          </w:tcPr>
          <w:p w:rsidR="005234D5" w:rsidRPr="007B7C86" w:rsidRDefault="005234D5" w:rsidP="00B80918">
            <w:pPr>
              <w:rPr>
                <w:rFonts w:ascii="宋体" w:hAnsi="宋体"/>
                <w:szCs w:val="21"/>
              </w:rPr>
            </w:pPr>
            <w:r w:rsidRPr="007B7C86">
              <w:rPr>
                <w:rFonts w:ascii="Verdana" w:hAnsi="Verdana" w:cs="宋体" w:hint="eastAsia"/>
                <w:bCs/>
                <w:kern w:val="0"/>
                <w:sz w:val="20"/>
              </w:rPr>
              <w:t>增值税特殊管理</w:t>
            </w:r>
          </w:p>
        </w:tc>
        <w:tc>
          <w:tcPr>
            <w:tcW w:w="721" w:type="dxa"/>
          </w:tcPr>
          <w:p w:rsidR="005234D5" w:rsidRPr="00CD6C93" w:rsidRDefault="005234D5" w:rsidP="00B80918">
            <w:pPr>
              <w:rPr>
                <w:rFonts w:ascii="宋体" w:hAnsi="宋体" w:cs="宋体"/>
                <w:color w:val="000000"/>
                <w:szCs w:val="21"/>
              </w:rPr>
            </w:pPr>
            <w:r>
              <w:rPr>
                <w:rFonts w:ascii="宋体" w:hAnsi="宋体" w:cs="宋体" w:hint="eastAsia"/>
                <w:color w:val="000000"/>
                <w:szCs w:val="21"/>
              </w:rPr>
              <w:t>100</w:t>
            </w:r>
          </w:p>
        </w:tc>
        <w:tc>
          <w:tcPr>
            <w:tcW w:w="695" w:type="dxa"/>
          </w:tcPr>
          <w:p w:rsidR="005234D5" w:rsidRPr="00CD6C93" w:rsidRDefault="005234D5" w:rsidP="00B80918">
            <w:pPr>
              <w:rPr>
                <w:rFonts w:ascii="宋体" w:hAnsi="宋体"/>
                <w:color w:val="000000"/>
                <w:szCs w:val="21"/>
              </w:rPr>
            </w:pPr>
          </w:p>
        </w:tc>
        <w:tc>
          <w:tcPr>
            <w:tcW w:w="2668" w:type="dxa"/>
          </w:tcPr>
          <w:p w:rsidR="005234D5" w:rsidRPr="00CD6C93" w:rsidRDefault="005234D5" w:rsidP="00B80918">
            <w:pPr>
              <w:rPr>
                <w:rFonts w:ascii="宋体" w:hAnsi="宋体" w:cs="宋体"/>
                <w:color w:val="000000"/>
                <w:szCs w:val="21"/>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566A6" w:rsidRDefault="005234D5" w:rsidP="00B80918">
            <w:pPr>
              <w:rPr>
                <w:rFonts w:ascii="宋体" w:hAnsi="宋体"/>
              </w:rPr>
            </w:pPr>
            <w:r>
              <w:rPr>
                <w:rFonts w:ascii="宋体" w:hAnsi="宋体" w:hint="eastAsia"/>
              </w:rPr>
              <w:t>yfpdm</w:t>
            </w:r>
          </w:p>
        </w:tc>
        <w:tc>
          <w:tcPr>
            <w:tcW w:w="2296" w:type="dxa"/>
          </w:tcPr>
          <w:p w:rsidR="005234D5" w:rsidRDefault="005234D5" w:rsidP="00B80918">
            <w:pPr>
              <w:rPr>
                <w:rFonts w:ascii="宋体" w:hAnsi="宋体"/>
              </w:rPr>
            </w:pPr>
            <w:r>
              <w:rPr>
                <w:rFonts w:ascii="宋体" w:hAnsi="宋体" w:hint="eastAsia"/>
              </w:rPr>
              <w:t>原发票代码</w:t>
            </w:r>
          </w:p>
        </w:tc>
        <w:tc>
          <w:tcPr>
            <w:tcW w:w="721" w:type="dxa"/>
          </w:tcPr>
          <w:p w:rsidR="005234D5" w:rsidRPr="00D554BE" w:rsidRDefault="005234D5" w:rsidP="00B80918">
            <w:pPr>
              <w:rPr>
                <w:rFonts w:ascii="宋体" w:hAnsi="宋体"/>
              </w:rPr>
            </w:pPr>
            <w:r>
              <w:rPr>
                <w:rFonts w:ascii="宋体" w:hAnsi="宋体" w:hint="eastAsia"/>
              </w:rPr>
              <w:t>12</w:t>
            </w:r>
          </w:p>
        </w:tc>
        <w:tc>
          <w:tcPr>
            <w:tcW w:w="695" w:type="dxa"/>
          </w:tcPr>
          <w:p w:rsidR="005234D5" w:rsidRPr="00D554BE" w:rsidRDefault="005234D5" w:rsidP="00B80918">
            <w:pPr>
              <w:rPr>
                <w:rFonts w:ascii="宋体" w:hAnsi="宋体"/>
              </w:rPr>
            </w:pPr>
            <w:r>
              <w:rPr>
                <w:rFonts w:ascii="宋体" w:hAnsi="宋体" w:hint="eastAsia"/>
              </w:rPr>
              <w:t>否</w:t>
            </w:r>
          </w:p>
        </w:tc>
        <w:tc>
          <w:tcPr>
            <w:tcW w:w="2668" w:type="dxa"/>
          </w:tcPr>
          <w:p w:rsidR="005234D5" w:rsidRPr="00D554BE" w:rsidRDefault="005234D5" w:rsidP="00B80918">
            <w:pPr>
              <w:rPr>
                <w:rFonts w:ascii="宋体" w:hAnsi="宋体"/>
              </w:rPr>
            </w:pPr>
            <w:r>
              <w:rPr>
                <w:rFonts w:ascii="宋体" w:hAnsi="宋体" w:hint="eastAsia"/>
              </w:rPr>
              <w:t>负数发票时有效</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566A6" w:rsidRDefault="005234D5" w:rsidP="00B80918">
            <w:pPr>
              <w:rPr>
                <w:rFonts w:ascii="宋体" w:hAnsi="宋体"/>
              </w:rPr>
            </w:pPr>
            <w:r>
              <w:rPr>
                <w:rFonts w:ascii="宋体" w:hAnsi="宋体" w:hint="eastAsia"/>
              </w:rPr>
              <w:t>yfphm</w:t>
            </w:r>
          </w:p>
        </w:tc>
        <w:tc>
          <w:tcPr>
            <w:tcW w:w="2296" w:type="dxa"/>
          </w:tcPr>
          <w:p w:rsidR="005234D5" w:rsidRDefault="005234D5" w:rsidP="00B80918">
            <w:pPr>
              <w:rPr>
                <w:rFonts w:ascii="宋体" w:hAnsi="宋体"/>
              </w:rPr>
            </w:pPr>
            <w:r>
              <w:rPr>
                <w:rFonts w:ascii="宋体" w:hAnsi="宋体" w:hint="eastAsia"/>
              </w:rPr>
              <w:t>原发票号码</w:t>
            </w:r>
          </w:p>
        </w:tc>
        <w:tc>
          <w:tcPr>
            <w:tcW w:w="721" w:type="dxa"/>
          </w:tcPr>
          <w:p w:rsidR="005234D5" w:rsidRPr="00D554BE" w:rsidRDefault="005234D5" w:rsidP="00B80918">
            <w:pPr>
              <w:rPr>
                <w:rFonts w:ascii="宋体" w:hAnsi="宋体"/>
              </w:rPr>
            </w:pPr>
            <w:r>
              <w:rPr>
                <w:rFonts w:ascii="宋体" w:hAnsi="宋体" w:hint="eastAsia"/>
              </w:rPr>
              <w:t>8</w:t>
            </w:r>
          </w:p>
        </w:tc>
        <w:tc>
          <w:tcPr>
            <w:tcW w:w="695" w:type="dxa"/>
          </w:tcPr>
          <w:p w:rsidR="005234D5" w:rsidRPr="00D554BE" w:rsidRDefault="005234D5" w:rsidP="00B80918">
            <w:pPr>
              <w:rPr>
                <w:rFonts w:ascii="宋体" w:hAnsi="宋体"/>
              </w:rPr>
            </w:pPr>
            <w:r>
              <w:rPr>
                <w:rFonts w:ascii="宋体" w:hAnsi="宋体" w:hint="eastAsia"/>
              </w:rPr>
              <w:t>否</w:t>
            </w:r>
          </w:p>
        </w:tc>
        <w:tc>
          <w:tcPr>
            <w:tcW w:w="2668" w:type="dxa"/>
          </w:tcPr>
          <w:p w:rsidR="005234D5" w:rsidRPr="00D554BE" w:rsidRDefault="005234D5" w:rsidP="00B80918">
            <w:pPr>
              <w:rPr>
                <w:rFonts w:ascii="宋体" w:hAnsi="宋体"/>
              </w:rPr>
            </w:pPr>
            <w:r>
              <w:rPr>
                <w:rFonts w:ascii="宋体" w:hAnsi="宋体" w:hint="eastAsia"/>
              </w:rPr>
              <w:t>负数发票时有效</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Default="005234D5" w:rsidP="00B80918">
            <w:pPr>
              <w:rPr>
                <w:rFonts w:ascii="宋体" w:hAnsi="宋体"/>
              </w:rPr>
            </w:pPr>
            <w:r>
              <w:rPr>
                <w:rFonts w:ascii="宋体" w:hAnsi="宋体" w:hint="eastAsia"/>
              </w:rPr>
              <w:t>zfrq</w:t>
            </w:r>
          </w:p>
        </w:tc>
        <w:tc>
          <w:tcPr>
            <w:tcW w:w="2296" w:type="dxa"/>
          </w:tcPr>
          <w:p w:rsidR="005234D5" w:rsidRDefault="005234D5" w:rsidP="00B80918">
            <w:pPr>
              <w:rPr>
                <w:rFonts w:ascii="宋体" w:hAnsi="宋体"/>
              </w:rPr>
            </w:pPr>
            <w:r>
              <w:rPr>
                <w:rFonts w:ascii="宋体" w:hAnsi="宋体" w:hint="eastAsia"/>
              </w:rPr>
              <w:t>作废日期</w:t>
            </w:r>
          </w:p>
        </w:tc>
        <w:tc>
          <w:tcPr>
            <w:tcW w:w="721" w:type="dxa"/>
          </w:tcPr>
          <w:p w:rsidR="005234D5" w:rsidRPr="00D554BE" w:rsidRDefault="005234D5" w:rsidP="00B80918">
            <w:pPr>
              <w:rPr>
                <w:rFonts w:ascii="宋体" w:hAnsi="宋体"/>
              </w:rPr>
            </w:pPr>
            <w:r>
              <w:rPr>
                <w:rFonts w:ascii="宋体" w:hAnsi="宋体" w:hint="eastAsia"/>
              </w:rPr>
              <w:t>8</w:t>
            </w:r>
          </w:p>
        </w:tc>
        <w:tc>
          <w:tcPr>
            <w:tcW w:w="695" w:type="dxa"/>
          </w:tcPr>
          <w:p w:rsidR="005234D5" w:rsidRPr="00D554BE" w:rsidRDefault="005234D5" w:rsidP="00B80918">
            <w:pPr>
              <w:rPr>
                <w:rFonts w:ascii="宋体" w:hAnsi="宋体"/>
              </w:rPr>
            </w:pPr>
            <w:r>
              <w:rPr>
                <w:rFonts w:ascii="宋体" w:hAnsi="宋体" w:hint="eastAsia"/>
              </w:rPr>
              <w:t>否</w:t>
            </w:r>
          </w:p>
        </w:tc>
        <w:tc>
          <w:tcPr>
            <w:tcW w:w="2668" w:type="dxa"/>
          </w:tcPr>
          <w:p w:rsidR="005234D5" w:rsidRDefault="005234D5" w:rsidP="00B80918">
            <w:pPr>
              <w:rPr>
                <w:rFonts w:ascii="宋体" w:hAnsi="宋体"/>
              </w:rPr>
            </w:pPr>
            <w:r>
              <w:rPr>
                <w:rFonts w:ascii="宋体" w:hAnsi="宋体" w:hint="eastAsia"/>
              </w:rPr>
              <w:t>作废发票时有效，YYYYMMDD</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EB2809" w:rsidRDefault="005234D5" w:rsidP="00B80918">
            <w:pPr>
              <w:rPr>
                <w:rFonts w:ascii="宋体" w:hAnsi="宋体"/>
              </w:rPr>
            </w:pPr>
            <w:r w:rsidRPr="00EB2809">
              <w:rPr>
                <w:rFonts w:ascii="宋体" w:hAnsi="宋体" w:hint="eastAsia"/>
              </w:rPr>
              <w:t>zfr</w:t>
            </w:r>
          </w:p>
        </w:tc>
        <w:tc>
          <w:tcPr>
            <w:tcW w:w="2296" w:type="dxa"/>
          </w:tcPr>
          <w:p w:rsidR="005234D5" w:rsidRPr="00EB2809" w:rsidRDefault="005234D5" w:rsidP="00B80918">
            <w:pPr>
              <w:rPr>
                <w:rFonts w:ascii="宋体" w:hAnsi="宋体"/>
              </w:rPr>
            </w:pPr>
            <w:r w:rsidRPr="00EB2809">
              <w:rPr>
                <w:rFonts w:ascii="宋体" w:hAnsi="宋体" w:hint="eastAsia"/>
              </w:rPr>
              <w:t>作废人</w:t>
            </w:r>
          </w:p>
        </w:tc>
        <w:tc>
          <w:tcPr>
            <w:tcW w:w="721" w:type="dxa"/>
          </w:tcPr>
          <w:p w:rsidR="005234D5" w:rsidRPr="00EB2809" w:rsidRDefault="005234D5" w:rsidP="00B80918">
            <w:pPr>
              <w:rPr>
                <w:rFonts w:ascii="宋体" w:hAnsi="宋体"/>
              </w:rPr>
            </w:pPr>
            <w:r w:rsidRPr="00EB2809">
              <w:rPr>
                <w:rFonts w:ascii="宋体" w:hAnsi="宋体" w:hint="eastAsia"/>
              </w:rPr>
              <w:t>20</w:t>
            </w:r>
          </w:p>
        </w:tc>
        <w:tc>
          <w:tcPr>
            <w:tcW w:w="695" w:type="dxa"/>
          </w:tcPr>
          <w:p w:rsidR="005234D5" w:rsidRPr="00EB2809" w:rsidRDefault="005234D5" w:rsidP="00B80918">
            <w:pPr>
              <w:rPr>
                <w:rFonts w:ascii="宋体" w:hAnsi="宋体"/>
              </w:rPr>
            </w:pPr>
            <w:r w:rsidRPr="00EB2809">
              <w:rPr>
                <w:rFonts w:ascii="宋体" w:hAnsi="宋体" w:hint="eastAsia"/>
              </w:rPr>
              <w:t>否</w:t>
            </w:r>
          </w:p>
        </w:tc>
        <w:tc>
          <w:tcPr>
            <w:tcW w:w="2668" w:type="dxa"/>
          </w:tcPr>
          <w:p w:rsidR="005234D5" w:rsidRPr="00EB2809" w:rsidRDefault="005234D5" w:rsidP="00B80918">
            <w:pPr>
              <w:rPr>
                <w:rFonts w:ascii="宋体" w:hAnsi="宋体"/>
              </w:rPr>
            </w:pPr>
            <w:r w:rsidRPr="00EB2809">
              <w:rPr>
                <w:rFonts w:ascii="宋体" w:hAnsi="宋体" w:hint="eastAsia"/>
              </w:rPr>
              <w:t>作废发票时有效</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EB2809" w:rsidRDefault="005234D5" w:rsidP="00B80918">
            <w:pPr>
              <w:rPr>
                <w:rFonts w:ascii="宋体" w:hAnsi="宋体"/>
              </w:rPr>
            </w:pPr>
            <w:r w:rsidRPr="00EB2809">
              <w:rPr>
                <w:rFonts w:ascii="宋体" w:hAnsi="宋体" w:hint="eastAsia"/>
              </w:rPr>
              <w:t>qmcs</w:t>
            </w:r>
          </w:p>
        </w:tc>
        <w:tc>
          <w:tcPr>
            <w:tcW w:w="2296" w:type="dxa"/>
          </w:tcPr>
          <w:p w:rsidR="005234D5" w:rsidRPr="00EB2809" w:rsidRDefault="005234D5" w:rsidP="00B80918">
            <w:pPr>
              <w:rPr>
                <w:rFonts w:ascii="宋体" w:hAnsi="宋体"/>
              </w:rPr>
            </w:pPr>
            <w:r w:rsidRPr="00EB2809">
              <w:rPr>
                <w:rFonts w:ascii="宋体" w:hAnsi="宋体" w:hint="eastAsia"/>
              </w:rPr>
              <w:t>签名参数</w:t>
            </w:r>
          </w:p>
        </w:tc>
        <w:tc>
          <w:tcPr>
            <w:tcW w:w="721" w:type="dxa"/>
          </w:tcPr>
          <w:p w:rsidR="005234D5" w:rsidRPr="00EB2809" w:rsidRDefault="005234D5" w:rsidP="00B80918">
            <w:pPr>
              <w:rPr>
                <w:rFonts w:ascii="宋体" w:hAnsi="宋体"/>
              </w:rPr>
            </w:pPr>
            <w:r w:rsidRPr="00EB2809">
              <w:rPr>
                <w:rFonts w:ascii="宋体" w:hAnsi="宋体" w:hint="eastAsia"/>
              </w:rPr>
              <w:t>16</w:t>
            </w:r>
          </w:p>
        </w:tc>
        <w:tc>
          <w:tcPr>
            <w:tcW w:w="695" w:type="dxa"/>
          </w:tcPr>
          <w:p w:rsidR="005234D5" w:rsidRPr="00EB2809" w:rsidRDefault="005234D5" w:rsidP="00B80918">
            <w:pPr>
              <w:rPr>
                <w:rFonts w:ascii="宋体" w:hAnsi="宋体"/>
              </w:rPr>
            </w:pPr>
            <w:r w:rsidRPr="00EB2809">
              <w:rPr>
                <w:rFonts w:ascii="宋体" w:hAnsi="宋体" w:hint="eastAsia"/>
              </w:rPr>
              <w:t>否</w:t>
            </w:r>
          </w:p>
        </w:tc>
        <w:tc>
          <w:tcPr>
            <w:tcW w:w="2668" w:type="dxa"/>
          </w:tcPr>
          <w:p w:rsidR="005234D5" w:rsidRPr="00EB2809"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EB2809" w:rsidRDefault="005234D5" w:rsidP="00B80918">
            <w:pPr>
              <w:rPr>
                <w:rFonts w:ascii="宋体" w:hAnsi="宋体"/>
              </w:rPr>
            </w:pPr>
            <w:r w:rsidRPr="00EB2809">
              <w:rPr>
                <w:rFonts w:ascii="宋体" w:hAnsi="宋体" w:hint="eastAsia"/>
              </w:rPr>
              <w:t>qmz</w:t>
            </w:r>
          </w:p>
        </w:tc>
        <w:tc>
          <w:tcPr>
            <w:tcW w:w="2296" w:type="dxa"/>
          </w:tcPr>
          <w:p w:rsidR="005234D5" w:rsidRPr="00EB2809" w:rsidRDefault="005234D5" w:rsidP="00B80918">
            <w:pPr>
              <w:rPr>
                <w:rFonts w:ascii="宋体" w:hAnsi="宋体"/>
              </w:rPr>
            </w:pPr>
            <w:proofErr w:type="gramStart"/>
            <w:r w:rsidRPr="00EB2809">
              <w:rPr>
                <w:rFonts w:ascii="宋体" w:hAnsi="宋体" w:hint="eastAsia"/>
              </w:rPr>
              <w:t>签名值</w:t>
            </w:r>
            <w:proofErr w:type="gramEnd"/>
          </w:p>
        </w:tc>
        <w:tc>
          <w:tcPr>
            <w:tcW w:w="721" w:type="dxa"/>
          </w:tcPr>
          <w:p w:rsidR="005234D5" w:rsidRPr="00EB2809" w:rsidRDefault="005234D5" w:rsidP="00B80918">
            <w:pPr>
              <w:rPr>
                <w:rFonts w:ascii="宋体" w:hAnsi="宋体"/>
              </w:rPr>
            </w:pPr>
          </w:p>
        </w:tc>
        <w:tc>
          <w:tcPr>
            <w:tcW w:w="695" w:type="dxa"/>
          </w:tcPr>
          <w:p w:rsidR="005234D5" w:rsidRPr="00EB2809" w:rsidRDefault="005234D5" w:rsidP="00B80918">
            <w:pPr>
              <w:rPr>
                <w:rFonts w:ascii="宋体" w:hAnsi="宋体"/>
              </w:rPr>
            </w:pPr>
            <w:r w:rsidRPr="00EB2809">
              <w:rPr>
                <w:rFonts w:ascii="宋体" w:hAnsi="宋体" w:hint="eastAsia"/>
              </w:rPr>
              <w:t>否</w:t>
            </w:r>
          </w:p>
        </w:tc>
        <w:tc>
          <w:tcPr>
            <w:tcW w:w="2668" w:type="dxa"/>
          </w:tcPr>
          <w:p w:rsidR="005234D5" w:rsidRPr="00EB2809" w:rsidRDefault="005234D5" w:rsidP="00B80918">
            <w:pPr>
              <w:rPr>
                <w:rFonts w:ascii="宋体" w:hAnsi="宋体"/>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EB2809" w:rsidRDefault="005234D5" w:rsidP="00B80918">
            <w:pPr>
              <w:rPr>
                <w:rFonts w:ascii="宋体" w:hAnsi="宋体"/>
              </w:rPr>
            </w:pPr>
            <w:r>
              <w:rPr>
                <w:rFonts w:ascii="宋体" w:hAnsi="宋体" w:hint="eastAsia"/>
              </w:rPr>
              <w:t>ykfsje</w:t>
            </w:r>
          </w:p>
        </w:tc>
        <w:tc>
          <w:tcPr>
            <w:tcW w:w="2296" w:type="dxa"/>
          </w:tcPr>
          <w:p w:rsidR="005234D5" w:rsidRPr="00EB2809" w:rsidRDefault="005234D5" w:rsidP="00B80918">
            <w:pPr>
              <w:rPr>
                <w:rFonts w:ascii="宋体" w:hAnsi="宋体"/>
              </w:rPr>
            </w:pPr>
            <w:r>
              <w:rPr>
                <w:rFonts w:ascii="宋体" w:hAnsi="宋体" w:hint="eastAsia"/>
              </w:rPr>
              <w:t>已开负数金额</w:t>
            </w:r>
          </w:p>
        </w:tc>
        <w:tc>
          <w:tcPr>
            <w:tcW w:w="721" w:type="dxa"/>
          </w:tcPr>
          <w:p w:rsidR="005234D5" w:rsidRPr="00EB2809" w:rsidRDefault="005234D5" w:rsidP="00B80918">
            <w:pPr>
              <w:rPr>
                <w:rFonts w:ascii="宋体" w:hAnsi="宋体"/>
              </w:rPr>
            </w:pPr>
            <w:r>
              <w:rPr>
                <w:rFonts w:ascii="宋体" w:hAnsi="宋体" w:hint="eastAsia"/>
              </w:rPr>
              <w:t>12</w:t>
            </w:r>
          </w:p>
        </w:tc>
        <w:tc>
          <w:tcPr>
            <w:tcW w:w="695" w:type="dxa"/>
          </w:tcPr>
          <w:p w:rsidR="005234D5" w:rsidRPr="00EB2809" w:rsidRDefault="005234D5" w:rsidP="00B80918">
            <w:pPr>
              <w:rPr>
                <w:rFonts w:ascii="宋体" w:hAnsi="宋体"/>
              </w:rPr>
            </w:pPr>
            <w:r>
              <w:rPr>
                <w:rFonts w:ascii="宋体" w:hAnsi="宋体" w:hint="eastAsia"/>
              </w:rPr>
              <w:t>否</w:t>
            </w:r>
          </w:p>
        </w:tc>
        <w:tc>
          <w:tcPr>
            <w:tcW w:w="2668" w:type="dxa"/>
          </w:tcPr>
          <w:p w:rsidR="005234D5" w:rsidRPr="00EB2809" w:rsidRDefault="005234D5" w:rsidP="00B80918">
            <w:pPr>
              <w:rPr>
                <w:rFonts w:ascii="宋体" w:hAnsi="宋体"/>
              </w:rPr>
            </w:pPr>
          </w:p>
        </w:tc>
      </w:tr>
      <w:tr w:rsidR="00346139" w:rsidRPr="00D554BE" w:rsidTr="00B80918">
        <w:tc>
          <w:tcPr>
            <w:tcW w:w="665" w:type="dxa"/>
          </w:tcPr>
          <w:p w:rsidR="00346139" w:rsidRPr="00D554BE" w:rsidRDefault="00346139" w:rsidP="00155A4C">
            <w:pPr>
              <w:numPr>
                <w:ilvl w:val="0"/>
                <w:numId w:val="46"/>
              </w:numPr>
              <w:jc w:val="center"/>
              <w:rPr>
                <w:rFonts w:ascii="宋体" w:hAnsi="宋体"/>
              </w:rPr>
            </w:pPr>
          </w:p>
        </w:tc>
        <w:tc>
          <w:tcPr>
            <w:tcW w:w="1477" w:type="dxa"/>
          </w:tcPr>
          <w:p w:rsidR="00346139" w:rsidRPr="00B6635B" w:rsidRDefault="00346139" w:rsidP="00B80918">
            <w:pPr>
              <w:rPr>
                <w:rFonts w:ascii="Courier" w:hAnsi="Courier"/>
                <w:szCs w:val="21"/>
              </w:rPr>
            </w:pPr>
            <w:r w:rsidRPr="00B6635B">
              <w:rPr>
                <w:rFonts w:ascii="Courier" w:hAnsi="Courier" w:hint="eastAsia"/>
                <w:szCs w:val="21"/>
              </w:rPr>
              <w:t>yqjg</w:t>
            </w:r>
          </w:p>
        </w:tc>
        <w:tc>
          <w:tcPr>
            <w:tcW w:w="2296" w:type="dxa"/>
          </w:tcPr>
          <w:p w:rsidR="00346139" w:rsidRPr="00B6635B" w:rsidRDefault="00346139" w:rsidP="00B80918">
            <w:pPr>
              <w:rPr>
                <w:rFonts w:ascii="Courier" w:hAnsi="Courier"/>
                <w:szCs w:val="21"/>
              </w:rPr>
            </w:pPr>
            <w:r w:rsidRPr="00B6635B">
              <w:rPr>
                <w:rFonts w:ascii="Courier" w:hAnsi="Courier" w:hint="eastAsia"/>
                <w:szCs w:val="21"/>
              </w:rPr>
              <w:t>验</w:t>
            </w:r>
            <w:proofErr w:type="gramStart"/>
            <w:r w:rsidRPr="00B6635B">
              <w:rPr>
                <w:rFonts w:ascii="Courier" w:hAnsi="Courier" w:hint="eastAsia"/>
                <w:szCs w:val="21"/>
              </w:rPr>
              <w:t>签结果</w:t>
            </w:r>
            <w:proofErr w:type="gramEnd"/>
          </w:p>
        </w:tc>
        <w:tc>
          <w:tcPr>
            <w:tcW w:w="721" w:type="dxa"/>
          </w:tcPr>
          <w:p w:rsidR="00346139" w:rsidRPr="00B6635B" w:rsidRDefault="00346139" w:rsidP="00B80918">
            <w:pPr>
              <w:rPr>
                <w:rFonts w:ascii="宋体" w:hAnsi="宋体"/>
                <w:sz w:val="24"/>
                <w:szCs w:val="24"/>
              </w:rPr>
            </w:pPr>
            <w:r w:rsidRPr="00B6635B">
              <w:rPr>
                <w:rFonts w:ascii="宋体" w:hAnsi="宋体" w:hint="eastAsia"/>
                <w:sz w:val="24"/>
                <w:szCs w:val="24"/>
              </w:rPr>
              <w:t>10</w:t>
            </w:r>
          </w:p>
        </w:tc>
        <w:tc>
          <w:tcPr>
            <w:tcW w:w="695" w:type="dxa"/>
          </w:tcPr>
          <w:p w:rsidR="00346139" w:rsidRPr="00B6635B" w:rsidRDefault="00346139" w:rsidP="00B80918">
            <w:pPr>
              <w:rPr>
                <w:rFonts w:ascii="宋体" w:hAnsi="宋体" w:cs="宋体"/>
                <w:sz w:val="24"/>
                <w:szCs w:val="24"/>
              </w:rPr>
            </w:pPr>
            <w:r w:rsidRPr="00B6635B">
              <w:rPr>
                <w:rFonts w:ascii="宋体" w:hAnsi="宋体" w:cs="宋体" w:hint="eastAsia"/>
                <w:sz w:val="24"/>
                <w:szCs w:val="24"/>
              </w:rPr>
              <w:t>否</w:t>
            </w:r>
          </w:p>
        </w:tc>
        <w:tc>
          <w:tcPr>
            <w:tcW w:w="2668" w:type="dxa"/>
          </w:tcPr>
          <w:p w:rsidR="00346139" w:rsidRPr="00B6635B" w:rsidRDefault="00346139" w:rsidP="00B80918">
            <w:pPr>
              <w:rPr>
                <w:rFonts w:ascii="宋体" w:hAnsi="宋体" w:cs="宋体"/>
                <w:sz w:val="24"/>
                <w:szCs w:val="21"/>
              </w:rPr>
            </w:pPr>
            <w:r w:rsidRPr="00B6635B">
              <w:rPr>
                <w:rFonts w:ascii="宋体" w:hAnsi="宋体" w:cs="宋体" w:hint="eastAsia"/>
                <w:sz w:val="24"/>
                <w:szCs w:val="21"/>
              </w:rPr>
              <w:t>0：验签失败</w:t>
            </w:r>
          </w:p>
          <w:p w:rsidR="00346139" w:rsidRPr="00B6635B" w:rsidRDefault="00346139" w:rsidP="00B80918">
            <w:pPr>
              <w:rPr>
                <w:rFonts w:ascii="宋体" w:hAnsi="宋体" w:cs="宋体"/>
                <w:sz w:val="24"/>
                <w:szCs w:val="24"/>
              </w:rPr>
            </w:pPr>
            <w:r w:rsidRPr="00B6635B">
              <w:rPr>
                <w:rFonts w:ascii="宋体" w:hAnsi="宋体" w:cs="宋体" w:hint="eastAsia"/>
                <w:sz w:val="24"/>
                <w:szCs w:val="21"/>
              </w:rPr>
              <w:t>1：验</w:t>
            </w:r>
            <w:proofErr w:type="gramStart"/>
            <w:r w:rsidRPr="00B6635B">
              <w:rPr>
                <w:rFonts w:ascii="宋体" w:hAnsi="宋体" w:cs="宋体" w:hint="eastAsia"/>
                <w:sz w:val="24"/>
                <w:szCs w:val="21"/>
              </w:rPr>
              <w:t>签成功</w:t>
            </w:r>
            <w:proofErr w:type="gramEnd"/>
          </w:p>
        </w:tc>
      </w:tr>
      <w:tr w:rsidR="008C18CC" w:rsidRPr="00D554BE" w:rsidTr="00B80918">
        <w:tc>
          <w:tcPr>
            <w:tcW w:w="665" w:type="dxa"/>
          </w:tcPr>
          <w:p w:rsidR="008C18CC" w:rsidRPr="00D554BE" w:rsidRDefault="008C18CC" w:rsidP="00155A4C">
            <w:pPr>
              <w:numPr>
                <w:ilvl w:val="0"/>
                <w:numId w:val="46"/>
              </w:numPr>
              <w:jc w:val="center"/>
              <w:rPr>
                <w:rFonts w:ascii="宋体" w:hAnsi="宋体"/>
              </w:rPr>
            </w:pPr>
          </w:p>
        </w:tc>
        <w:tc>
          <w:tcPr>
            <w:tcW w:w="1477" w:type="dxa"/>
          </w:tcPr>
          <w:p w:rsidR="008C18CC" w:rsidRDefault="008C18CC" w:rsidP="00B80918">
            <w:pPr>
              <w:rPr>
                <w:rFonts w:ascii="Courier" w:hAnsi="Courier"/>
                <w:szCs w:val="21"/>
              </w:rPr>
            </w:pPr>
            <w:r>
              <w:rPr>
                <w:rFonts w:ascii="Courier" w:hAnsi="Courier" w:hint="eastAsia"/>
                <w:szCs w:val="21"/>
              </w:rPr>
              <w:t>ewm</w:t>
            </w:r>
          </w:p>
        </w:tc>
        <w:tc>
          <w:tcPr>
            <w:tcW w:w="2296" w:type="dxa"/>
          </w:tcPr>
          <w:p w:rsidR="008C18CC" w:rsidRDefault="008C18CC" w:rsidP="00B80918">
            <w:pPr>
              <w:rPr>
                <w:rFonts w:ascii="Courier" w:hAnsi="Courier"/>
                <w:szCs w:val="21"/>
              </w:rPr>
            </w:pPr>
            <w:proofErr w:type="gramStart"/>
            <w:r>
              <w:rPr>
                <w:rFonts w:ascii="Courier" w:hAnsi="Courier" w:hint="eastAsia"/>
                <w:szCs w:val="21"/>
              </w:rPr>
              <w:t>二维码</w:t>
            </w:r>
            <w:proofErr w:type="gramEnd"/>
          </w:p>
        </w:tc>
        <w:tc>
          <w:tcPr>
            <w:tcW w:w="721" w:type="dxa"/>
          </w:tcPr>
          <w:p w:rsidR="008C18CC" w:rsidRPr="004D1D61" w:rsidRDefault="008C18CC" w:rsidP="00B80918">
            <w:pPr>
              <w:rPr>
                <w:rFonts w:ascii="宋体" w:hAnsi="宋体"/>
                <w:color w:val="000000"/>
                <w:sz w:val="24"/>
                <w:szCs w:val="24"/>
              </w:rPr>
            </w:pPr>
            <w:r>
              <w:rPr>
                <w:rFonts w:ascii="宋体" w:hAnsi="宋体" w:hint="eastAsia"/>
                <w:color w:val="000000"/>
                <w:sz w:val="24"/>
                <w:szCs w:val="24"/>
              </w:rPr>
              <w:t>1200</w:t>
            </w:r>
          </w:p>
        </w:tc>
        <w:tc>
          <w:tcPr>
            <w:tcW w:w="695" w:type="dxa"/>
          </w:tcPr>
          <w:p w:rsidR="008C18CC" w:rsidRPr="004D1D61" w:rsidRDefault="008C18CC" w:rsidP="00B80918">
            <w:pPr>
              <w:rPr>
                <w:rFonts w:ascii="宋体" w:hAnsi="宋体" w:cs="宋体"/>
                <w:color w:val="000000"/>
                <w:sz w:val="24"/>
                <w:szCs w:val="24"/>
              </w:rPr>
            </w:pPr>
            <w:r>
              <w:rPr>
                <w:rFonts w:ascii="宋体" w:hAnsi="宋体" w:cs="宋体" w:hint="eastAsia"/>
                <w:color w:val="000000"/>
                <w:sz w:val="24"/>
                <w:szCs w:val="24"/>
              </w:rPr>
              <w:t>否</w:t>
            </w:r>
          </w:p>
        </w:tc>
        <w:tc>
          <w:tcPr>
            <w:tcW w:w="2668" w:type="dxa"/>
          </w:tcPr>
          <w:p w:rsidR="008C18CC" w:rsidRDefault="008C18CC" w:rsidP="00B80918">
            <w:pPr>
              <w:rPr>
                <w:rFonts w:ascii="Courier" w:hAnsi="Courier"/>
                <w:szCs w:val="21"/>
              </w:rPr>
            </w:pP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566A6" w:rsidRDefault="005234D5" w:rsidP="00B80918">
            <w:pPr>
              <w:rPr>
                <w:rFonts w:ascii="宋体" w:hAnsi="宋体"/>
              </w:rPr>
            </w:pPr>
            <w:r w:rsidRPr="00B566A6">
              <w:rPr>
                <w:rFonts w:ascii="宋体" w:hAnsi="宋体"/>
              </w:rPr>
              <w:t>returncode</w:t>
            </w:r>
          </w:p>
        </w:tc>
        <w:tc>
          <w:tcPr>
            <w:tcW w:w="2296" w:type="dxa"/>
          </w:tcPr>
          <w:p w:rsidR="005234D5" w:rsidRPr="00B566A6" w:rsidRDefault="005234D5" w:rsidP="00B80918">
            <w:pPr>
              <w:rPr>
                <w:rFonts w:ascii="宋体" w:hAnsi="宋体"/>
              </w:rPr>
            </w:pPr>
            <w:r w:rsidRPr="00B566A6">
              <w:rPr>
                <w:rFonts w:ascii="宋体" w:hAnsi="宋体" w:hint="eastAsia"/>
              </w:rPr>
              <w:t>返回代码</w:t>
            </w:r>
          </w:p>
        </w:tc>
        <w:tc>
          <w:tcPr>
            <w:tcW w:w="721" w:type="dxa"/>
          </w:tcPr>
          <w:p w:rsidR="005234D5" w:rsidRPr="00D554BE" w:rsidRDefault="005234D5" w:rsidP="00B80918">
            <w:pPr>
              <w:rPr>
                <w:rFonts w:ascii="宋体" w:hAnsi="宋体"/>
              </w:rPr>
            </w:pPr>
          </w:p>
        </w:tc>
        <w:tc>
          <w:tcPr>
            <w:tcW w:w="695" w:type="dxa"/>
          </w:tcPr>
          <w:p w:rsidR="005234D5" w:rsidRPr="00D554BE" w:rsidRDefault="005234D5" w:rsidP="00B80918">
            <w:pPr>
              <w:rPr>
                <w:rFonts w:ascii="宋体" w:hAnsi="宋体"/>
              </w:rPr>
            </w:pPr>
            <w:r w:rsidRPr="00D554BE">
              <w:rPr>
                <w:rFonts w:ascii="宋体" w:hAnsi="宋体" w:hint="eastAsia"/>
              </w:rPr>
              <w:t>是</w:t>
            </w:r>
          </w:p>
        </w:tc>
        <w:tc>
          <w:tcPr>
            <w:tcW w:w="2668" w:type="dxa"/>
          </w:tcPr>
          <w:p w:rsidR="005234D5" w:rsidRPr="00D554BE" w:rsidRDefault="005234D5" w:rsidP="00B80918">
            <w:pPr>
              <w:rPr>
                <w:rFonts w:ascii="宋体" w:hAnsi="宋体"/>
              </w:rPr>
            </w:pPr>
            <w:r>
              <w:rPr>
                <w:rFonts w:ascii="宋体" w:hAnsi="宋体" w:hint="eastAsia"/>
              </w:rPr>
              <w:t>0表示成功，其它失败</w:t>
            </w:r>
          </w:p>
        </w:tc>
      </w:tr>
      <w:tr w:rsidR="005234D5" w:rsidRPr="00D554BE" w:rsidTr="00B80918">
        <w:tc>
          <w:tcPr>
            <w:tcW w:w="665" w:type="dxa"/>
          </w:tcPr>
          <w:p w:rsidR="005234D5" w:rsidRPr="00D554BE" w:rsidRDefault="005234D5" w:rsidP="00155A4C">
            <w:pPr>
              <w:numPr>
                <w:ilvl w:val="0"/>
                <w:numId w:val="46"/>
              </w:numPr>
              <w:jc w:val="center"/>
              <w:rPr>
                <w:rFonts w:ascii="宋体" w:hAnsi="宋体"/>
              </w:rPr>
            </w:pPr>
          </w:p>
        </w:tc>
        <w:tc>
          <w:tcPr>
            <w:tcW w:w="1477" w:type="dxa"/>
          </w:tcPr>
          <w:p w:rsidR="005234D5" w:rsidRPr="00B566A6" w:rsidRDefault="005234D5" w:rsidP="00B80918">
            <w:pPr>
              <w:rPr>
                <w:rFonts w:ascii="宋体" w:hAnsi="宋体"/>
              </w:rPr>
            </w:pPr>
            <w:r w:rsidRPr="00B566A6">
              <w:rPr>
                <w:rFonts w:ascii="宋体" w:hAnsi="宋体" w:hint="eastAsia"/>
              </w:rPr>
              <w:t>returnmsg</w:t>
            </w:r>
          </w:p>
        </w:tc>
        <w:tc>
          <w:tcPr>
            <w:tcW w:w="2296" w:type="dxa"/>
          </w:tcPr>
          <w:p w:rsidR="005234D5" w:rsidRPr="00B566A6" w:rsidRDefault="005234D5" w:rsidP="00B80918">
            <w:pPr>
              <w:rPr>
                <w:rFonts w:ascii="宋体" w:hAnsi="宋体"/>
              </w:rPr>
            </w:pPr>
            <w:r w:rsidRPr="00B566A6">
              <w:rPr>
                <w:rFonts w:ascii="宋体" w:hAnsi="宋体" w:hint="eastAsia"/>
              </w:rPr>
              <w:t>返回信息</w:t>
            </w:r>
          </w:p>
        </w:tc>
        <w:tc>
          <w:tcPr>
            <w:tcW w:w="721" w:type="dxa"/>
          </w:tcPr>
          <w:p w:rsidR="005234D5" w:rsidRPr="00D554BE" w:rsidRDefault="005234D5" w:rsidP="00B80918">
            <w:pPr>
              <w:rPr>
                <w:rFonts w:ascii="宋体" w:hAnsi="宋体"/>
              </w:rPr>
            </w:pPr>
          </w:p>
        </w:tc>
        <w:tc>
          <w:tcPr>
            <w:tcW w:w="695" w:type="dxa"/>
          </w:tcPr>
          <w:p w:rsidR="005234D5" w:rsidRPr="00D554BE" w:rsidRDefault="005234D5" w:rsidP="00B80918">
            <w:pPr>
              <w:rPr>
                <w:rFonts w:ascii="宋体" w:hAnsi="宋体"/>
              </w:rPr>
            </w:pPr>
            <w:r w:rsidRPr="00D554BE">
              <w:rPr>
                <w:rFonts w:ascii="宋体" w:hAnsi="宋体" w:hint="eastAsia"/>
              </w:rPr>
              <w:t>是</w:t>
            </w:r>
          </w:p>
        </w:tc>
        <w:tc>
          <w:tcPr>
            <w:tcW w:w="2668" w:type="dxa"/>
          </w:tcPr>
          <w:p w:rsidR="005234D5" w:rsidRPr="00D554BE" w:rsidRDefault="005234D5" w:rsidP="00B80918">
            <w:pPr>
              <w:rPr>
                <w:rFonts w:ascii="宋体" w:hAnsi="宋体"/>
              </w:rPr>
            </w:pPr>
          </w:p>
        </w:tc>
      </w:tr>
    </w:tbl>
    <w:p w:rsidR="00931EE8" w:rsidRPr="00B6635B" w:rsidRDefault="00931EE8" w:rsidP="00931EE8">
      <w:pPr>
        <w:pStyle w:val="2"/>
        <w:rPr>
          <w:sz w:val="28"/>
        </w:rPr>
      </w:pPr>
      <w:bookmarkStart w:id="87" w:name="_Toc15310133"/>
      <w:r w:rsidRPr="00B6635B">
        <w:rPr>
          <w:rFonts w:hint="eastAsia"/>
          <w:sz w:val="28"/>
        </w:rPr>
        <w:lastRenderedPageBreak/>
        <w:t>红字信息</w:t>
      </w:r>
      <w:proofErr w:type="gramStart"/>
      <w:r w:rsidRPr="00B6635B">
        <w:rPr>
          <w:rFonts w:hint="eastAsia"/>
          <w:sz w:val="28"/>
        </w:rPr>
        <w:t>表申请</w:t>
      </w:r>
      <w:proofErr w:type="gramEnd"/>
      <w:r w:rsidRPr="00B6635B">
        <w:rPr>
          <w:rFonts w:hint="eastAsia"/>
          <w:sz w:val="28"/>
        </w:rPr>
        <w:t>与查询</w:t>
      </w:r>
      <w:bookmarkEnd w:id="81"/>
      <w:bookmarkEnd w:id="87"/>
    </w:p>
    <w:p w:rsidR="00931EE8" w:rsidRPr="002652A6" w:rsidRDefault="00931EE8" w:rsidP="00931EE8">
      <w:pPr>
        <w:pStyle w:val="af4"/>
        <w:keepNext/>
        <w:keepLines/>
        <w:numPr>
          <w:ilvl w:val="2"/>
          <w:numId w:val="2"/>
        </w:numPr>
        <w:spacing w:before="280" w:after="290" w:line="376" w:lineRule="auto"/>
        <w:ind w:firstLineChars="0"/>
        <w:outlineLvl w:val="3"/>
        <w:rPr>
          <w:rFonts w:ascii="Arial" w:eastAsia="黑体" w:hAnsi="Arial"/>
          <w:b/>
          <w:bCs/>
          <w:vanish/>
          <w:sz w:val="28"/>
          <w:szCs w:val="28"/>
        </w:rPr>
      </w:pPr>
    </w:p>
    <w:p w:rsidR="00931EE8" w:rsidRPr="002652A6" w:rsidRDefault="00931EE8" w:rsidP="00931EE8">
      <w:pPr>
        <w:pStyle w:val="3"/>
        <w:ind w:left="0"/>
      </w:pPr>
      <w:r w:rsidRPr="002652A6">
        <w:rPr>
          <w:rFonts w:hint="eastAsia"/>
        </w:rPr>
        <w:t>接口说明</w:t>
      </w:r>
    </w:p>
    <w:p w:rsidR="00931EE8" w:rsidRPr="00AA52FB" w:rsidRDefault="00931EE8" w:rsidP="00931EE8">
      <w:pPr>
        <w:spacing w:line="360" w:lineRule="auto"/>
        <w:ind w:firstLineChars="202" w:firstLine="485"/>
        <w:rPr>
          <w:color w:val="000000" w:themeColor="text1"/>
          <w:sz w:val="24"/>
          <w:szCs w:val="21"/>
        </w:rPr>
      </w:pPr>
      <w:r w:rsidRPr="00AA52FB">
        <w:rPr>
          <w:rFonts w:hint="eastAsia"/>
          <w:color w:val="000000" w:themeColor="text1"/>
          <w:sz w:val="24"/>
          <w:szCs w:val="21"/>
        </w:rPr>
        <w:t>企业核心业务系统通过调用此接口将需要开具的红字信息表内容传递给税控管理系统，然后通过税控管理系统将红字信息表内容上传税务局端并获取反馈信息（跨省反馈滞后），再通过此接口</w:t>
      </w:r>
      <w:r>
        <w:rPr>
          <w:rFonts w:hint="eastAsia"/>
          <w:color w:val="000000" w:themeColor="text1"/>
          <w:sz w:val="24"/>
          <w:szCs w:val="21"/>
        </w:rPr>
        <w:t>从税控管理系统中提取</w:t>
      </w:r>
      <w:r w:rsidRPr="00AA52FB">
        <w:rPr>
          <w:rFonts w:hint="eastAsia"/>
          <w:color w:val="000000" w:themeColor="text1"/>
          <w:sz w:val="24"/>
          <w:szCs w:val="21"/>
        </w:rPr>
        <w:t>税局反馈红字信息内容。</w:t>
      </w:r>
    </w:p>
    <w:p w:rsidR="00931EE8" w:rsidRPr="002652A6" w:rsidRDefault="00931EE8" w:rsidP="00931EE8">
      <w:pPr>
        <w:pStyle w:val="3"/>
        <w:ind w:left="0"/>
      </w:pPr>
      <w:r w:rsidRPr="002652A6">
        <w:rPr>
          <w:rFonts w:hint="eastAsia"/>
        </w:rPr>
        <w:t>请求数据</w:t>
      </w:r>
    </w:p>
    <w:p w:rsidR="00931EE8" w:rsidRPr="004D1D61" w:rsidRDefault="00931EE8" w:rsidP="00931EE8">
      <w:pPr>
        <w:spacing w:line="360" w:lineRule="auto"/>
        <w:rPr>
          <w:b/>
          <w:sz w:val="24"/>
          <w:szCs w:val="21"/>
        </w:rPr>
      </w:pPr>
      <w:r w:rsidRPr="004D1D61">
        <w:rPr>
          <w:rFonts w:hint="eastAsia"/>
          <w:b/>
          <w:sz w:val="24"/>
          <w:szCs w:val="21"/>
        </w:rPr>
        <w:t>请求报文</w:t>
      </w:r>
      <w:r w:rsidRPr="004D1D61">
        <w:rPr>
          <w:rFonts w:hint="eastAsia"/>
          <w:b/>
          <w:sz w:val="24"/>
          <w:szCs w:val="21"/>
        </w:rPr>
        <w:t>:</w:t>
      </w:r>
    </w:p>
    <w:p w:rsidR="00931EE8" w:rsidRDefault="00931EE8" w:rsidP="00931EE8">
      <w:pPr>
        <w:pStyle w:val="ab"/>
        <w:spacing w:line="240" w:lineRule="auto"/>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931EE8" w:rsidRDefault="00931EE8" w:rsidP="00931EE8">
      <w:pPr>
        <w:pStyle w:val="ab"/>
        <w:spacing w:line="240" w:lineRule="auto"/>
        <w:rPr>
          <w:rFonts w:ascii="Courier" w:hAnsi="Courier"/>
          <w:sz w:val="21"/>
          <w:szCs w:val="21"/>
        </w:rPr>
      </w:pPr>
      <w:r>
        <w:rPr>
          <w:rFonts w:ascii="Courier" w:hAnsi="Courier" w:hint="eastAsia"/>
          <w:sz w:val="21"/>
          <w:szCs w:val="21"/>
        </w:rPr>
        <w:t>&lt;business id="11008" comment="</w:t>
      </w:r>
      <w:r>
        <w:rPr>
          <w:rFonts w:ascii="Courier" w:hAnsi="Courier" w:hint="eastAsia"/>
          <w:sz w:val="21"/>
          <w:szCs w:val="21"/>
        </w:rPr>
        <w:t>红字信息</w:t>
      </w:r>
      <w:proofErr w:type="gramStart"/>
      <w:r>
        <w:rPr>
          <w:rFonts w:ascii="Courier" w:hAnsi="Courier" w:hint="eastAsia"/>
          <w:sz w:val="21"/>
          <w:szCs w:val="21"/>
        </w:rPr>
        <w:t>表申请</w:t>
      </w:r>
      <w:proofErr w:type="gramEnd"/>
      <w:r w:rsidR="000C0880">
        <w:rPr>
          <w:rFonts w:ascii="Courier" w:hAnsi="Courier" w:hint="eastAsia"/>
          <w:sz w:val="21"/>
          <w:szCs w:val="21"/>
        </w:rPr>
        <w:t>与查询</w:t>
      </w:r>
      <w:r>
        <w:rPr>
          <w:rFonts w:ascii="Courier" w:hAnsi="Courier" w:hint="eastAsia"/>
          <w:sz w:val="21"/>
          <w:szCs w:val="21"/>
        </w:rPr>
        <w:t>"&gt;</w:t>
      </w:r>
    </w:p>
    <w:p w:rsidR="00931EE8" w:rsidRDefault="00931EE8" w:rsidP="00931EE8">
      <w:pPr>
        <w:pStyle w:val="ab"/>
        <w:spacing w:line="240" w:lineRule="auto"/>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&lt;nsrsbh&gt;</w:t>
      </w:r>
      <w:r>
        <w:rPr>
          <w:rFonts w:ascii="Courier" w:hAnsi="Courier" w:hint="eastAsia"/>
          <w:sz w:val="21"/>
          <w:szCs w:val="21"/>
        </w:rPr>
        <w:t>纳税人识别号</w:t>
      </w:r>
      <w:r>
        <w:rPr>
          <w:rFonts w:ascii="Courier" w:hAnsi="Courier" w:hint="eastAsia"/>
          <w:sz w:val="21"/>
          <w:szCs w:val="21"/>
        </w:rPr>
        <w:t>&lt;/nsrsbh&gt;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&lt;fplxdm&gt;</w:t>
      </w:r>
      <w:r>
        <w:rPr>
          <w:rFonts w:ascii="Courier" w:hAnsi="Courier" w:hint="eastAsia"/>
          <w:sz w:val="21"/>
          <w:szCs w:val="21"/>
        </w:rPr>
        <w:t>发票类型代码</w:t>
      </w:r>
      <w:r>
        <w:rPr>
          <w:rFonts w:ascii="Courier" w:hAnsi="Courier" w:hint="eastAsia"/>
          <w:sz w:val="21"/>
          <w:szCs w:val="21"/>
        </w:rPr>
        <w:t>&lt;/fplxdm&gt;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&lt;yfpdm&gt;</w:t>
      </w:r>
      <w:r>
        <w:rPr>
          <w:rFonts w:ascii="Courier" w:hAnsi="Courier" w:hint="eastAsia"/>
          <w:sz w:val="21"/>
          <w:szCs w:val="21"/>
        </w:rPr>
        <w:t>原发票代码</w:t>
      </w:r>
      <w:r>
        <w:rPr>
          <w:rFonts w:ascii="Courier" w:hAnsi="Courier" w:hint="eastAsia"/>
          <w:sz w:val="21"/>
          <w:szCs w:val="21"/>
        </w:rPr>
        <w:t>&lt;/yfpdm&gt;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&lt;yfphm&gt;</w:t>
      </w:r>
      <w:r>
        <w:rPr>
          <w:rFonts w:ascii="Courier" w:hAnsi="Courier" w:hint="eastAsia"/>
          <w:sz w:val="21"/>
          <w:szCs w:val="21"/>
        </w:rPr>
        <w:t>原发票号码</w:t>
      </w:r>
      <w:r>
        <w:rPr>
          <w:rFonts w:ascii="Courier" w:hAnsi="Courier" w:hint="eastAsia"/>
          <w:sz w:val="21"/>
          <w:szCs w:val="21"/>
        </w:rPr>
        <w:t>&lt;/yfphm&gt;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&lt;kpzddm&gt;</w:t>
      </w:r>
      <w:r>
        <w:rPr>
          <w:rFonts w:ascii="Courier" w:hAnsi="Courier" w:hint="eastAsia"/>
          <w:sz w:val="21"/>
          <w:szCs w:val="21"/>
        </w:rPr>
        <w:t>开票终端代码</w:t>
      </w:r>
      <w:r>
        <w:rPr>
          <w:rFonts w:ascii="Courier" w:hAnsi="Courier" w:hint="eastAsia"/>
          <w:sz w:val="21"/>
          <w:szCs w:val="21"/>
        </w:rPr>
        <w:t>&lt;/kpzddm&gt;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&lt;sqyy&gt;</w:t>
      </w:r>
      <w:r>
        <w:rPr>
          <w:rFonts w:ascii="Courier" w:hAnsi="Courier" w:hint="eastAsia"/>
          <w:sz w:val="21"/>
          <w:szCs w:val="21"/>
        </w:rPr>
        <w:t>申请原因</w:t>
      </w:r>
      <w:r>
        <w:rPr>
          <w:rFonts w:ascii="Courier" w:hAnsi="Courier" w:hint="eastAsia"/>
          <w:sz w:val="21"/>
          <w:szCs w:val="21"/>
        </w:rPr>
        <w:t>&lt;/sqyy&gt;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&lt;ywlx&gt;</w:t>
      </w:r>
      <w:r>
        <w:rPr>
          <w:rFonts w:ascii="Courier" w:hAnsi="Courier" w:hint="eastAsia"/>
          <w:sz w:val="21"/>
          <w:szCs w:val="21"/>
        </w:rPr>
        <w:t>业务请求类型</w:t>
      </w:r>
      <w:r>
        <w:rPr>
          <w:rFonts w:ascii="Courier" w:hAnsi="Courier" w:hint="eastAsia"/>
          <w:sz w:val="21"/>
          <w:szCs w:val="21"/>
        </w:rPr>
        <w:t>&lt;/ywlx&gt;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&lt;sqrmc&gt;</w:t>
      </w:r>
      <w:r>
        <w:rPr>
          <w:rFonts w:ascii="Courier" w:hAnsi="Courier" w:hint="eastAsia"/>
          <w:sz w:val="21"/>
          <w:szCs w:val="21"/>
        </w:rPr>
        <w:t>申请人名称</w:t>
      </w:r>
      <w:r>
        <w:rPr>
          <w:rFonts w:ascii="Courier" w:hAnsi="Courier" w:hint="eastAsia"/>
          <w:sz w:val="21"/>
          <w:szCs w:val="21"/>
        </w:rPr>
        <w:t>&lt;/sqrmc&gt;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&lt;sqjgmc&gt;</w:t>
      </w:r>
      <w:r>
        <w:rPr>
          <w:rFonts w:ascii="Courier" w:hAnsi="Courier" w:hint="eastAsia"/>
          <w:sz w:val="21"/>
          <w:szCs w:val="21"/>
        </w:rPr>
        <w:t>申请机构名称</w:t>
      </w:r>
      <w:r>
        <w:rPr>
          <w:rFonts w:ascii="Courier" w:hAnsi="Courier" w:hint="eastAsia"/>
          <w:sz w:val="21"/>
          <w:szCs w:val="21"/>
        </w:rPr>
        <w:t>&lt;/sqjgmc&gt;</w:t>
      </w:r>
    </w:p>
    <w:p w:rsidR="00931EE8" w:rsidRDefault="00931EE8" w:rsidP="00931EE8">
      <w:pPr>
        <w:pStyle w:val="ab"/>
        <w:spacing w:line="240" w:lineRule="auto"/>
        <w:ind w:leftChars="54" w:firstLineChars="300" w:firstLine="630"/>
        <w:rPr>
          <w:rFonts w:ascii="Courier" w:hAnsi="Courier"/>
          <w:sz w:val="21"/>
          <w:szCs w:val="21"/>
        </w:rPr>
      </w:pPr>
      <w:r>
        <w:rPr>
          <w:rFonts w:ascii="Courier" w:hAnsi="Courier" w:hint="eastAsia"/>
          <w:sz w:val="21"/>
          <w:szCs w:val="21"/>
        </w:rPr>
        <w:t>&lt;lxfs&gt;</w:t>
      </w:r>
      <w:r>
        <w:rPr>
          <w:rFonts w:ascii="Courier" w:hAnsi="Courier" w:hint="eastAsia"/>
          <w:sz w:val="21"/>
          <w:szCs w:val="21"/>
        </w:rPr>
        <w:t>联系方式</w:t>
      </w:r>
      <w:r>
        <w:rPr>
          <w:rFonts w:ascii="Courier" w:hAnsi="Courier" w:hint="eastAsia"/>
          <w:sz w:val="21"/>
          <w:szCs w:val="21"/>
        </w:rPr>
        <w:t>&lt;/lxfs&gt;</w:t>
      </w:r>
    </w:p>
    <w:p w:rsidR="00931EE8" w:rsidRPr="004D24F6" w:rsidRDefault="00931EE8" w:rsidP="00931EE8">
      <w:pPr>
        <w:pStyle w:val="ab"/>
        <w:spacing w:line="240" w:lineRule="auto"/>
        <w:ind w:leftChars="54" w:firstLineChars="250" w:firstLine="525"/>
        <w:rPr>
          <w:rFonts w:ascii="Courier" w:hAnsi="Courier"/>
          <w:color w:val="000000" w:themeColor="text1"/>
          <w:sz w:val="21"/>
          <w:szCs w:val="21"/>
        </w:rPr>
      </w:pPr>
      <w:r w:rsidRPr="004D24F6">
        <w:rPr>
          <w:rFonts w:ascii="Courier" w:hAnsi="Courier"/>
          <w:color w:val="000000" w:themeColor="text1"/>
          <w:sz w:val="21"/>
          <w:szCs w:val="21"/>
        </w:rPr>
        <w:t>&lt;</w:t>
      </w:r>
      <w:r w:rsidRPr="004D24F6">
        <w:rPr>
          <w:rFonts w:ascii="Courier" w:hAnsi="Courier" w:hint="eastAsia"/>
          <w:color w:val="000000" w:themeColor="text1"/>
          <w:sz w:val="21"/>
          <w:szCs w:val="21"/>
        </w:rPr>
        <w:t>xhdwsbh</w:t>
      </w:r>
      <w:r w:rsidRPr="004D24F6">
        <w:rPr>
          <w:rFonts w:ascii="Courier" w:hAnsi="Courier"/>
          <w:color w:val="000000" w:themeColor="text1"/>
          <w:sz w:val="21"/>
          <w:szCs w:val="21"/>
        </w:rPr>
        <w:t>&gt;</w:t>
      </w:r>
      <w:r w:rsidRPr="004D24F6">
        <w:rPr>
          <w:rFonts w:ascii="Courier" w:hAnsi="Courier" w:hint="eastAsia"/>
          <w:color w:val="000000" w:themeColor="text1"/>
          <w:sz w:val="21"/>
          <w:szCs w:val="21"/>
        </w:rPr>
        <w:t>销货单位识别号</w:t>
      </w:r>
      <w:r w:rsidRPr="004D24F6">
        <w:rPr>
          <w:rFonts w:ascii="Courier" w:hAnsi="Courier"/>
          <w:color w:val="000000" w:themeColor="text1"/>
          <w:sz w:val="21"/>
          <w:szCs w:val="21"/>
        </w:rPr>
        <w:t>&lt;/</w:t>
      </w:r>
      <w:r w:rsidRPr="004D24F6">
        <w:rPr>
          <w:rFonts w:ascii="Courier" w:hAnsi="Courier" w:hint="eastAsia"/>
          <w:color w:val="000000" w:themeColor="text1"/>
          <w:sz w:val="21"/>
          <w:szCs w:val="21"/>
        </w:rPr>
        <w:t>xhdwsbh</w:t>
      </w:r>
      <w:r w:rsidRPr="004D24F6">
        <w:rPr>
          <w:rFonts w:ascii="Courier" w:hAnsi="Courier"/>
          <w:color w:val="000000" w:themeColor="text1"/>
          <w:sz w:val="21"/>
          <w:szCs w:val="21"/>
        </w:rPr>
        <w:t>&gt;</w:t>
      </w:r>
    </w:p>
    <w:p w:rsidR="00931EE8" w:rsidRPr="004D24F6" w:rsidRDefault="00931EE8" w:rsidP="00931EE8">
      <w:pPr>
        <w:pStyle w:val="ab"/>
        <w:spacing w:line="240" w:lineRule="auto"/>
        <w:ind w:leftChars="54" w:firstLineChars="250" w:firstLine="525"/>
        <w:rPr>
          <w:rFonts w:ascii="Courier" w:hAnsi="Courier"/>
          <w:color w:val="000000" w:themeColor="text1"/>
          <w:sz w:val="21"/>
          <w:szCs w:val="21"/>
        </w:rPr>
      </w:pPr>
      <w:r w:rsidRPr="004D24F6">
        <w:rPr>
          <w:rFonts w:ascii="Courier" w:hAnsi="Courier"/>
          <w:color w:val="000000" w:themeColor="text1"/>
          <w:sz w:val="21"/>
          <w:szCs w:val="21"/>
        </w:rPr>
        <w:t>&lt;</w:t>
      </w:r>
      <w:r w:rsidRPr="004D24F6">
        <w:rPr>
          <w:rFonts w:ascii="Courier" w:hAnsi="Courier" w:hint="eastAsia"/>
          <w:color w:val="000000" w:themeColor="text1"/>
          <w:sz w:val="21"/>
          <w:szCs w:val="21"/>
        </w:rPr>
        <w:t>xhdw</w:t>
      </w:r>
      <w:r w:rsidRPr="004D24F6">
        <w:rPr>
          <w:rFonts w:ascii="Courier" w:hAnsi="Courier"/>
          <w:color w:val="000000" w:themeColor="text1"/>
          <w:sz w:val="21"/>
          <w:szCs w:val="21"/>
        </w:rPr>
        <w:t>mc&gt;</w:t>
      </w:r>
      <w:r w:rsidRPr="004D24F6">
        <w:rPr>
          <w:rFonts w:ascii="Courier" w:hAnsi="Courier" w:hint="eastAsia"/>
          <w:color w:val="000000" w:themeColor="text1"/>
          <w:sz w:val="21"/>
          <w:szCs w:val="21"/>
        </w:rPr>
        <w:t>销货单位名称</w:t>
      </w:r>
      <w:r w:rsidRPr="004D24F6">
        <w:rPr>
          <w:rFonts w:ascii="Courier" w:hAnsi="Courier"/>
          <w:color w:val="000000" w:themeColor="text1"/>
          <w:sz w:val="21"/>
          <w:szCs w:val="21"/>
        </w:rPr>
        <w:t>&lt;/</w:t>
      </w:r>
      <w:r w:rsidRPr="004D24F6">
        <w:rPr>
          <w:rFonts w:ascii="Courier" w:hAnsi="Courier" w:hint="eastAsia"/>
          <w:color w:val="000000" w:themeColor="text1"/>
          <w:sz w:val="21"/>
          <w:szCs w:val="21"/>
        </w:rPr>
        <w:t>xhdwmc</w:t>
      </w:r>
      <w:r w:rsidRPr="004D24F6">
        <w:rPr>
          <w:rFonts w:ascii="Courier" w:hAnsi="Courier"/>
          <w:color w:val="000000" w:themeColor="text1"/>
          <w:sz w:val="21"/>
          <w:szCs w:val="21"/>
        </w:rPr>
        <w:t>&gt;</w:t>
      </w:r>
    </w:p>
    <w:p w:rsidR="00931EE8" w:rsidRPr="004D24F6" w:rsidRDefault="00931EE8" w:rsidP="00931EE8">
      <w:pPr>
        <w:pStyle w:val="ab"/>
        <w:spacing w:line="240" w:lineRule="auto"/>
        <w:ind w:leftChars="54" w:firstLineChars="250" w:firstLine="525"/>
        <w:rPr>
          <w:rFonts w:ascii="Courier" w:hAnsi="Courier"/>
          <w:color w:val="000000" w:themeColor="text1"/>
          <w:sz w:val="21"/>
          <w:szCs w:val="21"/>
        </w:rPr>
      </w:pPr>
      <w:r w:rsidRPr="004D24F6">
        <w:rPr>
          <w:rFonts w:ascii="Courier" w:hAnsi="Courier"/>
          <w:color w:val="000000" w:themeColor="text1"/>
          <w:sz w:val="21"/>
          <w:szCs w:val="21"/>
        </w:rPr>
        <w:t>&lt;</w:t>
      </w:r>
      <w:r w:rsidRPr="004D24F6">
        <w:rPr>
          <w:rFonts w:ascii="Courier" w:hAnsi="Courier" w:hint="eastAsia"/>
          <w:color w:val="000000" w:themeColor="text1"/>
          <w:sz w:val="21"/>
          <w:szCs w:val="21"/>
        </w:rPr>
        <w:t>ghdwsbh</w:t>
      </w:r>
      <w:r w:rsidRPr="004D24F6">
        <w:rPr>
          <w:rFonts w:ascii="Courier" w:hAnsi="Courier"/>
          <w:color w:val="000000" w:themeColor="text1"/>
          <w:sz w:val="21"/>
          <w:szCs w:val="21"/>
        </w:rPr>
        <w:t>&gt;</w:t>
      </w:r>
      <w:r w:rsidRPr="004D24F6">
        <w:rPr>
          <w:rFonts w:ascii="Courier" w:hAnsi="Courier" w:hint="eastAsia"/>
          <w:color w:val="000000" w:themeColor="text1"/>
          <w:sz w:val="21"/>
          <w:szCs w:val="21"/>
        </w:rPr>
        <w:t>购货单位识别号</w:t>
      </w:r>
      <w:r w:rsidRPr="004D24F6">
        <w:rPr>
          <w:rFonts w:ascii="Courier" w:hAnsi="Courier"/>
          <w:color w:val="000000" w:themeColor="text1"/>
          <w:sz w:val="21"/>
          <w:szCs w:val="21"/>
        </w:rPr>
        <w:t>&lt;/</w:t>
      </w:r>
      <w:r w:rsidRPr="004D24F6">
        <w:rPr>
          <w:rFonts w:ascii="Courier" w:hAnsi="Courier" w:hint="eastAsia"/>
          <w:color w:val="000000" w:themeColor="text1"/>
          <w:sz w:val="21"/>
          <w:szCs w:val="21"/>
        </w:rPr>
        <w:t>ghdwsbh</w:t>
      </w:r>
      <w:r w:rsidRPr="004D24F6">
        <w:rPr>
          <w:rFonts w:ascii="Courier" w:hAnsi="Courier"/>
          <w:color w:val="000000" w:themeColor="text1"/>
          <w:sz w:val="21"/>
          <w:szCs w:val="21"/>
        </w:rPr>
        <w:t>&gt;</w:t>
      </w:r>
    </w:p>
    <w:p w:rsidR="00931EE8" w:rsidRDefault="00931EE8" w:rsidP="00931EE8">
      <w:pPr>
        <w:pStyle w:val="ab"/>
        <w:spacing w:line="240" w:lineRule="auto"/>
        <w:ind w:leftChars="54" w:firstLineChars="250" w:firstLine="525"/>
        <w:rPr>
          <w:rFonts w:ascii="Courier" w:hAnsi="Courier"/>
          <w:color w:val="000000" w:themeColor="text1"/>
          <w:sz w:val="21"/>
          <w:szCs w:val="21"/>
        </w:rPr>
      </w:pPr>
      <w:r w:rsidRPr="004D24F6">
        <w:rPr>
          <w:rFonts w:ascii="Courier" w:hAnsi="Courier" w:hint="eastAsia"/>
          <w:color w:val="000000" w:themeColor="text1"/>
          <w:sz w:val="21"/>
          <w:szCs w:val="21"/>
        </w:rPr>
        <w:t>&lt;ghdwmc&gt;</w:t>
      </w:r>
      <w:r w:rsidRPr="004D24F6">
        <w:rPr>
          <w:rFonts w:ascii="Courier" w:hAnsi="Courier" w:hint="eastAsia"/>
          <w:color w:val="000000" w:themeColor="text1"/>
          <w:sz w:val="21"/>
          <w:szCs w:val="21"/>
        </w:rPr>
        <w:t>购货单位名称</w:t>
      </w:r>
      <w:r w:rsidRPr="004D24F6">
        <w:rPr>
          <w:rFonts w:ascii="Courier" w:hAnsi="Courier" w:hint="eastAsia"/>
          <w:color w:val="000000" w:themeColor="text1"/>
          <w:sz w:val="21"/>
          <w:szCs w:val="21"/>
        </w:rPr>
        <w:t>&lt;/ghdwmc&gt;</w:t>
      </w:r>
    </w:p>
    <w:p w:rsidR="009829B0" w:rsidRDefault="009829B0" w:rsidP="00931EE8">
      <w:pPr>
        <w:pStyle w:val="ab"/>
        <w:spacing w:line="240" w:lineRule="auto"/>
        <w:ind w:leftChars="54" w:firstLineChars="250" w:firstLine="525"/>
        <w:rPr>
          <w:rFonts w:ascii="Courier" w:hAnsi="Courier"/>
          <w:color w:val="000000" w:themeColor="text1"/>
          <w:sz w:val="21"/>
          <w:szCs w:val="21"/>
        </w:rPr>
      </w:pPr>
      <w:r>
        <w:rPr>
          <w:rFonts w:ascii="Courier" w:hAnsi="Courier" w:hint="eastAsia"/>
          <w:color w:val="000000" w:themeColor="text1"/>
          <w:sz w:val="21"/>
          <w:szCs w:val="21"/>
        </w:rPr>
        <w:t>&lt;</w:t>
      </w:r>
      <w:r w:rsidR="00921FDA" w:rsidRPr="00921FDA">
        <w:rPr>
          <w:rFonts w:ascii="Courier" w:hAnsi="Courier" w:hint="eastAsia"/>
          <w:color w:val="000000" w:themeColor="text1"/>
          <w:sz w:val="21"/>
          <w:szCs w:val="21"/>
        </w:rPr>
        <w:t>zd</w:t>
      </w:r>
      <w:r w:rsidR="002F3DE6">
        <w:rPr>
          <w:rFonts w:ascii="Courier" w:hAnsi="Courier" w:hint="eastAsia"/>
          <w:color w:val="000000" w:themeColor="text1"/>
          <w:sz w:val="21"/>
          <w:szCs w:val="21"/>
        </w:rPr>
        <w:t>bz</w:t>
      </w:r>
      <w:r w:rsidR="00F30CB1">
        <w:rPr>
          <w:rFonts w:ascii="Courier" w:hAnsi="Courier" w:hint="eastAsia"/>
          <w:color w:val="000000" w:themeColor="text1"/>
          <w:sz w:val="21"/>
          <w:szCs w:val="21"/>
        </w:rPr>
        <w:t>&gt;</w:t>
      </w:r>
      <w:r w:rsidR="00921FDA">
        <w:rPr>
          <w:rFonts w:ascii="Courier" w:hAnsi="Courier" w:hint="eastAsia"/>
          <w:color w:val="000000" w:themeColor="text1"/>
          <w:sz w:val="21"/>
          <w:szCs w:val="21"/>
        </w:rPr>
        <w:t>自动</w:t>
      </w:r>
      <w:r w:rsidR="002F3DE6">
        <w:rPr>
          <w:rFonts w:ascii="Courier" w:hAnsi="Courier" w:hint="eastAsia"/>
          <w:color w:val="000000" w:themeColor="text1"/>
          <w:sz w:val="21"/>
          <w:szCs w:val="21"/>
        </w:rPr>
        <w:t>标志</w:t>
      </w:r>
      <w:r w:rsidR="00F30CB1">
        <w:rPr>
          <w:rFonts w:ascii="Courier" w:hAnsi="Courier" w:hint="eastAsia"/>
          <w:color w:val="000000" w:themeColor="text1"/>
          <w:sz w:val="21"/>
          <w:szCs w:val="21"/>
        </w:rPr>
        <w:t>&lt;/</w:t>
      </w:r>
      <w:r w:rsidR="002F3DE6">
        <w:rPr>
          <w:rFonts w:ascii="Courier" w:hAnsi="Courier" w:hint="eastAsia"/>
          <w:color w:val="000000" w:themeColor="text1"/>
          <w:sz w:val="21"/>
          <w:szCs w:val="21"/>
        </w:rPr>
        <w:t>zdbz</w:t>
      </w:r>
      <w:r>
        <w:rPr>
          <w:rFonts w:ascii="Courier" w:hAnsi="Courier" w:hint="eastAsia"/>
          <w:color w:val="000000" w:themeColor="text1"/>
          <w:sz w:val="21"/>
          <w:szCs w:val="21"/>
        </w:rPr>
        <w:t>&gt;</w:t>
      </w:r>
    </w:p>
    <w:p w:rsidR="00DA4A78" w:rsidRPr="004D24F6" w:rsidRDefault="00DA4A78" w:rsidP="00931EE8">
      <w:pPr>
        <w:pStyle w:val="ab"/>
        <w:spacing w:line="240" w:lineRule="auto"/>
        <w:ind w:leftChars="54" w:firstLineChars="250" w:firstLine="525"/>
        <w:rPr>
          <w:rFonts w:ascii="Courier" w:hAnsi="Courier"/>
          <w:color w:val="000000" w:themeColor="text1"/>
          <w:sz w:val="21"/>
          <w:szCs w:val="21"/>
        </w:rPr>
      </w:pPr>
      <w:r>
        <w:rPr>
          <w:rFonts w:ascii="Courier" w:hAnsi="Courier" w:hint="eastAsia"/>
          <w:color w:val="000000" w:themeColor="text1"/>
          <w:sz w:val="21"/>
          <w:szCs w:val="21"/>
        </w:rPr>
        <w:t>&lt;kprq&gt;</w:t>
      </w:r>
      <w:r>
        <w:rPr>
          <w:rFonts w:ascii="Courier" w:hAnsi="Courier" w:hint="eastAsia"/>
          <w:color w:val="000000" w:themeColor="text1"/>
          <w:sz w:val="21"/>
          <w:szCs w:val="21"/>
        </w:rPr>
        <w:t>开票日期</w:t>
      </w:r>
      <w:r>
        <w:rPr>
          <w:rFonts w:ascii="Courier" w:hAnsi="Courier" w:hint="eastAsia"/>
          <w:color w:val="000000" w:themeColor="text1"/>
          <w:sz w:val="21"/>
          <w:szCs w:val="21"/>
        </w:rPr>
        <w:t>&lt;/kprq&gt;</w:t>
      </w:r>
    </w:p>
    <w:p w:rsidR="00931EE8" w:rsidRDefault="00931EE8" w:rsidP="00931EE8">
      <w:pPr>
        <w:pStyle w:val="ab"/>
        <w:spacing w:line="240" w:lineRule="auto"/>
        <w:rPr>
          <w:rFonts w:ascii="Courier" w:hAnsi="Courier"/>
          <w:sz w:val="21"/>
          <w:szCs w:val="21"/>
        </w:rPr>
      </w:pPr>
      <w:r>
        <w:rPr>
          <w:rFonts w:ascii="Courier" w:hAnsi="Courier"/>
          <w:sz w:val="21"/>
          <w:szCs w:val="21"/>
        </w:rPr>
        <w:t>&lt;/body&gt;</w:t>
      </w:r>
    </w:p>
    <w:p w:rsidR="00931EE8" w:rsidRDefault="00931EE8" w:rsidP="00931EE8">
      <w:pPr>
        <w:pStyle w:val="ab"/>
        <w:spacing w:line="240" w:lineRule="auto"/>
        <w:rPr>
          <w:rFonts w:ascii="Courier" w:hAnsi="Courier"/>
          <w:sz w:val="21"/>
          <w:szCs w:val="21"/>
        </w:rPr>
      </w:pPr>
      <w:r>
        <w:rPr>
          <w:rFonts w:ascii="Courier" w:hAnsi="Courier"/>
          <w:sz w:val="21"/>
          <w:szCs w:val="21"/>
        </w:rPr>
        <w:t>&lt;/business&gt;</w:t>
      </w:r>
    </w:p>
    <w:p w:rsidR="00931EE8" w:rsidRPr="004D1D61" w:rsidRDefault="00931EE8" w:rsidP="00931EE8">
      <w:pPr>
        <w:spacing w:line="360" w:lineRule="auto"/>
        <w:rPr>
          <w:b/>
          <w:sz w:val="24"/>
          <w:szCs w:val="21"/>
        </w:rPr>
      </w:pPr>
      <w:r w:rsidRPr="004D1D61">
        <w:rPr>
          <w:rFonts w:hint="eastAsia"/>
          <w:b/>
          <w:sz w:val="24"/>
          <w:szCs w:val="21"/>
        </w:rPr>
        <w:t>参数说明</w:t>
      </w:r>
      <w:r w:rsidRPr="004D1D61">
        <w:rPr>
          <w:rFonts w:hint="eastAsia"/>
          <w:b/>
          <w:sz w:val="24"/>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418"/>
        <w:gridCol w:w="2126"/>
        <w:gridCol w:w="709"/>
        <w:gridCol w:w="708"/>
        <w:gridCol w:w="2744"/>
      </w:tblGrid>
      <w:tr w:rsidR="00931EE8" w:rsidRPr="004D1D61" w:rsidTr="00BE3334">
        <w:trPr>
          <w:trHeight w:val="454"/>
        </w:trPr>
        <w:tc>
          <w:tcPr>
            <w:tcW w:w="817" w:type="dxa"/>
            <w:shd w:val="clear" w:color="auto" w:fill="D9D9D9"/>
            <w:vAlign w:val="center"/>
          </w:tcPr>
          <w:p w:rsidR="00931EE8" w:rsidRPr="004D1D61" w:rsidRDefault="00931EE8" w:rsidP="00BE3334">
            <w:pPr>
              <w:jc w:val="center"/>
              <w:rPr>
                <w:rFonts w:ascii="宋体" w:hAnsi="宋体"/>
                <w:sz w:val="24"/>
                <w:szCs w:val="24"/>
              </w:rPr>
            </w:pPr>
            <w:r w:rsidRPr="004D1D61">
              <w:rPr>
                <w:rFonts w:ascii="宋体" w:hAnsi="宋体"/>
                <w:sz w:val="24"/>
                <w:szCs w:val="24"/>
              </w:rPr>
              <w:t>索引</w:t>
            </w:r>
          </w:p>
        </w:tc>
        <w:tc>
          <w:tcPr>
            <w:tcW w:w="1418" w:type="dxa"/>
            <w:shd w:val="clear" w:color="auto" w:fill="D9D9D9"/>
            <w:vAlign w:val="center"/>
          </w:tcPr>
          <w:p w:rsidR="00931EE8" w:rsidRPr="004D1D61" w:rsidRDefault="00931EE8" w:rsidP="00BE3334">
            <w:pPr>
              <w:rPr>
                <w:rFonts w:ascii="宋体" w:hAnsi="宋体"/>
                <w:sz w:val="24"/>
                <w:szCs w:val="24"/>
              </w:rPr>
            </w:pPr>
            <w:r w:rsidRPr="004D1D61">
              <w:rPr>
                <w:rFonts w:ascii="宋体" w:hAnsi="宋体"/>
                <w:sz w:val="24"/>
                <w:szCs w:val="24"/>
              </w:rPr>
              <w:t>ID</w:t>
            </w:r>
          </w:p>
        </w:tc>
        <w:tc>
          <w:tcPr>
            <w:tcW w:w="2126" w:type="dxa"/>
            <w:shd w:val="clear" w:color="auto" w:fill="D9D9D9"/>
            <w:vAlign w:val="center"/>
          </w:tcPr>
          <w:p w:rsidR="00931EE8" w:rsidRPr="004D1D61" w:rsidRDefault="00931EE8" w:rsidP="00BE3334">
            <w:pPr>
              <w:rPr>
                <w:rFonts w:ascii="宋体" w:hAnsi="宋体"/>
                <w:sz w:val="24"/>
                <w:szCs w:val="24"/>
              </w:rPr>
            </w:pPr>
            <w:r w:rsidRPr="004D1D61">
              <w:rPr>
                <w:rFonts w:ascii="宋体" w:hAnsi="宋体"/>
                <w:sz w:val="24"/>
                <w:szCs w:val="24"/>
              </w:rPr>
              <w:t>名称</w:t>
            </w:r>
          </w:p>
        </w:tc>
        <w:tc>
          <w:tcPr>
            <w:tcW w:w="709" w:type="dxa"/>
            <w:shd w:val="clear" w:color="auto" w:fill="D9D9D9"/>
            <w:vAlign w:val="center"/>
          </w:tcPr>
          <w:p w:rsidR="00931EE8" w:rsidRPr="004D1D61" w:rsidRDefault="00931EE8" w:rsidP="00BE3334">
            <w:pPr>
              <w:rPr>
                <w:rFonts w:ascii="宋体" w:hAnsi="宋体"/>
                <w:sz w:val="24"/>
                <w:szCs w:val="24"/>
              </w:rPr>
            </w:pPr>
            <w:r w:rsidRPr="004D1D61">
              <w:rPr>
                <w:rFonts w:ascii="宋体" w:hAnsi="宋体"/>
                <w:sz w:val="24"/>
                <w:szCs w:val="24"/>
              </w:rPr>
              <w:t>长度</w:t>
            </w:r>
          </w:p>
        </w:tc>
        <w:tc>
          <w:tcPr>
            <w:tcW w:w="708" w:type="dxa"/>
            <w:shd w:val="clear" w:color="auto" w:fill="D9D9D9"/>
            <w:vAlign w:val="center"/>
          </w:tcPr>
          <w:p w:rsidR="00931EE8" w:rsidRPr="004D1D61" w:rsidRDefault="00931EE8" w:rsidP="00BE3334">
            <w:pPr>
              <w:rPr>
                <w:rFonts w:ascii="宋体" w:hAnsi="宋体"/>
                <w:sz w:val="24"/>
                <w:szCs w:val="24"/>
              </w:rPr>
            </w:pPr>
            <w:r w:rsidRPr="004D1D61">
              <w:rPr>
                <w:rFonts w:ascii="宋体" w:hAnsi="宋体"/>
                <w:sz w:val="24"/>
                <w:szCs w:val="24"/>
              </w:rPr>
              <w:t>必须</w:t>
            </w:r>
          </w:p>
        </w:tc>
        <w:tc>
          <w:tcPr>
            <w:tcW w:w="2744" w:type="dxa"/>
            <w:shd w:val="clear" w:color="auto" w:fill="D9D9D9"/>
            <w:vAlign w:val="center"/>
          </w:tcPr>
          <w:p w:rsidR="00931EE8" w:rsidRPr="004D1D61" w:rsidRDefault="00931EE8" w:rsidP="00BE3334">
            <w:pPr>
              <w:rPr>
                <w:rFonts w:ascii="宋体" w:hAnsi="宋体"/>
                <w:sz w:val="24"/>
                <w:szCs w:val="24"/>
              </w:rPr>
            </w:pPr>
            <w:r w:rsidRPr="004D1D61">
              <w:rPr>
                <w:rFonts w:ascii="宋体" w:hAnsi="宋体"/>
                <w:sz w:val="24"/>
                <w:szCs w:val="24"/>
              </w:rPr>
              <w:t>说明</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Pr="004D1D61" w:rsidRDefault="00931EE8" w:rsidP="00BE3334">
            <w:pPr>
              <w:rPr>
                <w:rFonts w:ascii="宋体" w:hAnsi="宋体"/>
                <w:sz w:val="24"/>
                <w:szCs w:val="24"/>
              </w:rPr>
            </w:pPr>
            <w:r w:rsidRPr="004D1D61">
              <w:rPr>
                <w:rFonts w:ascii="宋体" w:hAnsi="宋体" w:hint="eastAsia"/>
                <w:sz w:val="24"/>
                <w:szCs w:val="24"/>
              </w:rPr>
              <w:t>id</w:t>
            </w:r>
          </w:p>
        </w:tc>
        <w:tc>
          <w:tcPr>
            <w:tcW w:w="2126" w:type="dxa"/>
          </w:tcPr>
          <w:p w:rsidR="00931EE8" w:rsidRPr="004D1D61" w:rsidRDefault="00931EE8" w:rsidP="00BE3334">
            <w:pPr>
              <w:rPr>
                <w:rFonts w:ascii="宋体" w:hAnsi="宋体"/>
                <w:sz w:val="24"/>
                <w:szCs w:val="24"/>
              </w:rPr>
            </w:pPr>
            <w:r w:rsidRPr="004D1D61">
              <w:rPr>
                <w:rFonts w:ascii="宋体" w:hAnsi="宋体" w:hint="eastAsia"/>
                <w:sz w:val="24"/>
                <w:szCs w:val="24"/>
              </w:rPr>
              <w:t>交易编号</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5</w:t>
            </w:r>
          </w:p>
        </w:tc>
        <w:tc>
          <w:tcPr>
            <w:tcW w:w="708" w:type="dxa"/>
          </w:tcPr>
          <w:p w:rsidR="00931EE8" w:rsidRPr="004D1D61" w:rsidRDefault="00931EE8" w:rsidP="00BE3334">
            <w:pPr>
              <w:rPr>
                <w:rFonts w:ascii="宋体" w:hAnsi="宋体"/>
                <w:sz w:val="24"/>
                <w:szCs w:val="24"/>
              </w:rPr>
            </w:pPr>
            <w:r w:rsidRPr="004D1D61">
              <w:rPr>
                <w:rFonts w:ascii="宋体" w:hAnsi="宋体" w:hint="eastAsia"/>
                <w:sz w:val="24"/>
                <w:szCs w:val="24"/>
              </w:rPr>
              <w:t>是</w:t>
            </w:r>
          </w:p>
        </w:tc>
        <w:tc>
          <w:tcPr>
            <w:tcW w:w="2744" w:type="dxa"/>
          </w:tcPr>
          <w:p w:rsidR="00931EE8" w:rsidRPr="004D1D61" w:rsidRDefault="00931EE8" w:rsidP="00BE3334">
            <w:pPr>
              <w:rPr>
                <w:rFonts w:ascii="宋体" w:hAnsi="宋体"/>
                <w:sz w:val="24"/>
                <w:szCs w:val="24"/>
              </w:rPr>
            </w:pPr>
            <w:r>
              <w:rPr>
                <w:rFonts w:ascii="Courier" w:hAnsi="Courier" w:hint="eastAsia"/>
                <w:szCs w:val="21"/>
              </w:rPr>
              <w:t>11008</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Pr="004D1D61" w:rsidRDefault="00931EE8" w:rsidP="00BE3334">
            <w:pPr>
              <w:rPr>
                <w:rFonts w:ascii="宋体" w:hAnsi="宋体"/>
                <w:sz w:val="24"/>
                <w:szCs w:val="24"/>
              </w:rPr>
            </w:pPr>
            <w:r w:rsidRPr="004D1D61">
              <w:rPr>
                <w:rFonts w:ascii="宋体" w:hAnsi="宋体" w:hint="eastAsia"/>
                <w:sz w:val="24"/>
                <w:szCs w:val="24"/>
              </w:rPr>
              <w:t>comment</w:t>
            </w:r>
          </w:p>
        </w:tc>
        <w:tc>
          <w:tcPr>
            <w:tcW w:w="2126" w:type="dxa"/>
          </w:tcPr>
          <w:p w:rsidR="00931EE8" w:rsidRPr="004D1D61" w:rsidRDefault="00931EE8" w:rsidP="00BE3334">
            <w:pPr>
              <w:rPr>
                <w:rFonts w:ascii="宋体" w:hAnsi="宋体"/>
                <w:sz w:val="24"/>
                <w:szCs w:val="24"/>
              </w:rPr>
            </w:pPr>
            <w:r w:rsidRPr="004D1D61">
              <w:rPr>
                <w:rFonts w:ascii="宋体" w:hAnsi="宋体" w:hint="eastAsia"/>
                <w:sz w:val="24"/>
                <w:szCs w:val="24"/>
              </w:rPr>
              <w:t>交易描述</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8</w:t>
            </w:r>
          </w:p>
        </w:tc>
        <w:tc>
          <w:tcPr>
            <w:tcW w:w="708" w:type="dxa"/>
          </w:tcPr>
          <w:p w:rsidR="00931EE8" w:rsidRPr="004D1D61" w:rsidRDefault="00931EE8" w:rsidP="00BE3334">
            <w:pPr>
              <w:rPr>
                <w:rFonts w:ascii="宋体" w:hAnsi="宋体"/>
                <w:sz w:val="24"/>
                <w:szCs w:val="24"/>
              </w:rPr>
            </w:pPr>
            <w:r w:rsidRPr="004D1D61">
              <w:rPr>
                <w:rFonts w:ascii="宋体" w:hAnsi="宋体" w:hint="eastAsia"/>
                <w:sz w:val="24"/>
                <w:szCs w:val="24"/>
              </w:rPr>
              <w:t>是</w:t>
            </w:r>
          </w:p>
        </w:tc>
        <w:tc>
          <w:tcPr>
            <w:tcW w:w="2744" w:type="dxa"/>
          </w:tcPr>
          <w:p w:rsidR="00931EE8" w:rsidRPr="004D1D61" w:rsidRDefault="00931EE8" w:rsidP="00BE3334">
            <w:pPr>
              <w:rPr>
                <w:rFonts w:ascii="宋体" w:hAnsi="宋体"/>
                <w:sz w:val="24"/>
                <w:szCs w:val="24"/>
              </w:rPr>
            </w:pPr>
            <w:r>
              <w:rPr>
                <w:rFonts w:ascii="Courier" w:hAnsi="Courier" w:hint="eastAsia"/>
                <w:sz w:val="24"/>
                <w:szCs w:val="24"/>
              </w:rPr>
              <w:t>红字信息</w:t>
            </w:r>
            <w:proofErr w:type="gramStart"/>
            <w:r>
              <w:rPr>
                <w:rFonts w:ascii="Courier" w:hAnsi="Courier" w:hint="eastAsia"/>
                <w:sz w:val="24"/>
                <w:szCs w:val="24"/>
              </w:rPr>
              <w:t>表申请</w:t>
            </w:r>
            <w:proofErr w:type="gramEnd"/>
            <w:r w:rsidR="007517DD">
              <w:rPr>
                <w:rFonts w:ascii="Courier" w:hAnsi="Courier" w:hint="eastAsia"/>
                <w:sz w:val="24"/>
                <w:szCs w:val="24"/>
              </w:rPr>
              <w:t>与查询</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Pr="004D1D61" w:rsidRDefault="00931EE8" w:rsidP="00BE3334">
            <w:pPr>
              <w:rPr>
                <w:rFonts w:ascii="宋体" w:hAnsi="宋体"/>
                <w:sz w:val="24"/>
                <w:szCs w:val="24"/>
              </w:rPr>
            </w:pPr>
            <w:r w:rsidRPr="004D1D61">
              <w:rPr>
                <w:rFonts w:ascii="宋体" w:hAnsi="宋体" w:hint="eastAsia"/>
                <w:sz w:val="24"/>
                <w:szCs w:val="24"/>
              </w:rPr>
              <w:t>yylxdm</w:t>
            </w:r>
          </w:p>
        </w:tc>
        <w:tc>
          <w:tcPr>
            <w:tcW w:w="2126" w:type="dxa"/>
          </w:tcPr>
          <w:p w:rsidR="00931EE8" w:rsidRPr="004D1D61" w:rsidRDefault="00931EE8" w:rsidP="00BE3334">
            <w:pPr>
              <w:rPr>
                <w:rFonts w:ascii="宋体" w:hAnsi="宋体"/>
                <w:sz w:val="24"/>
                <w:szCs w:val="24"/>
              </w:rPr>
            </w:pPr>
            <w:r w:rsidRPr="004D1D61">
              <w:rPr>
                <w:rFonts w:ascii="宋体" w:hAnsi="宋体" w:hint="eastAsia"/>
                <w:sz w:val="24"/>
                <w:szCs w:val="24"/>
              </w:rPr>
              <w:t>应用类型代码</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1</w:t>
            </w:r>
          </w:p>
        </w:tc>
        <w:tc>
          <w:tcPr>
            <w:tcW w:w="708" w:type="dxa"/>
          </w:tcPr>
          <w:p w:rsidR="00931EE8" w:rsidRPr="004D1D61" w:rsidRDefault="00931EE8" w:rsidP="00BE3334">
            <w:pPr>
              <w:rPr>
                <w:rFonts w:ascii="宋体" w:hAnsi="宋体"/>
                <w:sz w:val="24"/>
                <w:szCs w:val="24"/>
              </w:rPr>
            </w:pPr>
            <w:r w:rsidRPr="004D1D61">
              <w:rPr>
                <w:rFonts w:ascii="宋体" w:hAnsi="宋体" w:hint="eastAsia"/>
                <w:sz w:val="24"/>
                <w:szCs w:val="24"/>
              </w:rPr>
              <w:t>是</w:t>
            </w:r>
          </w:p>
        </w:tc>
        <w:tc>
          <w:tcPr>
            <w:tcW w:w="2744" w:type="dxa"/>
          </w:tcPr>
          <w:p w:rsidR="00931EE8" w:rsidRPr="004D1D61" w:rsidRDefault="00931EE8" w:rsidP="00BE3334">
            <w:pPr>
              <w:rPr>
                <w:rFonts w:ascii="宋体" w:hAnsi="宋体"/>
                <w:sz w:val="24"/>
                <w:szCs w:val="24"/>
              </w:rPr>
            </w:pPr>
            <w:r w:rsidRPr="0043226A">
              <w:rPr>
                <w:rFonts w:ascii="宋体" w:hAnsi="宋体" w:hint="eastAsia"/>
                <w:sz w:val="24"/>
                <w:szCs w:val="24"/>
              </w:rPr>
              <w:t>固定为“1”表示国税</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Pr="004D1D61" w:rsidRDefault="00931EE8" w:rsidP="00BE3334">
            <w:pPr>
              <w:rPr>
                <w:rFonts w:ascii="宋体" w:hAnsi="宋体"/>
                <w:sz w:val="24"/>
                <w:szCs w:val="24"/>
              </w:rPr>
            </w:pPr>
            <w:r>
              <w:rPr>
                <w:rFonts w:ascii="宋体" w:hAnsi="宋体" w:hint="eastAsia"/>
                <w:sz w:val="24"/>
                <w:szCs w:val="24"/>
              </w:rPr>
              <w:t>nsrsbh</w:t>
            </w:r>
          </w:p>
        </w:tc>
        <w:tc>
          <w:tcPr>
            <w:tcW w:w="2126" w:type="dxa"/>
          </w:tcPr>
          <w:p w:rsidR="00931EE8" w:rsidRPr="004D1D61" w:rsidRDefault="00931EE8" w:rsidP="00BE3334">
            <w:pPr>
              <w:rPr>
                <w:rFonts w:ascii="宋体" w:hAnsi="宋体"/>
                <w:sz w:val="24"/>
                <w:szCs w:val="24"/>
              </w:rPr>
            </w:pPr>
            <w:r>
              <w:rPr>
                <w:rFonts w:ascii="宋体" w:hAnsi="宋体" w:hint="eastAsia"/>
                <w:sz w:val="24"/>
                <w:szCs w:val="24"/>
              </w:rPr>
              <w:t>纳税人识别号</w:t>
            </w:r>
          </w:p>
        </w:tc>
        <w:tc>
          <w:tcPr>
            <w:tcW w:w="709" w:type="dxa"/>
          </w:tcPr>
          <w:p w:rsidR="00931EE8" w:rsidRPr="004D1D61" w:rsidRDefault="00931EE8" w:rsidP="00BE3334">
            <w:pPr>
              <w:rPr>
                <w:rFonts w:ascii="宋体" w:hAnsi="宋体"/>
                <w:sz w:val="24"/>
                <w:szCs w:val="24"/>
              </w:rPr>
            </w:pPr>
            <w:r>
              <w:rPr>
                <w:rFonts w:ascii="宋体" w:hAnsi="宋体" w:hint="eastAsia"/>
                <w:sz w:val="24"/>
                <w:szCs w:val="24"/>
              </w:rPr>
              <w:t>20</w:t>
            </w:r>
          </w:p>
        </w:tc>
        <w:tc>
          <w:tcPr>
            <w:tcW w:w="708" w:type="dxa"/>
          </w:tcPr>
          <w:p w:rsidR="00931EE8" w:rsidRPr="004D1D61" w:rsidRDefault="00931EE8" w:rsidP="00BE3334">
            <w:pPr>
              <w:rPr>
                <w:rFonts w:ascii="宋体" w:hAnsi="宋体"/>
                <w:sz w:val="24"/>
                <w:szCs w:val="24"/>
              </w:rPr>
            </w:pPr>
            <w:r>
              <w:rPr>
                <w:rFonts w:ascii="宋体" w:hAnsi="宋体" w:hint="eastAsia"/>
                <w:sz w:val="24"/>
                <w:szCs w:val="24"/>
              </w:rPr>
              <w:t>是</w:t>
            </w:r>
          </w:p>
        </w:tc>
        <w:tc>
          <w:tcPr>
            <w:tcW w:w="2744" w:type="dxa"/>
          </w:tcPr>
          <w:p w:rsidR="00931EE8" w:rsidRPr="004D1D61" w:rsidRDefault="00931EE8" w:rsidP="00BE3334">
            <w:pPr>
              <w:rPr>
                <w:rFonts w:ascii="宋体" w:hAnsi="宋体"/>
                <w:sz w:val="24"/>
                <w:szCs w:val="24"/>
              </w:rPr>
            </w:pP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Pr="004D1D61" w:rsidRDefault="00931EE8" w:rsidP="00BE3334">
            <w:pPr>
              <w:rPr>
                <w:rFonts w:ascii="宋体" w:hAnsi="宋体"/>
                <w:sz w:val="24"/>
                <w:szCs w:val="24"/>
              </w:rPr>
            </w:pPr>
            <w:r w:rsidRPr="004D1D61">
              <w:rPr>
                <w:rFonts w:ascii="宋体" w:hAnsi="宋体" w:hint="eastAsia"/>
                <w:sz w:val="24"/>
                <w:szCs w:val="24"/>
              </w:rPr>
              <w:t>fplxdm</w:t>
            </w:r>
          </w:p>
        </w:tc>
        <w:tc>
          <w:tcPr>
            <w:tcW w:w="2126" w:type="dxa"/>
          </w:tcPr>
          <w:p w:rsidR="00931EE8" w:rsidRPr="004D1D61" w:rsidRDefault="00931EE8" w:rsidP="00BE3334">
            <w:pPr>
              <w:rPr>
                <w:rFonts w:ascii="宋体" w:hAnsi="宋体"/>
                <w:sz w:val="24"/>
                <w:szCs w:val="24"/>
              </w:rPr>
            </w:pPr>
            <w:r w:rsidRPr="004D1D61">
              <w:rPr>
                <w:rFonts w:ascii="宋体" w:hAnsi="宋体" w:hint="eastAsia"/>
                <w:sz w:val="24"/>
                <w:szCs w:val="24"/>
              </w:rPr>
              <w:t>发票类型代码</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3</w:t>
            </w:r>
          </w:p>
        </w:tc>
        <w:tc>
          <w:tcPr>
            <w:tcW w:w="708" w:type="dxa"/>
          </w:tcPr>
          <w:p w:rsidR="00931EE8" w:rsidRPr="004D1D61" w:rsidRDefault="00931EE8" w:rsidP="00BE3334">
            <w:pPr>
              <w:rPr>
                <w:rFonts w:ascii="宋体" w:hAnsi="宋体"/>
                <w:sz w:val="24"/>
                <w:szCs w:val="24"/>
              </w:rPr>
            </w:pPr>
            <w:r>
              <w:rPr>
                <w:rFonts w:ascii="宋体" w:hAnsi="宋体" w:hint="eastAsia"/>
                <w:sz w:val="24"/>
                <w:szCs w:val="24"/>
              </w:rPr>
              <w:t>是</w:t>
            </w:r>
          </w:p>
        </w:tc>
        <w:tc>
          <w:tcPr>
            <w:tcW w:w="2744" w:type="dxa"/>
          </w:tcPr>
          <w:p w:rsidR="00931EE8" w:rsidRPr="004D1D61" w:rsidRDefault="00931EE8" w:rsidP="001B7664">
            <w:pPr>
              <w:rPr>
                <w:rFonts w:ascii="宋体" w:hAnsi="宋体"/>
                <w:sz w:val="24"/>
                <w:szCs w:val="24"/>
              </w:rPr>
            </w:pPr>
            <w:r>
              <w:rPr>
                <w:rFonts w:ascii="宋体" w:hAnsi="宋体" w:hint="eastAsia"/>
                <w:sz w:val="24"/>
                <w:szCs w:val="24"/>
              </w:rPr>
              <w:t>004</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Default="00931EE8" w:rsidP="00BE3334">
            <w:pPr>
              <w:rPr>
                <w:rFonts w:ascii="宋体" w:hAnsi="宋体"/>
                <w:sz w:val="24"/>
                <w:szCs w:val="24"/>
              </w:rPr>
            </w:pPr>
            <w:r>
              <w:rPr>
                <w:rFonts w:ascii="宋体" w:hAnsi="宋体" w:hint="eastAsia"/>
                <w:sz w:val="24"/>
                <w:szCs w:val="24"/>
              </w:rPr>
              <w:t>yfpdm</w:t>
            </w:r>
          </w:p>
        </w:tc>
        <w:tc>
          <w:tcPr>
            <w:tcW w:w="2126" w:type="dxa"/>
          </w:tcPr>
          <w:p w:rsidR="00931EE8" w:rsidRDefault="00931EE8" w:rsidP="00BE3334">
            <w:pPr>
              <w:rPr>
                <w:rFonts w:ascii="宋体" w:hAnsi="宋体"/>
                <w:sz w:val="24"/>
                <w:szCs w:val="24"/>
              </w:rPr>
            </w:pPr>
            <w:r>
              <w:rPr>
                <w:rFonts w:ascii="宋体" w:hAnsi="宋体" w:hint="eastAsia"/>
                <w:sz w:val="24"/>
                <w:szCs w:val="24"/>
              </w:rPr>
              <w:t>原发票代码</w:t>
            </w:r>
          </w:p>
        </w:tc>
        <w:tc>
          <w:tcPr>
            <w:tcW w:w="709" w:type="dxa"/>
          </w:tcPr>
          <w:p w:rsidR="00931EE8" w:rsidRDefault="00931EE8" w:rsidP="00BE3334">
            <w:pPr>
              <w:rPr>
                <w:rFonts w:ascii="宋体" w:hAnsi="宋体"/>
                <w:sz w:val="24"/>
                <w:szCs w:val="24"/>
              </w:rPr>
            </w:pPr>
            <w:r>
              <w:rPr>
                <w:rFonts w:ascii="宋体" w:hAnsi="宋体" w:hint="eastAsia"/>
                <w:sz w:val="24"/>
                <w:szCs w:val="24"/>
              </w:rPr>
              <w:t>10</w:t>
            </w:r>
          </w:p>
        </w:tc>
        <w:tc>
          <w:tcPr>
            <w:tcW w:w="708" w:type="dxa"/>
          </w:tcPr>
          <w:p w:rsidR="00931EE8" w:rsidRDefault="00931EE8" w:rsidP="00BE3334">
            <w:pPr>
              <w:rPr>
                <w:rFonts w:ascii="宋体" w:hAnsi="宋体"/>
                <w:sz w:val="24"/>
                <w:szCs w:val="24"/>
              </w:rPr>
            </w:pPr>
            <w:r>
              <w:rPr>
                <w:rFonts w:ascii="宋体" w:hAnsi="宋体" w:hint="eastAsia"/>
                <w:sz w:val="24"/>
                <w:szCs w:val="24"/>
              </w:rPr>
              <w:t>是</w:t>
            </w:r>
          </w:p>
        </w:tc>
        <w:tc>
          <w:tcPr>
            <w:tcW w:w="2744" w:type="dxa"/>
          </w:tcPr>
          <w:p w:rsidR="00931EE8" w:rsidRPr="004D1D61" w:rsidRDefault="00931EE8" w:rsidP="00BE3334">
            <w:pPr>
              <w:rPr>
                <w:rFonts w:ascii="宋体" w:hAnsi="宋体"/>
                <w:sz w:val="24"/>
                <w:szCs w:val="24"/>
              </w:rPr>
            </w:pPr>
            <w:r>
              <w:rPr>
                <w:rFonts w:ascii="宋体" w:hAnsi="宋体" w:hint="eastAsia"/>
                <w:sz w:val="24"/>
                <w:szCs w:val="24"/>
              </w:rPr>
              <w:t>10位发票代码</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Default="00931EE8" w:rsidP="00BE3334">
            <w:pPr>
              <w:rPr>
                <w:rFonts w:ascii="宋体" w:hAnsi="宋体"/>
                <w:sz w:val="24"/>
                <w:szCs w:val="24"/>
              </w:rPr>
            </w:pPr>
            <w:r>
              <w:rPr>
                <w:rFonts w:ascii="宋体" w:hAnsi="宋体" w:hint="eastAsia"/>
                <w:sz w:val="24"/>
                <w:szCs w:val="24"/>
              </w:rPr>
              <w:t>qshm</w:t>
            </w:r>
          </w:p>
        </w:tc>
        <w:tc>
          <w:tcPr>
            <w:tcW w:w="2126" w:type="dxa"/>
          </w:tcPr>
          <w:p w:rsidR="00931EE8" w:rsidRDefault="00931EE8" w:rsidP="00BE3334">
            <w:pPr>
              <w:rPr>
                <w:rFonts w:ascii="宋体" w:hAnsi="宋体"/>
                <w:sz w:val="24"/>
                <w:szCs w:val="24"/>
              </w:rPr>
            </w:pPr>
            <w:r>
              <w:rPr>
                <w:rFonts w:ascii="宋体" w:hAnsi="宋体" w:hint="eastAsia"/>
                <w:sz w:val="24"/>
                <w:szCs w:val="24"/>
              </w:rPr>
              <w:t>原发票号码</w:t>
            </w:r>
          </w:p>
        </w:tc>
        <w:tc>
          <w:tcPr>
            <w:tcW w:w="709" w:type="dxa"/>
          </w:tcPr>
          <w:p w:rsidR="00931EE8" w:rsidRDefault="00931EE8" w:rsidP="00BE3334">
            <w:pPr>
              <w:rPr>
                <w:rFonts w:ascii="宋体" w:hAnsi="宋体"/>
                <w:sz w:val="24"/>
                <w:szCs w:val="24"/>
              </w:rPr>
            </w:pPr>
            <w:r>
              <w:rPr>
                <w:rFonts w:ascii="宋体" w:hAnsi="宋体" w:hint="eastAsia"/>
                <w:sz w:val="24"/>
                <w:szCs w:val="24"/>
              </w:rPr>
              <w:t>8</w:t>
            </w:r>
          </w:p>
        </w:tc>
        <w:tc>
          <w:tcPr>
            <w:tcW w:w="708" w:type="dxa"/>
          </w:tcPr>
          <w:p w:rsidR="00931EE8" w:rsidRDefault="00931EE8" w:rsidP="00BE3334">
            <w:pPr>
              <w:rPr>
                <w:rFonts w:ascii="宋体" w:hAnsi="宋体"/>
                <w:sz w:val="24"/>
                <w:szCs w:val="24"/>
              </w:rPr>
            </w:pPr>
            <w:r>
              <w:rPr>
                <w:rFonts w:ascii="宋体" w:hAnsi="宋体" w:hint="eastAsia"/>
                <w:sz w:val="24"/>
                <w:szCs w:val="24"/>
              </w:rPr>
              <w:t>是</w:t>
            </w:r>
          </w:p>
        </w:tc>
        <w:tc>
          <w:tcPr>
            <w:tcW w:w="2744" w:type="dxa"/>
          </w:tcPr>
          <w:p w:rsidR="00931EE8" w:rsidRPr="004D1D61" w:rsidRDefault="00931EE8" w:rsidP="00BE3334">
            <w:pPr>
              <w:rPr>
                <w:rFonts w:ascii="宋体" w:hAnsi="宋体"/>
                <w:sz w:val="24"/>
                <w:szCs w:val="24"/>
              </w:rPr>
            </w:pPr>
            <w:r>
              <w:rPr>
                <w:rFonts w:ascii="宋体" w:hAnsi="宋体" w:hint="eastAsia"/>
                <w:sz w:val="24"/>
                <w:szCs w:val="24"/>
              </w:rPr>
              <w:t>8位发票号码</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Default="00931EE8" w:rsidP="00BE3334">
            <w:pPr>
              <w:rPr>
                <w:rFonts w:ascii="宋体" w:hAnsi="宋体"/>
                <w:sz w:val="24"/>
                <w:szCs w:val="24"/>
              </w:rPr>
            </w:pPr>
            <w:r>
              <w:rPr>
                <w:rFonts w:ascii="宋体" w:hAnsi="宋体" w:hint="eastAsia"/>
                <w:sz w:val="24"/>
                <w:szCs w:val="24"/>
              </w:rPr>
              <w:t>kpzddm</w:t>
            </w:r>
          </w:p>
        </w:tc>
        <w:tc>
          <w:tcPr>
            <w:tcW w:w="2126" w:type="dxa"/>
          </w:tcPr>
          <w:p w:rsidR="00931EE8" w:rsidRDefault="00931EE8" w:rsidP="00BE3334">
            <w:pPr>
              <w:rPr>
                <w:rFonts w:ascii="宋体" w:hAnsi="宋体"/>
                <w:sz w:val="24"/>
                <w:szCs w:val="24"/>
              </w:rPr>
            </w:pPr>
            <w:r>
              <w:rPr>
                <w:rFonts w:ascii="宋体" w:hAnsi="宋体" w:hint="eastAsia"/>
                <w:sz w:val="24"/>
                <w:szCs w:val="24"/>
              </w:rPr>
              <w:t>开票终端代码</w:t>
            </w:r>
          </w:p>
        </w:tc>
        <w:tc>
          <w:tcPr>
            <w:tcW w:w="709" w:type="dxa"/>
          </w:tcPr>
          <w:p w:rsidR="00931EE8" w:rsidRDefault="00931EE8" w:rsidP="00BE3334">
            <w:pPr>
              <w:rPr>
                <w:rFonts w:ascii="宋体" w:hAnsi="宋体"/>
                <w:sz w:val="24"/>
                <w:szCs w:val="24"/>
              </w:rPr>
            </w:pPr>
            <w:r>
              <w:rPr>
                <w:rFonts w:ascii="宋体" w:hAnsi="宋体" w:hint="eastAsia"/>
                <w:sz w:val="24"/>
                <w:szCs w:val="24"/>
              </w:rPr>
              <w:t>30</w:t>
            </w:r>
          </w:p>
        </w:tc>
        <w:tc>
          <w:tcPr>
            <w:tcW w:w="708" w:type="dxa"/>
          </w:tcPr>
          <w:p w:rsidR="00931EE8" w:rsidRDefault="00931EE8" w:rsidP="00BE3334">
            <w:pPr>
              <w:rPr>
                <w:rFonts w:ascii="宋体" w:hAnsi="宋体"/>
                <w:sz w:val="24"/>
                <w:szCs w:val="24"/>
              </w:rPr>
            </w:pPr>
            <w:r>
              <w:rPr>
                <w:rFonts w:ascii="宋体" w:hAnsi="宋体" w:hint="eastAsia"/>
                <w:sz w:val="24"/>
                <w:szCs w:val="24"/>
              </w:rPr>
              <w:t>是</w:t>
            </w:r>
          </w:p>
        </w:tc>
        <w:tc>
          <w:tcPr>
            <w:tcW w:w="2744" w:type="dxa"/>
          </w:tcPr>
          <w:p w:rsidR="00931EE8" w:rsidRDefault="00931EE8" w:rsidP="00BE3334">
            <w:pPr>
              <w:rPr>
                <w:rFonts w:ascii="宋体" w:hAnsi="宋体"/>
                <w:sz w:val="24"/>
                <w:szCs w:val="24"/>
              </w:rPr>
            </w:pP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Default="00931EE8" w:rsidP="00BE3334">
            <w:pPr>
              <w:rPr>
                <w:rFonts w:ascii="宋体" w:hAnsi="宋体"/>
                <w:sz w:val="24"/>
                <w:szCs w:val="24"/>
              </w:rPr>
            </w:pPr>
            <w:r>
              <w:rPr>
                <w:rFonts w:ascii="宋体" w:hAnsi="宋体" w:hint="eastAsia"/>
                <w:sz w:val="24"/>
                <w:szCs w:val="24"/>
              </w:rPr>
              <w:t>sqyy</w:t>
            </w:r>
          </w:p>
        </w:tc>
        <w:tc>
          <w:tcPr>
            <w:tcW w:w="2126" w:type="dxa"/>
          </w:tcPr>
          <w:p w:rsidR="00931EE8" w:rsidRDefault="00931EE8" w:rsidP="00BE3334">
            <w:pPr>
              <w:rPr>
                <w:rFonts w:ascii="宋体" w:hAnsi="宋体"/>
                <w:sz w:val="24"/>
                <w:szCs w:val="24"/>
              </w:rPr>
            </w:pPr>
            <w:r>
              <w:rPr>
                <w:rFonts w:ascii="宋体" w:hAnsi="宋体" w:hint="eastAsia"/>
                <w:sz w:val="24"/>
                <w:szCs w:val="24"/>
              </w:rPr>
              <w:t>申请原因</w:t>
            </w:r>
          </w:p>
        </w:tc>
        <w:tc>
          <w:tcPr>
            <w:tcW w:w="709" w:type="dxa"/>
          </w:tcPr>
          <w:p w:rsidR="00931EE8" w:rsidRDefault="00931EE8" w:rsidP="00BE3334">
            <w:pPr>
              <w:rPr>
                <w:rFonts w:ascii="宋体" w:hAnsi="宋体"/>
                <w:sz w:val="24"/>
                <w:szCs w:val="24"/>
              </w:rPr>
            </w:pPr>
            <w:r>
              <w:rPr>
                <w:rFonts w:ascii="宋体" w:hAnsi="宋体" w:hint="eastAsia"/>
                <w:sz w:val="24"/>
                <w:szCs w:val="24"/>
              </w:rPr>
              <w:t>1</w:t>
            </w:r>
          </w:p>
        </w:tc>
        <w:tc>
          <w:tcPr>
            <w:tcW w:w="708" w:type="dxa"/>
          </w:tcPr>
          <w:p w:rsidR="00931EE8" w:rsidRDefault="00931EE8" w:rsidP="00BE3334">
            <w:pPr>
              <w:rPr>
                <w:rFonts w:ascii="宋体" w:hAnsi="宋体"/>
                <w:sz w:val="24"/>
                <w:szCs w:val="24"/>
              </w:rPr>
            </w:pPr>
            <w:r>
              <w:rPr>
                <w:rFonts w:ascii="宋体" w:hAnsi="宋体" w:hint="eastAsia"/>
                <w:sz w:val="24"/>
                <w:szCs w:val="24"/>
              </w:rPr>
              <w:t>否</w:t>
            </w:r>
          </w:p>
        </w:tc>
        <w:tc>
          <w:tcPr>
            <w:tcW w:w="2744" w:type="dxa"/>
          </w:tcPr>
          <w:p w:rsidR="00931EE8" w:rsidRPr="00224172" w:rsidRDefault="00224172" w:rsidP="00224172">
            <w:pPr>
              <w:rPr>
                <w:rFonts w:ascii="宋体" w:hAnsi="宋体"/>
                <w:sz w:val="24"/>
                <w:szCs w:val="24"/>
              </w:rPr>
            </w:pPr>
            <w:r w:rsidRPr="00224172">
              <w:rPr>
                <w:rFonts w:ascii="宋体" w:hAnsi="宋体" w:hint="eastAsia"/>
                <w:sz w:val="24"/>
                <w:szCs w:val="24"/>
                <w:highlight w:val="lightGray"/>
              </w:rPr>
              <w:t>2</w:t>
            </w:r>
            <w:r>
              <w:rPr>
                <w:rFonts w:ascii="宋体" w:hAnsi="宋体" w:hint="eastAsia"/>
                <w:sz w:val="24"/>
                <w:szCs w:val="24"/>
                <w:highlight w:val="lightGray"/>
              </w:rPr>
              <w:t>：</w:t>
            </w:r>
            <w:r>
              <w:rPr>
                <w:rFonts w:ascii="宋体" w:hAnsi="宋体" w:hint="eastAsia"/>
                <w:sz w:val="24"/>
                <w:szCs w:val="24"/>
              </w:rPr>
              <w:t>销售方申请</w:t>
            </w:r>
          </w:p>
          <w:p w:rsidR="00931EE8" w:rsidRDefault="00931EE8" w:rsidP="00BE3334">
            <w:pPr>
              <w:rPr>
                <w:rFonts w:ascii="宋体" w:hAnsi="宋体"/>
                <w:sz w:val="24"/>
                <w:szCs w:val="24"/>
              </w:rPr>
            </w:pPr>
            <w:r>
              <w:rPr>
                <w:rFonts w:ascii="宋体" w:hAnsi="宋体" w:hint="eastAsia"/>
                <w:sz w:val="24"/>
                <w:szCs w:val="24"/>
              </w:rPr>
              <w:t>说明：如果业务类型为</w:t>
            </w:r>
            <w:r w:rsidR="00D476C9">
              <w:rPr>
                <w:rFonts w:ascii="宋体" w:hAnsi="宋体" w:hint="eastAsia"/>
                <w:sz w:val="24"/>
                <w:szCs w:val="24"/>
              </w:rPr>
              <w:t>0</w:t>
            </w:r>
          </w:p>
          <w:p w:rsidR="00931EE8" w:rsidRPr="00D94929" w:rsidRDefault="00931EE8" w:rsidP="00BE3334">
            <w:pPr>
              <w:rPr>
                <w:rFonts w:ascii="宋体" w:hAnsi="宋体"/>
                <w:sz w:val="24"/>
                <w:szCs w:val="24"/>
              </w:rPr>
            </w:pPr>
            <w:r>
              <w:rPr>
                <w:rFonts w:ascii="宋体" w:hAnsi="宋体" w:hint="eastAsia"/>
                <w:sz w:val="24"/>
                <w:szCs w:val="24"/>
              </w:rPr>
              <w:t>此信息不能为空</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Default="00931EE8" w:rsidP="00BE3334">
            <w:pPr>
              <w:rPr>
                <w:rFonts w:ascii="宋体" w:hAnsi="宋体"/>
                <w:sz w:val="24"/>
                <w:szCs w:val="24"/>
              </w:rPr>
            </w:pPr>
            <w:r>
              <w:rPr>
                <w:rFonts w:ascii="宋体" w:hAnsi="宋体" w:hint="eastAsia"/>
                <w:sz w:val="24"/>
                <w:szCs w:val="24"/>
              </w:rPr>
              <w:t>ywlx</w:t>
            </w:r>
          </w:p>
        </w:tc>
        <w:tc>
          <w:tcPr>
            <w:tcW w:w="2126" w:type="dxa"/>
          </w:tcPr>
          <w:p w:rsidR="00931EE8" w:rsidRDefault="00931EE8" w:rsidP="00BE3334">
            <w:pPr>
              <w:rPr>
                <w:rFonts w:ascii="宋体" w:hAnsi="宋体"/>
                <w:sz w:val="24"/>
                <w:szCs w:val="24"/>
              </w:rPr>
            </w:pPr>
            <w:r>
              <w:rPr>
                <w:rFonts w:ascii="宋体" w:hAnsi="宋体" w:hint="eastAsia"/>
                <w:sz w:val="24"/>
                <w:szCs w:val="24"/>
              </w:rPr>
              <w:t>业务请求类型</w:t>
            </w:r>
          </w:p>
        </w:tc>
        <w:tc>
          <w:tcPr>
            <w:tcW w:w="709" w:type="dxa"/>
          </w:tcPr>
          <w:p w:rsidR="00931EE8" w:rsidRDefault="00931EE8" w:rsidP="00BE3334">
            <w:pPr>
              <w:rPr>
                <w:rFonts w:ascii="宋体" w:hAnsi="宋体"/>
                <w:sz w:val="24"/>
                <w:szCs w:val="24"/>
              </w:rPr>
            </w:pPr>
            <w:r>
              <w:rPr>
                <w:rFonts w:ascii="宋体" w:hAnsi="宋体" w:hint="eastAsia"/>
                <w:sz w:val="24"/>
                <w:szCs w:val="24"/>
              </w:rPr>
              <w:t>1</w:t>
            </w:r>
          </w:p>
        </w:tc>
        <w:tc>
          <w:tcPr>
            <w:tcW w:w="708" w:type="dxa"/>
          </w:tcPr>
          <w:p w:rsidR="00931EE8" w:rsidRDefault="00931EE8" w:rsidP="00BE3334">
            <w:pPr>
              <w:rPr>
                <w:rFonts w:ascii="宋体" w:hAnsi="宋体"/>
                <w:sz w:val="24"/>
                <w:szCs w:val="24"/>
              </w:rPr>
            </w:pPr>
            <w:r>
              <w:rPr>
                <w:rFonts w:ascii="宋体" w:hAnsi="宋体" w:hint="eastAsia"/>
                <w:sz w:val="24"/>
                <w:szCs w:val="24"/>
              </w:rPr>
              <w:t>是</w:t>
            </w:r>
          </w:p>
        </w:tc>
        <w:tc>
          <w:tcPr>
            <w:tcW w:w="2744" w:type="dxa"/>
          </w:tcPr>
          <w:p w:rsidR="00931EE8" w:rsidRPr="00DE7015" w:rsidRDefault="00931EE8" w:rsidP="003C5EE2">
            <w:pPr>
              <w:pStyle w:val="af4"/>
              <w:numPr>
                <w:ilvl w:val="0"/>
                <w:numId w:val="36"/>
              </w:numPr>
              <w:ind w:firstLineChars="0"/>
              <w:rPr>
                <w:rFonts w:ascii="宋体" w:hAnsi="宋体"/>
                <w:sz w:val="24"/>
                <w:szCs w:val="24"/>
              </w:rPr>
            </w:pPr>
            <w:r w:rsidRPr="00DE7015">
              <w:rPr>
                <w:rFonts w:ascii="宋体" w:hAnsi="宋体" w:hint="eastAsia"/>
                <w:sz w:val="24"/>
                <w:szCs w:val="24"/>
              </w:rPr>
              <w:t>信息表</w:t>
            </w:r>
            <w:r>
              <w:rPr>
                <w:rFonts w:ascii="宋体" w:hAnsi="宋体" w:hint="eastAsia"/>
                <w:sz w:val="24"/>
                <w:szCs w:val="24"/>
              </w:rPr>
              <w:t>编号</w:t>
            </w:r>
            <w:r w:rsidRPr="00DE7015">
              <w:rPr>
                <w:rFonts w:ascii="宋体" w:hAnsi="宋体" w:hint="eastAsia"/>
                <w:sz w:val="24"/>
                <w:szCs w:val="24"/>
              </w:rPr>
              <w:t>申请</w:t>
            </w:r>
          </w:p>
          <w:p w:rsidR="00931EE8" w:rsidRPr="00DE7015" w:rsidRDefault="00931EE8" w:rsidP="003C5EE2">
            <w:pPr>
              <w:pStyle w:val="af4"/>
              <w:numPr>
                <w:ilvl w:val="0"/>
                <w:numId w:val="36"/>
              </w:numPr>
              <w:ind w:firstLineChars="0"/>
              <w:rPr>
                <w:rFonts w:ascii="宋体" w:hAnsi="宋体"/>
                <w:sz w:val="24"/>
                <w:szCs w:val="24"/>
              </w:rPr>
            </w:pPr>
            <w:r>
              <w:rPr>
                <w:rFonts w:ascii="宋体" w:hAnsi="宋体" w:hint="eastAsia"/>
                <w:sz w:val="24"/>
                <w:szCs w:val="24"/>
              </w:rPr>
              <w:t>信息表编号查询</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Default="00931EE8" w:rsidP="00BE3334">
            <w:pPr>
              <w:rPr>
                <w:rFonts w:ascii="宋体" w:hAnsi="宋体"/>
                <w:sz w:val="24"/>
                <w:szCs w:val="24"/>
              </w:rPr>
            </w:pPr>
            <w:r>
              <w:rPr>
                <w:rFonts w:ascii="Courier" w:hAnsi="Courier" w:hint="eastAsia"/>
                <w:szCs w:val="21"/>
              </w:rPr>
              <w:t>sqrmc</w:t>
            </w:r>
          </w:p>
        </w:tc>
        <w:tc>
          <w:tcPr>
            <w:tcW w:w="2126" w:type="dxa"/>
          </w:tcPr>
          <w:p w:rsidR="00931EE8" w:rsidRDefault="00931EE8" w:rsidP="00BE3334">
            <w:pPr>
              <w:rPr>
                <w:rFonts w:ascii="宋体" w:hAnsi="宋体"/>
                <w:sz w:val="24"/>
                <w:szCs w:val="24"/>
              </w:rPr>
            </w:pPr>
            <w:r>
              <w:rPr>
                <w:rFonts w:ascii="Courier" w:hAnsi="Courier" w:hint="eastAsia"/>
                <w:szCs w:val="21"/>
              </w:rPr>
              <w:t>申请人名称</w:t>
            </w:r>
          </w:p>
        </w:tc>
        <w:tc>
          <w:tcPr>
            <w:tcW w:w="709" w:type="dxa"/>
          </w:tcPr>
          <w:p w:rsidR="00931EE8" w:rsidRDefault="00931EE8" w:rsidP="00BE3334">
            <w:pPr>
              <w:rPr>
                <w:rFonts w:ascii="宋体" w:hAnsi="宋体"/>
                <w:sz w:val="24"/>
                <w:szCs w:val="24"/>
              </w:rPr>
            </w:pPr>
            <w:r>
              <w:rPr>
                <w:rFonts w:ascii="宋体" w:hAnsi="宋体" w:hint="eastAsia"/>
                <w:sz w:val="24"/>
                <w:szCs w:val="24"/>
              </w:rPr>
              <w:t>40</w:t>
            </w:r>
          </w:p>
        </w:tc>
        <w:tc>
          <w:tcPr>
            <w:tcW w:w="708" w:type="dxa"/>
          </w:tcPr>
          <w:p w:rsidR="00931EE8" w:rsidRDefault="00931EE8" w:rsidP="00BE3334">
            <w:pPr>
              <w:rPr>
                <w:rFonts w:ascii="宋体" w:hAnsi="宋体"/>
                <w:sz w:val="24"/>
                <w:szCs w:val="24"/>
              </w:rPr>
            </w:pPr>
            <w:r>
              <w:rPr>
                <w:rFonts w:ascii="宋体" w:hAnsi="宋体" w:hint="eastAsia"/>
                <w:sz w:val="24"/>
                <w:szCs w:val="24"/>
              </w:rPr>
              <w:t>否</w:t>
            </w:r>
          </w:p>
        </w:tc>
        <w:tc>
          <w:tcPr>
            <w:tcW w:w="2744" w:type="dxa"/>
          </w:tcPr>
          <w:p w:rsidR="00931EE8" w:rsidRDefault="00931EE8" w:rsidP="00BE3334">
            <w:pPr>
              <w:rPr>
                <w:rFonts w:ascii="宋体" w:hAnsi="宋体"/>
                <w:sz w:val="24"/>
                <w:szCs w:val="24"/>
              </w:rPr>
            </w:pPr>
            <w:r>
              <w:rPr>
                <w:rFonts w:ascii="宋体" w:hAnsi="宋体" w:hint="eastAsia"/>
                <w:sz w:val="24"/>
                <w:szCs w:val="24"/>
              </w:rPr>
              <w:t>说明：如果业务类型为0</w:t>
            </w:r>
          </w:p>
          <w:p w:rsidR="00931EE8" w:rsidRPr="00D07417" w:rsidRDefault="00931EE8" w:rsidP="00BE3334">
            <w:pPr>
              <w:rPr>
                <w:rFonts w:ascii="宋体" w:hAnsi="宋体"/>
                <w:sz w:val="24"/>
                <w:szCs w:val="24"/>
              </w:rPr>
            </w:pPr>
            <w:r>
              <w:rPr>
                <w:rFonts w:ascii="宋体" w:hAnsi="宋体" w:hint="eastAsia"/>
                <w:sz w:val="24"/>
                <w:szCs w:val="24"/>
              </w:rPr>
              <w:t>此信息不能为空</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Default="00931EE8" w:rsidP="00BE3334">
            <w:pPr>
              <w:rPr>
                <w:rFonts w:ascii="宋体" w:hAnsi="宋体"/>
                <w:sz w:val="24"/>
                <w:szCs w:val="24"/>
              </w:rPr>
            </w:pPr>
            <w:r>
              <w:rPr>
                <w:rFonts w:ascii="Courier" w:hAnsi="Courier" w:hint="eastAsia"/>
                <w:szCs w:val="21"/>
              </w:rPr>
              <w:t>sqjgmc</w:t>
            </w:r>
          </w:p>
        </w:tc>
        <w:tc>
          <w:tcPr>
            <w:tcW w:w="2126" w:type="dxa"/>
          </w:tcPr>
          <w:p w:rsidR="00931EE8" w:rsidRDefault="00931EE8" w:rsidP="00BE3334">
            <w:pPr>
              <w:rPr>
                <w:rFonts w:ascii="宋体" w:hAnsi="宋体"/>
                <w:sz w:val="24"/>
                <w:szCs w:val="24"/>
              </w:rPr>
            </w:pPr>
            <w:r>
              <w:rPr>
                <w:rFonts w:ascii="Courier" w:hAnsi="Courier" w:hint="eastAsia"/>
                <w:szCs w:val="21"/>
              </w:rPr>
              <w:t>申请机构名称</w:t>
            </w:r>
          </w:p>
        </w:tc>
        <w:tc>
          <w:tcPr>
            <w:tcW w:w="709" w:type="dxa"/>
          </w:tcPr>
          <w:p w:rsidR="00931EE8" w:rsidRDefault="00931EE8" w:rsidP="00BE3334">
            <w:pPr>
              <w:rPr>
                <w:rFonts w:ascii="宋体" w:hAnsi="宋体"/>
                <w:sz w:val="24"/>
                <w:szCs w:val="24"/>
              </w:rPr>
            </w:pPr>
            <w:r>
              <w:rPr>
                <w:rFonts w:ascii="宋体" w:hAnsi="宋体" w:hint="eastAsia"/>
                <w:sz w:val="24"/>
                <w:szCs w:val="24"/>
              </w:rPr>
              <w:t>160</w:t>
            </w:r>
          </w:p>
        </w:tc>
        <w:tc>
          <w:tcPr>
            <w:tcW w:w="708" w:type="dxa"/>
          </w:tcPr>
          <w:p w:rsidR="00931EE8" w:rsidRDefault="00931EE8" w:rsidP="00BE3334">
            <w:pPr>
              <w:rPr>
                <w:rFonts w:ascii="宋体" w:hAnsi="宋体"/>
                <w:sz w:val="24"/>
                <w:szCs w:val="24"/>
              </w:rPr>
            </w:pPr>
            <w:r>
              <w:rPr>
                <w:rFonts w:ascii="宋体" w:hAnsi="宋体" w:hint="eastAsia"/>
                <w:sz w:val="24"/>
                <w:szCs w:val="24"/>
              </w:rPr>
              <w:t>否</w:t>
            </w:r>
          </w:p>
        </w:tc>
        <w:tc>
          <w:tcPr>
            <w:tcW w:w="2744" w:type="dxa"/>
          </w:tcPr>
          <w:p w:rsidR="00931EE8" w:rsidRDefault="00931EE8" w:rsidP="00BE3334">
            <w:pPr>
              <w:rPr>
                <w:rFonts w:ascii="宋体" w:hAnsi="宋体"/>
                <w:sz w:val="24"/>
                <w:szCs w:val="24"/>
              </w:rPr>
            </w:pPr>
            <w:r>
              <w:rPr>
                <w:rFonts w:ascii="宋体" w:hAnsi="宋体" w:hint="eastAsia"/>
                <w:sz w:val="24"/>
                <w:szCs w:val="24"/>
              </w:rPr>
              <w:t>说明：如果业务类型为0</w:t>
            </w:r>
          </w:p>
          <w:p w:rsidR="00931EE8" w:rsidRPr="00D07417" w:rsidRDefault="00931EE8" w:rsidP="00BE3334">
            <w:pPr>
              <w:rPr>
                <w:rFonts w:ascii="宋体" w:hAnsi="宋体"/>
                <w:sz w:val="24"/>
                <w:szCs w:val="24"/>
              </w:rPr>
            </w:pPr>
            <w:r>
              <w:rPr>
                <w:rFonts w:ascii="宋体" w:hAnsi="宋体" w:hint="eastAsia"/>
                <w:sz w:val="24"/>
                <w:szCs w:val="24"/>
              </w:rPr>
              <w:t>此信息不能为空</w:t>
            </w:r>
          </w:p>
        </w:tc>
      </w:tr>
      <w:tr w:rsidR="00931EE8" w:rsidRPr="004D1D61" w:rsidTr="00BE3334">
        <w:tc>
          <w:tcPr>
            <w:tcW w:w="817" w:type="dxa"/>
          </w:tcPr>
          <w:p w:rsidR="00931EE8" w:rsidRPr="004D1D61" w:rsidRDefault="00931EE8" w:rsidP="001E47CA">
            <w:pPr>
              <w:numPr>
                <w:ilvl w:val="0"/>
                <w:numId w:val="37"/>
              </w:numPr>
              <w:jc w:val="center"/>
              <w:rPr>
                <w:rFonts w:ascii="宋体" w:hAnsi="宋体"/>
                <w:sz w:val="24"/>
                <w:szCs w:val="24"/>
              </w:rPr>
            </w:pPr>
          </w:p>
        </w:tc>
        <w:tc>
          <w:tcPr>
            <w:tcW w:w="1418" w:type="dxa"/>
          </w:tcPr>
          <w:p w:rsidR="00931EE8" w:rsidRDefault="00931EE8" w:rsidP="00BE3334">
            <w:pPr>
              <w:rPr>
                <w:rFonts w:ascii="Courier" w:hAnsi="Courier"/>
                <w:szCs w:val="21"/>
              </w:rPr>
            </w:pPr>
            <w:r>
              <w:rPr>
                <w:rFonts w:ascii="Courier" w:hAnsi="Courier" w:hint="eastAsia"/>
                <w:szCs w:val="21"/>
              </w:rPr>
              <w:t>lxfs</w:t>
            </w:r>
          </w:p>
        </w:tc>
        <w:tc>
          <w:tcPr>
            <w:tcW w:w="2126" w:type="dxa"/>
          </w:tcPr>
          <w:p w:rsidR="00931EE8" w:rsidRDefault="00931EE8" w:rsidP="00BE3334">
            <w:pPr>
              <w:rPr>
                <w:rFonts w:ascii="宋体" w:hAnsi="宋体"/>
                <w:sz w:val="24"/>
                <w:szCs w:val="24"/>
              </w:rPr>
            </w:pPr>
            <w:r>
              <w:rPr>
                <w:rFonts w:ascii="Courier" w:hAnsi="Courier" w:hint="eastAsia"/>
                <w:szCs w:val="21"/>
              </w:rPr>
              <w:t>联系方式</w:t>
            </w:r>
          </w:p>
        </w:tc>
        <w:tc>
          <w:tcPr>
            <w:tcW w:w="709" w:type="dxa"/>
          </w:tcPr>
          <w:p w:rsidR="00931EE8" w:rsidRDefault="00931EE8" w:rsidP="00BE3334">
            <w:pPr>
              <w:rPr>
                <w:rFonts w:ascii="宋体" w:hAnsi="宋体"/>
                <w:sz w:val="24"/>
                <w:szCs w:val="24"/>
              </w:rPr>
            </w:pPr>
            <w:r>
              <w:rPr>
                <w:rFonts w:ascii="宋体" w:hAnsi="宋体" w:hint="eastAsia"/>
                <w:sz w:val="24"/>
                <w:szCs w:val="24"/>
              </w:rPr>
              <w:t>30</w:t>
            </w:r>
          </w:p>
        </w:tc>
        <w:tc>
          <w:tcPr>
            <w:tcW w:w="708" w:type="dxa"/>
          </w:tcPr>
          <w:p w:rsidR="00931EE8" w:rsidRDefault="00931EE8" w:rsidP="00BE3334">
            <w:pPr>
              <w:rPr>
                <w:rFonts w:ascii="宋体" w:hAnsi="宋体"/>
                <w:sz w:val="24"/>
                <w:szCs w:val="24"/>
              </w:rPr>
            </w:pPr>
            <w:r>
              <w:rPr>
                <w:rFonts w:ascii="宋体" w:hAnsi="宋体" w:hint="eastAsia"/>
                <w:sz w:val="24"/>
                <w:szCs w:val="24"/>
              </w:rPr>
              <w:t>否</w:t>
            </w:r>
          </w:p>
        </w:tc>
        <w:tc>
          <w:tcPr>
            <w:tcW w:w="2744" w:type="dxa"/>
          </w:tcPr>
          <w:p w:rsidR="00931EE8" w:rsidRPr="00D07417" w:rsidRDefault="00931EE8" w:rsidP="00BE3334">
            <w:pPr>
              <w:rPr>
                <w:rFonts w:ascii="宋体" w:hAnsi="宋体"/>
                <w:sz w:val="24"/>
                <w:szCs w:val="24"/>
              </w:rPr>
            </w:pPr>
          </w:p>
        </w:tc>
      </w:tr>
      <w:tr w:rsidR="00931EE8" w:rsidRPr="002768A8" w:rsidTr="00BE3334">
        <w:tc>
          <w:tcPr>
            <w:tcW w:w="817" w:type="dxa"/>
            <w:tcBorders>
              <w:top w:val="single" w:sz="4" w:space="0" w:color="auto"/>
              <w:left w:val="single" w:sz="4" w:space="0" w:color="auto"/>
              <w:bottom w:val="single" w:sz="4" w:space="0" w:color="auto"/>
              <w:right w:val="single" w:sz="4" w:space="0" w:color="auto"/>
            </w:tcBorders>
          </w:tcPr>
          <w:p w:rsidR="00931EE8" w:rsidRPr="00483147" w:rsidRDefault="00931EE8" w:rsidP="001E47CA">
            <w:pPr>
              <w:jc w:val="center"/>
              <w:rPr>
                <w:rFonts w:ascii="宋体" w:hAnsi="宋体"/>
                <w:sz w:val="24"/>
                <w:szCs w:val="24"/>
              </w:rPr>
            </w:pPr>
            <w:r>
              <w:rPr>
                <w:rFonts w:ascii="宋体" w:hAnsi="宋体" w:hint="eastAsia"/>
                <w:sz w:val="24"/>
                <w:szCs w:val="24"/>
              </w:rPr>
              <w:t>14</w:t>
            </w:r>
          </w:p>
        </w:tc>
        <w:tc>
          <w:tcPr>
            <w:tcW w:w="1418"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Courier" w:hAnsi="Courier"/>
                <w:szCs w:val="21"/>
              </w:rPr>
            </w:pPr>
            <w:r w:rsidRPr="00483147">
              <w:rPr>
                <w:rFonts w:ascii="Courier" w:hAnsi="Courier" w:hint="eastAsia"/>
                <w:szCs w:val="21"/>
              </w:rPr>
              <w:t>xhdwsbh</w:t>
            </w:r>
          </w:p>
        </w:tc>
        <w:tc>
          <w:tcPr>
            <w:tcW w:w="2126"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Courier" w:hAnsi="Courier"/>
                <w:szCs w:val="21"/>
              </w:rPr>
            </w:pPr>
            <w:r w:rsidRPr="00483147">
              <w:rPr>
                <w:rFonts w:ascii="Courier" w:hAnsi="Courier" w:hint="eastAsia"/>
                <w:szCs w:val="21"/>
              </w:rPr>
              <w:t>销货单位识别号</w:t>
            </w:r>
          </w:p>
        </w:tc>
        <w:tc>
          <w:tcPr>
            <w:tcW w:w="709"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宋体" w:hAnsi="宋体"/>
                <w:sz w:val="24"/>
                <w:szCs w:val="24"/>
              </w:rPr>
            </w:pPr>
            <w:r w:rsidRPr="00483147">
              <w:rPr>
                <w:rFonts w:ascii="宋体" w:hAnsi="宋体" w:hint="eastAsia"/>
                <w:sz w:val="24"/>
                <w:szCs w:val="24"/>
              </w:rPr>
              <w:t>20</w:t>
            </w:r>
          </w:p>
        </w:tc>
        <w:tc>
          <w:tcPr>
            <w:tcW w:w="708"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宋体" w:hAnsi="宋体"/>
                <w:sz w:val="24"/>
                <w:szCs w:val="24"/>
              </w:rPr>
            </w:pPr>
            <w:r w:rsidRPr="00483147">
              <w:rPr>
                <w:rFonts w:ascii="宋体" w:hAnsi="宋体" w:hint="eastAsia"/>
                <w:sz w:val="24"/>
                <w:szCs w:val="24"/>
              </w:rPr>
              <w:t>是</w:t>
            </w:r>
          </w:p>
        </w:tc>
        <w:tc>
          <w:tcPr>
            <w:tcW w:w="2744"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宋体" w:hAnsi="宋体"/>
                <w:sz w:val="24"/>
                <w:szCs w:val="24"/>
              </w:rPr>
            </w:pPr>
          </w:p>
        </w:tc>
      </w:tr>
      <w:tr w:rsidR="00931EE8" w:rsidRPr="004D1D61" w:rsidTr="00BE3334">
        <w:tc>
          <w:tcPr>
            <w:tcW w:w="817" w:type="dxa"/>
            <w:tcBorders>
              <w:top w:val="single" w:sz="4" w:space="0" w:color="auto"/>
              <w:left w:val="single" w:sz="4" w:space="0" w:color="auto"/>
              <w:bottom w:val="single" w:sz="4" w:space="0" w:color="auto"/>
              <w:right w:val="single" w:sz="4" w:space="0" w:color="auto"/>
            </w:tcBorders>
          </w:tcPr>
          <w:p w:rsidR="00931EE8" w:rsidRPr="003D5DA2" w:rsidRDefault="00931EE8" w:rsidP="001E47CA">
            <w:pPr>
              <w:jc w:val="center"/>
              <w:rPr>
                <w:rFonts w:ascii="Courier" w:hAnsi="Courier"/>
                <w:szCs w:val="21"/>
              </w:rPr>
            </w:pPr>
            <w:r w:rsidRPr="003D5DA2">
              <w:rPr>
                <w:rFonts w:ascii="Courier" w:hAnsi="Courier" w:hint="eastAsia"/>
                <w:szCs w:val="21"/>
              </w:rPr>
              <w:t>15</w:t>
            </w:r>
          </w:p>
        </w:tc>
        <w:tc>
          <w:tcPr>
            <w:tcW w:w="1418"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Courier" w:hAnsi="Courier"/>
                <w:szCs w:val="21"/>
              </w:rPr>
            </w:pPr>
            <w:r w:rsidRPr="00483147">
              <w:rPr>
                <w:rFonts w:ascii="Courier" w:hAnsi="Courier" w:hint="eastAsia"/>
                <w:szCs w:val="21"/>
              </w:rPr>
              <w:t>xhdwmc</w:t>
            </w:r>
          </w:p>
        </w:tc>
        <w:tc>
          <w:tcPr>
            <w:tcW w:w="2126"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Courier" w:hAnsi="Courier"/>
                <w:szCs w:val="21"/>
              </w:rPr>
            </w:pPr>
            <w:r w:rsidRPr="00483147">
              <w:rPr>
                <w:rFonts w:ascii="Courier" w:hAnsi="Courier" w:hint="eastAsia"/>
                <w:szCs w:val="21"/>
              </w:rPr>
              <w:t>销货单位名称</w:t>
            </w:r>
          </w:p>
        </w:tc>
        <w:tc>
          <w:tcPr>
            <w:tcW w:w="709"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宋体" w:hAnsi="宋体"/>
                <w:sz w:val="24"/>
                <w:szCs w:val="24"/>
              </w:rPr>
            </w:pPr>
            <w:r w:rsidRPr="00483147">
              <w:rPr>
                <w:rFonts w:ascii="宋体" w:hAnsi="宋体" w:hint="eastAsia"/>
                <w:sz w:val="24"/>
                <w:szCs w:val="24"/>
              </w:rPr>
              <w:t>100</w:t>
            </w:r>
          </w:p>
        </w:tc>
        <w:tc>
          <w:tcPr>
            <w:tcW w:w="708"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宋体" w:hAnsi="宋体"/>
                <w:sz w:val="24"/>
                <w:szCs w:val="24"/>
              </w:rPr>
            </w:pPr>
            <w:r w:rsidRPr="00483147">
              <w:rPr>
                <w:rFonts w:ascii="宋体" w:hAnsi="宋体" w:hint="eastAsia"/>
                <w:sz w:val="24"/>
                <w:szCs w:val="24"/>
              </w:rPr>
              <w:t>是</w:t>
            </w:r>
          </w:p>
        </w:tc>
        <w:tc>
          <w:tcPr>
            <w:tcW w:w="2744" w:type="dxa"/>
            <w:tcBorders>
              <w:top w:val="single" w:sz="4" w:space="0" w:color="auto"/>
              <w:left w:val="single" w:sz="4" w:space="0" w:color="auto"/>
              <w:bottom w:val="single" w:sz="4" w:space="0" w:color="auto"/>
              <w:right w:val="single" w:sz="4" w:space="0" w:color="auto"/>
            </w:tcBorders>
          </w:tcPr>
          <w:p w:rsidR="00931EE8" w:rsidRPr="00483147" w:rsidRDefault="00931EE8" w:rsidP="00BE3334">
            <w:pPr>
              <w:rPr>
                <w:rFonts w:ascii="宋体" w:hAnsi="宋体"/>
                <w:sz w:val="24"/>
                <w:szCs w:val="24"/>
              </w:rPr>
            </w:pPr>
          </w:p>
        </w:tc>
      </w:tr>
      <w:tr w:rsidR="00931EE8" w:rsidRPr="004D1D61" w:rsidTr="00BE3334">
        <w:tc>
          <w:tcPr>
            <w:tcW w:w="817" w:type="dxa"/>
            <w:tcBorders>
              <w:top w:val="single" w:sz="4" w:space="0" w:color="auto"/>
              <w:left w:val="single" w:sz="4" w:space="0" w:color="auto"/>
              <w:bottom w:val="single" w:sz="4" w:space="0" w:color="auto"/>
              <w:right w:val="single" w:sz="4" w:space="0" w:color="auto"/>
            </w:tcBorders>
          </w:tcPr>
          <w:p w:rsidR="00931EE8" w:rsidRPr="003D5DA2" w:rsidRDefault="00931EE8" w:rsidP="001E47CA">
            <w:pPr>
              <w:jc w:val="center"/>
              <w:rPr>
                <w:rFonts w:ascii="Courier" w:hAnsi="Courier"/>
                <w:szCs w:val="21"/>
              </w:rPr>
            </w:pPr>
            <w:r w:rsidRPr="003D5DA2">
              <w:rPr>
                <w:rFonts w:ascii="Courier" w:hAnsi="Courier" w:hint="eastAsia"/>
                <w:szCs w:val="21"/>
              </w:rPr>
              <w:t>16</w:t>
            </w:r>
          </w:p>
        </w:tc>
        <w:tc>
          <w:tcPr>
            <w:tcW w:w="1418" w:type="dxa"/>
            <w:tcBorders>
              <w:top w:val="single" w:sz="4" w:space="0" w:color="auto"/>
              <w:left w:val="single" w:sz="4" w:space="0" w:color="auto"/>
              <w:bottom w:val="single" w:sz="4" w:space="0" w:color="auto"/>
              <w:right w:val="single" w:sz="4" w:space="0" w:color="auto"/>
            </w:tcBorders>
          </w:tcPr>
          <w:p w:rsidR="00931EE8" w:rsidRPr="002768A8" w:rsidRDefault="00931EE8" w:rsidP="00BE3334">
            <w:pPr>
              <w:rPr>
                <w:rFonts w:ascii="宋体" w:hAnsi="宋体" w:cs="宋体"/>
                <w:color w:val="000000" w:themeColor="text1"/>
                <w:sz w:val="24"/>
                <w:szCs w:val="21"/>
              </w:rPr>
            </w:pPr>
            <w:r w:rsidRPr="002768A8">
              <w:rPr>
                <w:rFonts w:ascii="宋体" w:hAnsi="宋体" w:hint="eastAsia"/>
                <w:color w:val="000000" w:themeColor="text1"/>
                <w:sz w:val="24"/>
                <w:szCs w:val="21"/>
              </w:rPr>
              <w:t>ghdwsbh</w:t>
            </w:r>
          </w:p>
        </w:tc>
        <w:tc>
          <w:tcPr>
            <w:tcW w:w="2126" w:type="dxa"/>
            <w:tcBorders>
              <w:top w:val="single" w:sz="4" w:space="0" w:color="auto"/>
              <w:left w:val="single" w:sz="4" w:space="0" w:color="auto"/>
              <w:bottom w:val="single" w:sz="4" w:space="0" w:color="auto"/>
              <w:right w:val="single" w:sz="4" w:space="0" w:color="auto"/>
            </w:tcBorders>
          </w:tcPr>
          <w:p w:rsidR="00931EE8" w:rsidRPr="002768A8" w:rsidRDefault="00931EE8" w:rsidP="00BE3334">
            <w:pPr>
              <w:rPr>
                <w:rFonts w:ascii="宋体" w:hAnsi="宋体" w:cs="宋体"/>
                <w:color w:val="000000" w:themeColor="text1"/>
                <w:sz w:val="24"/>
                <w:szCs w:val="21"/>
              </w:rPr>
            </w:pPr>
            <w:r w:rsidRPr="002768A8">
              <w:rPr>
                <w:rFonts w:ascii="宋体" w:hAnsi="宋体" w:hint="eastAsia"/>
                <w:color w:val="000000" w:themeColor="text1"/>
                <w:sz w:val="24"/>
                <w:szCs w:val="21"/>
              </w:rPr>
              <w:t>购货</w:t>
            </w:r>
            <w:r w:rsidRPr="002768A8">
              <w:rPr>
                <w:rFonts w:ascii="宋体" w:hAnsi="宋体"/>
                <w:color w:val="000000" w:themeColor="text1"/>
                <w:sz w:val="24"/>
                <w:szCs w:val="21"/>
              </w:rPr>
              <w:t>单位</w:t>
            </w:r>
            <w:r w:rsidRPr="002768A8">
              <w:rPr>
                <w:rFonts w:ascii="宋体" w:hAnsi="宋体" w:hint="eastAsia"/>
                <w:color w:val="000000" w:themeColor="text1"/>
                <w:sz w:val="24"/>
                <w:szCs w:val="21"/>
              </w:rPr>
              <w:t>识别号</w:t>
            </w:r>
          </w:p>
        </w:tc>
        <w:tc>
          <w:tcPr>
            <w:tcW w:w="709" w:type="dxa"/>
            <w:tcBorders>
              <w:top w:val="single" w:sz="4" w:space="0" w:color="auto"/>
              <w:left w:val="single" w:sz="4" w:space="0" w:color="auto"/>
              <w:bottom w:val="single" w:sz="4" w:space="0" w:color="auto"/>
              <w:right w:val="single" w:sz="4" w:space="0" w:color="auto"/>
            </w:tcBorders>
          </w:tcPr>
          <w:p w:rsidR="00931EE8" w:rsidRPr="002768A8" w:rsidRDefault="00931EE8" w:rsidP="00BE3334">
            <w:pPr>
              <w:rPr>
                <w:rFonts w:ascii="宋体" w:hAnsi="宋体" w:cs="宋体"/>
                <w:color w:val="000000" w:themeColor="text1"/>
                <w:sz w:val="24"/>
                <w:szCs w:val="21"/>
              </w:rPr>
            </w:pPr>
            <w:r w:rsidRPr="002768A8">
              <w:rPr>
                <w:rFonts w:ascii="宋体" w:hAnsi="宋体" w:hint="eastAsia"/>
                <w:color w:val="000000" w:themeColor="text1"/>
                <w:sz w:val="24"/>
                <w:szCs w:val="21"/>
              </w:rPr>
              <w:t>20</w:t>
            </w:r>
          </w:p>
        </w:tc>
        <w:tc>
          <w:tcPr>
            <w:tcW w:w="708" w:type="dxa"/>
            <w:tcBorders>
              <w:top w:val="single" w:sz="4" w:space="0" w:color="auto"/>
              <w:left w:val="single" w:sz="4" w:space="0" w:color="auto"/>
              <w:bottom w:val="single" w:sz="4" w:space="0" w:color="auto"/>
              <w:right w:val="single" w:sz="4" w:space="0" w:color="auto"/>
            </w:tcBorders>
          </w:tcPr>
          <w:p w:rsidR="00931EE8" w:rsidRPr="002768A8" w:rsidRDefault="00931EE8" w:rsidP="00BE3334">
            <w:pPr>
              <w:rPr>
                <w:rFonts w:ascii="宋体" w:hAnsi="宋体" w:cs="宋体"/>
                <w:color w:val="000000" w:themeColor="text1"/>
                <w:sz w:val="24"/>
                <w:szCs w:val="21"/>
              </w:rPr>
            </w:pPr>
            <w:r w:rsidRPr="002768A8">
              <w:rPr>
                <w:rFonts w:ascii="宋体" w:hAnsi="宋体" w:hint="eastAsia"/>
                <w:color w:val="000000" w:themeColor="text1"/>
                <w:sz w:val="24"/>
                <w:szCs w:val="21"/>
              </w:rPr>
              <w:t>是</w:t>
            </w:r>
          </w:p>
        </w:tc>
        <w:tc>
          <w:tcPr>
            <w:tcW w:w="2744" w:type="dxa"/>
            <w:tcBorders>
              <w:top w:val="single" w:sz="4" w:space="0" w:color="auto"/>
              <w:left w:val="single" w:sz="4" w:space="0" w:color="auto"/>
              <w:bottom w:val="single" w:sz="4" w:space="0" w:color="auto"/>
              <w:right w:val="single" w:sz="4" w:space="0" w:color="auto"/>
            </w:tcBorders>
          </w:tcPr>
          <w:p w:rsidR="00931EE8" w:rsidRPr="002768A8" w:rsidRDefault="00931EE8" w:rsidP="00BE3334">
            <w:pPr>
              <w:rPr>
                <w:rFonts w:ascii="宋体" w:hAnsi="宋体" w:cs="宋体"/>
                <w:color w:val="000000" w:themeColor="text1"/>
                <w:sz w:val="24"/>
                <w:szCs w:val="21"/>
              </w:rPr>
            </w:pPr>
          </w:p>
        </w:tc>
      </w:tr>
      <w:tr w:rsidR="00931EE8" w:rsidRPr="004D1D61" w:rsidTr="00BE3334">
        <w:tc>
          <w:tcPr>
            <w:tcW w:w="817" w:type="dxa"/>
            <w:tcBorders>
              <w:top w:val="single" w:sz="4" w:space="0" w:color="auto"/>
              <w:left w:val="single" w:sz="4" w:space="0" w:color="auto"/>
              <w:bottom w:val="single" w:sz="4" w:space="0" w:color="auto"/>
              <w:right w:val="single" w:sz="4" w:space="0" w:color="auto"/>
            </w:tcBorders>
          </w:tcPr>
          <w:p w:rsidR="00931EE8" w:rsidRPr="003D5DA2" w:rsidRDefault="00931EE8" w:rsidP="001E47CA">
            <w:pPr>
              <w:jc w:val="center"/>
              <w:rPr>
                <w:rFonts w:ascii="Courier" w:hAnsi="Courier"/>
                <w:szCs w:val="21"/>
              </w:rPr>
            </w:pPr>
            <w:r w:rsidRPr="003D5DA2">
              <w:rPr>
                <w:rFonts w:ascii="Courier" w:hAnsi="Courier" w:hint="eastAsia"/>
                <w:szCs w:val="21"/>
              </w:rPr>
              <w:t>17</w:t>
            </w:r>
          </w:p>
        </w:tc>
        <w:tc>
          <w:tcPr>
            <w:tcW w:w="1418" w:type="dxa"/>
            <w:tcBorders>
              <w:top w:val="single" w:sz="4" w:space="0" w:color="auto"/>
              <w:left w:val="single" w:sz="4" w:space="0" w:color="auto"/>
              <w:bottom w:val="single" w:sz="4" w:space="0" w:color="auto"/>
              <w:right w:val="single" w:sz="4" w:space="0" w:color="auto"/>
            </w:tcBorders>
          </w:tcPr>
          <w:p w:rsidR="00931EE8" w:rsidRPr="004D1D61" w:rsidRDefault="00931EE8" w:rsidP="00BE3334">
            <w:pPr>
              <w:rPr>
                <w:rFonts w:ascii="宋体" w:hAnsi="宋体" w:cs="宋体"/>
                <w:color w:val="000000"/>
                <w:sz w:val="24"/>
                <w:szCs w:val="21"/>
              </w:rPr>
            </w:pPr>
            <w:r w:rsidRPr="004D1D61">
              <w:rPr>
                <w:rFonts w:ascii="宋体" w:hAnsi="宋体" w:hint="eastAsia"/>
                <w:color w:val="000000"/>
                <w:sz w:val="24"/>
                <w:szCs w:val="21"/>
              </w:rPr>
              <w:t>ghdwmc</w:t>
            </w:r>
          </w:p>
        </w:tc>
        <w:tc>
          <w:tcPr>
            <w:tcW w:w="2126" w:type="dxa"/>
            <w:tcBorders>
              <w:top w:val="single" w:sz="4" w:space="0" w:color="auto"/>
              <w:left w:val="single" w:sz="4" w:space="0" w:color="auto"/>
              <w:bottom w:val="single" w:sz="4" w:space="0" w:color="auto"/>
              <w:right w:val="single" w:sz="4" w:space="0" w:color="auto"/>
            </w:tcBorders>
          </w:tcPr>
          <w:p w:rsidR="00931EE8" w:rsidRPr="004D1D61" w:rsidRDefault="00931EE8" w:rsidP="00BE3334">
            <w:pPr>
              <w:rPr>
                <w:rFonts w:ascii="宋体" w:hAnsi="宋体" w:cs="宋体"/>
                <w:color w:val="000000"/>
                <w:sz w:val="24"/>
                <w:szCs w:val="21"/>
              </w:rPr>
            </w:pPr>
            <w:r w:rsidRPr="004D1D61">
              <w:rPr>
                <w:rFonts w:ascii="宋体" w:hAnsi="宋体" w:hint="eastAsia"/>
                <w:color w:val="000000"/>
                <w:sz w:val="24"/>
                <w:szCs w:val="21"/>
              </w:rPr>
              <w:t>购货单位名称</w:t>
            </w:r>
          </w:p>
        </w:tc>
        <w:tc>
          <w:tcPr>
            <w:tcW w:w="709" w:type="dxa"/>
            <w:tcBorders>
              <w:top w:val="single" w:sz="4" w:space="0" w:color="auto"/>
              <w:left w:val="single" w:sz="4" w:space="0" w:color="auto"/>
              <w:bottom w:val="single" w:sz="4" w:space="0" w:color="auto"/>
              <w:right w:val="single" w:sz="4" w:space="0" w:color="auto"/>
            </w:tcBorders>
          </w:tcPr>
          <w:p w:rsidR="00931EE8" w:rsidRPr="004D1D61" w:rsidRDefault="00931EE8" w:rsidP="00BE3334">
            <w:pPr>
              <w:rPr>
                <w:rFonts w:ascii="宋体" w:hAnsi="宋体" w:cs="宋体"/>
                <w:color w:val="000000"/>
                <w:sz w:val="24"/>
                <w:szCs w:val="21"/>
              </w:rPr>
            </w:pPr>
            <w:r w:rsidRPr="004D1D61">
              <w:rPr>
                <w:rFonts w:ascii="宋体" w:hAnsi="宋体" w:hint="eastAsia"/>
                <w:color w:val="000000"/>
                <w:sz w:val="24"/>
                <w:szCs w:val="21"/>
              </w:rPr>
              <w:t>100</w:t>
            </w:r>
          </w:p>
        </w:tc>
        <w:tc>
          <w:tcPr>
            <w:tcW w:w="708" w:type="dxa"/>
            <w:tcBorders>
              <w:top w:val="single" w:sz="4" w:space="0" w:color="auto"/>
              <w:left w:val="single" w:sz="4" w:space="0" w:color="auto"/>
              <w:bottom w:val="single" w:sz="4" w:space="0" w:color="auto"/>
              <w:right w:val="single" w:sz="4" w:space="0" w:color="auto"/>
            </w:tcBorders>
          </w:tcPr>
          <w:p w:rsidR="00931EE8" w:rsidRPr="004D1D61" w:rsidRDefault="00931EE8" w:rsidP="00BE3334">
            <w:pPr>
              <w:rPr>
                <w:rFonts w:ascii="宋体" w:hAnsi="宋体" w:cs="宋体"/>
                <w:color w:val="000000"/>
                <w:sz w:val="24"/>
                <w:szCs w:val="21"/>
              </w:rPr>
            </w:pPr>
            <w:r w:rsidRPr="004D1D61">
              <w:rPr>
                <w:rFonts w:ascii="宋体" w:hAnsi="宋体" w:hint="eastAsia"/>
                <w:color w:val="000000"/>
                <w:sz w:val="24"/>
                <w:szCs w:val="21"/>
              </w:rPr>
              <w:t>是</w:t>
            </w:r>
          </w:p>
        </w:tc>
        <w:tc>
          <w:tcPr>
            <w:tcW w:w="2744" w:type="dxa"/>
            <w:tcBorders>
              <w:top w:val="single" w:sz="4" w:space="0" w:color="auto"/>
              <w:left w:val="single" w:sz="4" w:space="0" w:color="auto"/>
              <w:bottom w:val="single" w:sz="4" w:space="0" w:color="auto"/>
              <w:right w:val="single" w:sz="4" w:space="0" w:color="auto"/>
            </w:tcBorders>
          </w:tcPr>
          <w:p w:rsidR="00931EE8" w:rsidRPr="004D1D61" w:rsidRDefault="00931EE8" w:rsidP="00BE3334">
            <w:pPr>
              <w:rPr>
                <w:rFonts w:ascii="宋体" w:hAnsi="宋体" w:cs="宋体"/>
                <w:color w:val="000000"/>
                <w:sz w:val="24"/>
                <w:szCs w:val="21"/>
              </w:rPr>
            </w:pPr>
          </w:p>
        </w:tc>
      </w:tr>
      <w:tr w:rsidR="0011217D" w:rsidRPr="004D1D61" w:rsidTr="00BE3334">
        <w:tc>
          <w:tcPr>
            <w:tcW w:w="817" w:type="dxa"/>
            <w:tcBorders>
              <w:top w:val="single" w:sz="4" w:space="0" w:color="auto"/>
              <w:left w:val="single" w:sz="4" w:space="0" w:color="auto"/>
              <w:bottom w:val="single" w:sz="4" w:space="0" w:color="auto"/>
              <w:right w:val="single" w:sz="4" w:space="0" w:color="auto"/>
            </w:tcBorders>
          </w:tcPr>
          <w:p w:rsidR="0011217D" w:rsidRPr="001E47CA" w:rsidRDefault="0011217D" w:rsidP="001E47CA">
            <w:pPr>
              <w:ind w:firstLineChars="100" w:firstLine="210"/>
              <w:rPr>
                <w:rFonts w:ascii="Courier" w:hAnsi="Courier"/>
                <w:color w:val="FF0000"/>
                <w:szCs w:val="21"/>
              </w:rPr>
            </w:pPr>
            <w:r w:rsidRPr="001E47CA">
              <w:rPr>
                <w:rFonts w:ascii="Courier" w:hAnsi="Courier" w:hint="eastAsia"/>
                <w:color w:val="FF0000"/>
                <w:szCs w:val="21"/>
              </w:rPr>
              <w:t>18</w:t>
            </w:r>
          </w:p>
        </w:tc>
        <w:tc>
          <w:tcPr>
            <w:tcW w:w="1418" w:type="dxa"/>
            <w:tcBorders>
              <w:top w:val="single" w:sz="4" w:space="0" w:color="auto"/>
              <w:left w:val="single" w:sz="4" w:space="0" w:color="auto"/>
              <w:bottom w:val="single" w:sz="4" w:space="0" w:color="auto"/>
              <w:right w:val="single" w:sz="4" w:space="0" w:color="auto"/>
            </w:tcBorders>
          </w:tcPr>
          <w:p w:rsidR="0011217D" w:rsidRPr="001E47CA" w:rsidRDefault="00055332" w:rsidP="0011217D">
            <w:pPr>
              <w:rPr>
                <w:rFonts w:ascii="宋体" w:hAnsi="宋体"/>
                <w:color w:val="FF0000"/>
                <w:sz w:val="24"/>
                <w:szCs w:val="21"/>
              </w:rPr>
            </w:pPr>
            <w:r w:rsidRPr="001E47CA">
              <w:rPr>
                <w:rFonts w:ascii="宋体" w:hAnsi="宋体" w:hint="eastAsia"/>
                <w:color w:val="FF0000"/>
                <w:sz w:val="24"/>
                <w:szCs w:val="21"/>
              </w:rPr>
              <w:t>zd</w:t>
            </w:r>
            <w:r w:rsidR="00AE3A08" w:rsidRPr="001E47CA">
              <w:rPr>
                <w:rFonts w:ascii="宋体" w:hAnsi="宋体" w:hint="eastAsia"/>
                <w:color w:val="FF0000"/>
                <w:sz w:val="24"/>
                <w:szCs w:val="21"/>
              </w:rPr>
              <w:t>bz</w:t>
            </w:r>
          </w:p>
        </w:tc>
        <w:tc>
          <w:tcPr>
            <w:tcW w:w="2126" w:type="dxa"/>
            <w:tcBorders>
              <w:top w:val="single" w:sz="4" w:space="0" w:color="auto"/>
              <w:left w:val="single" w:sz="4" w:space="0" w:color="auto"/>
              <w:bottom w:val="single" w:sz="4" w:space="0" w:color="auto"/>
              <w:right w:val="single" w:sz="4" w:space="0" w:color="auto"/>
            </w:tcBorders>
          </w:tcPr>
          <w:p w:rsidR="0011217D" w:rsidRPr="001E47CA" w:rsidRDefault="00EA091C" w:rsidP="00BE3334">
            <w:pPr>
              <w:rPr>
                <w:rFonts w:ascii="宋体" w:hAnsi="宋体"/>
                <w:color w:val="FF0000"/>
                <w:sz w:val="24"/>
                <w:szCs w:val="21"/>
              </w:rPr>
            </w:pPr>
            <w:r w:rsidRPr="001E47CA">
              <w:rPr>
                <w:rFonts w:ascii="宋体" w:hAnsi="宋体" w:hint="eastAsia"/>
                <w:color w:val="FF0000"/>
                <w:sz w:val="24"/>
                <w:szCs w:val="21"/>
              </w:rPr>
              <w:t>自动</w:t>
            </w:r>
            <w:r w:rsidR="00FF178C" w:rsidRPr="001E47CA">
              <w:rPr>
                <w:rFonts w:ascii="宋体" w:hAnsi="宋体" w:hint="eastAsia"/>
                <w:color w:val="FF0000"/>
                <w:sz w:val="24"/>
                <w:szCs w:val="21"/>
              </w:rPr>
              <w:t>标志</w:t>
            </w:r>
          </w:p>
        </w:tc>
        <w:tc>
          <w:tcPr>
            <w:tcW w:w="709" w:type="dxa"/>
            <w:tcBorders>
              <w:top w:val="single" w:sz="4" w:space="0" w:color="auto"/>
              <w:left w:val="single" w:sz="4" w:space="0" w:color="auto"/>
              <w:bottom w:val="single" w:sz="4" w:space="0" w:color="auto"/>
              <w:right w:val="single" w:sz="4" w:space="0" w:color="auto"/>
            </w:tcBorders>
          </w:tcPr>
          <w:p w:rsidR="0011217D" w:rsidRPr="001E47CA" w:rsidRDefault="0011217D" w:rsidP="00BE3334">
            <w:pPr>
              <w:rPr>
                <w:rFonts w:ascii="宋体" w:hAnsi="宋体"/>
                <w:color w:val="FF0000"/>
                <w:sz w:val="24"/>
                <w:szCs w:val="21"/>
              </w:rPr>
            </w:pPr>
            <w:r w:rsidRPr="001E47CA">
              <w:rPr>
                <w:rFonts w:ascii="宋体" w:hAnsi="宋体" w:hint="eastAsia"/>
                <w:color w:val="FF0000"/>
                <w:sz w:val="24"/>
                <w:szCs w:val="21"/>
              </w:rPr>
              <w:t>1</w:t>
            </w:r>
          </w:p>
        </w:tc>
        <w:tc>
          <w:tcPr>
            <w:tcW w:w="708" w:type="dxa"/>
            <w:tcBorders>
              <w:top w:val="single" w:sz="4" w:space="0" w:color="auto"/>
              <w:left w:val="single" w:sz="4" w:space="0" w:color="auto"/>
              <w:bottom w:val="single" w:sz="4" w:space="0" w:color="auto"/>
              <w:right w:val="single" w:sz="4" w:space="0" w:color="auto"/>
            </w:tcBorders>
          </w:tcPr>
          <w:p w:rsidR="0011217D" w:rsidRPr="001E47CA" w:rsidRDefault="0011217D" w:rsidP="00BE3334">
            <w:pPr>
              <w:rPr>
                <w:rFonts w:ascii="宋体" w:hAnsi="宋体"/>
                <w:color w:val="FF0000"/>
                <w:sz w:val="24"/>
                <w:szCs w:val="21"/>
              </w:rPr>
            </w:pPr>
            <w:r w:rsidRPr="001E47CA">
              <w:rPr>
                <w:rFonts w:ascii="宋体" w:hAnsi="宋体" w:hint="eastAsia"/>
                <w:color w:val="FF0000"/>
                <w:sz w:val="24"/>
                <w:szCs w:val="21"/>
              </w:rPr>
              <w:t>否</w:t>
            </w:r>
          </w:p>
        </w:tc>
        <w:tc>
          <w:tcPr>
            <w:tcW w:w="2744" w:type="dxa"/>
            <w:tcBorders>
              <w:top w:val="single" w:sz="4" w:space="0" w:color="auto"/>
              <w:left w:val="single" w:sz="4" w:space="0" w:color="auto"/>
              <w:bottom w:val="single" w:sz="4" w:space="0" w:color="auto"/>
              <w:right w:val="single" w:sz="4" w:space="0" w:color="auto"/>
            </w:tcBorders>
          </w:tcPr>
          <w:p w:rsidR="00221F67" w:rsidRPr="001E47CA" w:rsidRDefault="00221F67" w:rsidP="009C1EE6">
            <w:pPr>
              <w:rPr>
                <w:rFonts w:ascii="宋体" w:hAnsi="宋体" w:cs="宋体"/>
                <w:color w:val="FF0000"/>
                <w:sz w:val="24"/>
                <w:szCs w:val="21"/>
              </w:rPr>
            </w:pPr>
            <w:r w:rsidRPr="001E47CA">
              <w:rPr>
                <w:rFonts w:ascii="宋体" w:hAnsi="宋体" w:cs="宋体" w:hint="eastAsia"/>
                <w:color w:val="FF0000"/>
                <w:sz w:val="24"/>
                <w:szCs w:val="21"/>
              </w:rPr>
              <w:t>0：</w:t>
            </w:r>
            <w:r w:rsidR="001B146F" w:rsidRPr="001E47CA">
              <w:rPr>
                <w:rFonts w:ascii="宋体" w:hAnsi="宋体" w:cs="宋体" w:hint="eastAsia"/>
                <w:color w:val="FF0000"/>
                <w:sz w:val="24"/>
                <w:szCs w:val="21"/>
              </w:rPr>
              <w:t>手动</w:t>
            </w:r>
            <w:r w:rsidR="00FC01DE" w:rsidRPr="001E47CA">
              <w:rPr>
                <w:rFonts w:ascii="宋体" w:hAnsi="宋体" w:cs="宋体" w:hint="eastAsia"/>
                <w:color w:val="FF0000"/>
                <w:sz w:val="24"/>
                <w:szCs w:val="21"/>
              </w:rPr>
              <w:t>审批、</w:t>
            </w:r>
            <w:proofErr w:type="gramStart"/>
            <w:r w:rsidR="001B146F" w:rsidRPr="001E47CA">
              <w:rPr>
                <w:rFonts w:ascii="宋体" w:hAnsi="宋体" w:cs="宋体" w:hint="eastAsia"/>
                <w:color w:val="FF0000"/>
                <w:sz w:val="24"/>
                <w:szCs w:val="21"/>
              </w:rPr>
              <w:t>手动</w:t>
            </w:r>
            <w:r w:rsidR="00FC01DE" w:rsidRPr="001E47CA">
              <w:rPr>
                <w:rFonts w:ascii="宋体" w:hAnsi="宋体" w:cs="宋体" w:hint="eastAsia"/>
                <w:color w:val="FF0000"/>
                <w:sz w:val="24"/>
                <w:szCs w:val="21"/>
              </w:rPr>
              <w:t>上</w:t>
            </w:r>
            <w:proofErr w:type="gramEnd"/>
            <w:r w:rsidR="00FC01DE" w:rsidRPr="001E47CA">
              <w:rPr>
                <w:rFonts w:ascii="宋体" w:hAnsi="宋体" w:cs="宋体" w:hint="eastAsia"/>
                <w:color w:val="FF0000"/>
                <w:sz w:val="24"/>
                <w:szCs w:val="21"/>
              </w:rPr>
              <w:t>传；</w:t>
            </w:r>
          </w:p>
          <w:p w:rsidR="00FC01DE" w:rsidRPr="001E47CA" w:rsidRDefault="00FC01DE" w:rsidP="009C1EE6">
            <w:pPr>
              <w:rPr>
                <w:rFonts w:ascii="宋体" w:hAnsi="宋体" w:cs="宋体"/>
                <w:color w:val="FF0000"/>
                <w:sz w:val="24"/>
                <w:szCs w:val="21"/>
              </w:rPr>
            </w:pPr>
            <w:r w:rsidRPr="001E47CA">
              <w:rPr>
                <w:rFonts w:ascii="宋体" w:hAnsi="宋体" w:cs="宋体" w:hint="eastAsia"/>
                <w:color w:val="FF0000"/>
                <w:sz w:val="24"/>
                <w:szCs w:val="21"/>
              </w:rPr>
              <w:t>1：</w:t>
            </w:r>
            <w:r w:rsidR="001B146F" w:rsidRPr="001E47CA">
              <w:rPr>
                <w:rFonts w:ascii="宋体" w:hAnsi="宋体" w:cs="宋体" w:hint="eastAsia"/>
                <w:color w:val="FF0000"/>
                <w:sz w:val="24"/>
                <w:szCs w:val="21"/>
              </w:rPr>
              <w:t>手动</w:t>
            </w:r>
            <w:r w:rsidRPr="001E47CA">
              <w:rPr>
                <w:rFonts w:ascii="宋体" w:hAnsi="宋体" w:cs="宋体" w:hint="eastAsia"/>
                <w:color w:val="FF0000"/>
                <w:sz w:val="24"/>
                <w:szCs w:val="21"/>
              </w:rPr>
              <w:t>审批、自动上传；</w:t>
            </w:r>
          </w:p>
          <w:p w:rsidR="00FC01DE" w:rsidRPr="001E47CA" w:rsidRDefault="00FC01DE" w:rsidP="009C1EE6">
            <w:pPr>
              <w:rPr>
                <w:rFonts w:ascii="宋体" w:hAnsi="宋体" w:cs="宋体"/>
                <w:color w:val="FF0000"/>
                <w:sz w:val="24"/>
                <w:szCs w:val="21"/>
              </w:rPr>
            </w:pPr>
            <w:r w:rsidRPr="001E47CA">
              <w:rPr>
                <w:rFonts w:ascii="宋体" w:hAnsi="宋体" w:cs="宋体" w:hint="eastAsia"/>
                <w:color w:val="FF0000"/>
                <w:sz w:val="24"/>
                <w:szCs w:val="21"/>
              </w:rPr>
              <w:t>2：自动审批、自动上传；</w:t>
            </w:r>
          </w:p>
        </w:tc>
      </w:tr>
      <w:tr w:rsidR="00AE4DBC" w:rsidRPr="004D1D61" w:rsidTr="00BE3334">
        <w:tc>
          <w:tcPr>
            <w:tcW w:w="817" w:type="dxa"/>
            <w:tcBorders>
              <w:top w:val="single" w:sz="4" w:space="0" w:color="auto"/>
              <w:left w:val="single" w:sz="4" w:space="0" w:color="auto"/>
              <w:bottom w:val="single" w:sz="4" w:space="0" w:color="auto"/>
              <w:right w:val="single" w:sz="4" w:space="0" w:color="auto"/>
            </w:tcBorders>
          </w:tcPr>
          <w:p w:rsidR="00AE4DBC" w:rsidRPr="001E47CA" w:rsidRDefault="00AE4DBC" w:rsidP="001E47CA">
            <w:pPr>
              <w:ind w:firstLineChars="100" w:firstLine="210"/>
              <w:rPr>
                <w:rFonts w:ascii="Courier" w:hAnsi="Courier"/>
                <w:color w:val="FF0000"/>
                <w:szCs w:val="21"/>
              </w:rPr>
            </w:pPr>
            <w:r>
              <w:rPr>
                <w:rFonts w:ascii="Courier" w:hAnsi="Courier" w:hint="eastAsia"/>
                <w:color w:val="FF0000"/>
                <w:szCs w:val="21"/>
              </w:rPr>
              <w:t>19</w:t>
            </w:r>
          </w:p>
        </w:tc>
        <w:tc>
          <w:tcPr>
            <w:tcW w:w="1418" w:type="dxa"/>
            <w:tcBorders>
              <w:top w:val="single" w:sz="4" w:space="0" w:color="auto"/>
              <w:left w:val="single" w:sz="4" w:space="0" w:color="auto"/>
              <w:bottom w:val="single" w:sz="4" w:space="0" w:color="auto"/>
              <w:right w:val="single" w:sz="4" w:space="0" w:color="auto"/>
            </w:tcBorders>
          </w:tcPr>
          <w:p w:rsidR="00AE4DBC" w:rsidRPr="001E47CA" w:rsidRDefault="00AE4DBC" w:rsidP="0011217D">
            <w:pPr>
              <w:rPr>
                <w:rFonts w:ascii="宋体" w:hAnsi="宋体"/>
                <w:color w:val="FF0000"/>
                <w:sz w:val="24"/>
                <w:szCs w:val="21"/>
              </w:rPr>
            </w:pPr>
            <w:r>
              <w:rPr>
                <w:rFonts w:ascii="宋体" w:hAnsi="宋体" w:hint="eastAsia"/>
                <w:color w:val="FF0000"/>
                <w:sz w:val="24"/>
                <w:szCs w:val="21"/>
              </w:rPr>
              <w:t>kprq</w:t>
            </w:r>
          </w:p>
        </w:tc>
        <w:tc>
          <w:tcPr>
            <w:tcW w:w="2126" w:type="dxa"/>
            <w:tcBorders>
              <w:top w:val="single" w:sz="4" w:space="0" w:color="auto"/>
              <w:left w:val="single" w:sz="4" w:space="0" w:color="auto"/>
              <w:bottom w:val="single" w:sz="4" w:space="0" w:color="auto"/>
              <w:right w:val="single" w:sz="4" w:space="0" w:color="auto"/>
            </w:tcBorders>
          </w:tcPr>
          <w:p w:rsidR="00AE4DBC" w:rsidRPr="001E47CA" w:rsidRDefault="00AD2E06" w:rsidP="00BE3334">
            <w:pPr>
              <w:rPr>
                <w:rFonts w:ascii="宋体" w:hAnsi="宋体"/>
                <w:color w:val="FF0000"/>
                <w:sz w:val="24"/>
                <w:szCs w:val="21"/>
              </w:rPr>
            </w:pPr>
            <w:r>
              <w:rPr>
                <w:rFonts w:ascii="宋体" w:hAnsi="宋体" w:hint="eastAsia"/>
                <w:color w:val="FF0000"/>
                <w:sz w:val="24"/>
                <w:szCs w:val="21"/>
              </w:rPr>
              <w:t>开票日期</w:t>
            </w:r>
          </w:p>
        </w:tc>
        <w:tc>
          <w:tcPr>
            <w:tcW w:w="709" w:type="dxa"/>
            <w:tcBorders>
              <w:top w:val="single" w:sz="4" w:space="0" w:color="auto"/>
              <w:left w:val="single" w:sz="4" w:space="0" w:color="auto"/>
              <w:bottom w:val="single" w:sz="4" w:space="0" w:color="auto"/>
              <w:right w:val="single" w:sz="4" w:space="0" w:color="auto"/>
            </w:tcBorders>
          </w:tcPr>
          <w:p w:rsidR="00AE4DBC" w:rsidRPr="001E47CA" w:rsidRDefault="002A1828" w:rsidP="00BE3334">
            <w:pPr>
              <w:rPr>
                <w:rFonts w:ascii="宋体" w:hAnsi="宋体"/>
                <w:color w:val="FF0000"/>
                <w:sz w:val="24"/>
                <w:szCs w:val="21"/>
              </w:rPr>
            </w:pPr>
            <w:r>
              <w:rPr>
                <w:rFonts w:ascii="宋体" w:hAnsi="宋体" w:hint="eastAsia"/>
                <w:color w:val="FF0000"/>
                <w:sz w:val="24"/>
                <w:szCs w:val="21"/>
              </w:rPr>
              <w:t>8</w:t>
            </w:r>
          </w:p>
        </w:tc>
        <w:tc>
          <w:tcPr>
            <w:tcW w:w="708" w:type="dxa"/>
            <w:tcBorders>
              <w:top w:val="single" w:sz="4" w:space="0" w:color="auto"/>
              <w:left w:val="single" w:sz="4" w:space="0" w:color="auto"/>
              <w:bottom w:val="single" w:sz="4" w:space="0" w:color="auto"/>
              <w:right w:val="single" w:sz="4" w:space="0" w:color="auto"/>
            </w:tcBorders>
          </w:tcPr>
          <w:p w:rsidR="00AE4DBC" w:rsidRPr="001E47CA" w:rsidRDefault="002A1828" w:rsidP="00BE3334">
            <w:pPr>
              <w:rPr>
                <w:rFonts w:ascii="宋体" w:hAnsi="宋体"/>
                <w:color w:val="FF0000"/>
                <w:sz w:val="24"/>
                <w:szCs w:val="21"/>
              </w:rPr>
            </w:pPr>
            <w:r>
              <w:rPr>
                <w:rFonts w:ascii="宋体" w:hAnsi="宋体" w:hint="eastAsia"/>
                <w:color w:val="FF0000"/>
                <w:sz w:val="24"/>
                <w:szCs w:val="21"/>
              </w:rPr>
              <w:t>否</w:t>
            </w:r>
          </w:p>
        </w:tc>
        <w:tc>
          <w:tcPr>
            <w:tcW w:w="2744" w:type="dxa"/>
            <w:tcBorders>
              <w:top w:val="single" w:sz="4" w:space="0" w:color="auto"/>
              <w:left w:val="single" w:sz="4" w:space="0" w:color="auto"/>
              <w:bottom w:val="single" w:sz="4" w:space="0" w:color="auto"/>
              <w:right w:val="single" w:sz="4" w:space="0" w:color="auto"/>
            </w:tcBorders>
          </w:tcPr>
          <w:p w:rsidR="00AE4DBC" w:rsidRPr="001E47CA" w:rsidRDefault="00D70D7D" w:rsidP="00D70D7D">
            <w:pPr>
              <w:rPr>
                <w:rFonts w:ascii="宋体" w:hAnsi="宋体" w:cs="宋体"/>
                <w:color w:val="FF0000"/>
                <w:sz w:val="24"/>
                <w:szCs w:val="21"/>
              </w:rPr>
            </w:pPr>
            <w:r>
              <w:rPr>
                <w:rFonts w:ascii="宋体" w:hAnsi="宋体" w:cs="宋体" w:hint="eastAsia"/>
                <w:color w:val="FF0000"/>
                <w:sz w:val="24"/>
                <w:szCs w:val="21"/>
              </w:rPr>
              <w:t>格式</w:t>
            </w:r>
            <w:r w:rsidR="00536E14">
              <w:rPr>
                <w:rFonts w:ascii="宋体" w:hAnsi="宋体" w:cs="宋体" w:hint="eastAsia"/>
                <w:color w:val="FF0000"/>
                <w:sz w:val="24"/>
                <w:szCs w:val="21"/>
              </w:rPr>
              <w:t>：</w:t>
            </w:r>
            <w:r>
              <w:rPr>
                <w:rFonts w:ascii="宋体" w:hAnsi="宋体" w:cs="宋体" w:hint="eastAsia"/>
                <w:color w:val="FF0000"/>
                <w:sz w:val="24"/>
                <w:szCs w:val="21"/>
              </w:rPr>
              <w:t>“</w:t>
            </w:r>
            <w:r w:rsidRPr="00536E14">
              <w:rPr>
                <w:rFonts w:ascii="宋体" w:hAnsi="宋体" w:cs="宋体"/>
                <w:color w:val="FF0000"/>
                <w:sz w:val="24"/>
                <w:szCs w:val="21"/>
              </w:rPr>
              <w:t>YYYYMMDD</w:t>
            </w:r>
            <w:r>
              <w:rPr>
                <w:rFonts w:ascii="宋体" w:hAnsi="宋体" w:cs="宋体" w:hint="eastAsia"/>
                <w:color w:val="FF0000"/>
                <w:sz w:val="24"/>
                <w:szCs w:val="21"/>
              </w:rPr>
              <w:t>”</w:t>
            </w:r>
          </w:p>
        </w:tc>
      </w:tr>
    </w:tbl>
    <w:p w:rsidR="00931EE8" w:rsidRPr="002652A6" w:rsidRDefault="00931EE8" w:rsidP="00931EE8">
      <w:pPr>
        <w:pStyle w:val="3"/>
        <w:ind w:left="0"/>
      </w:pPr>
      <w:r w:rsidRPr="002652A6">
        <w:rPr>
          <w:rFonts w:hint="eastAsia"/>
        </w:rPr>
        <w:t>返回数据</w:t>
      </w:r>
    </w:p>
    <w:p w:rsidR="00931EE8" w:rsidRPr="004D1D61" w:rsidRDefault="00931EE8" w:rsidP="00931EE8">
      <w:pPr>
        <w:spacing w:line="360" w:lineRule="auto"/>
        <w:rPr>
          <w:b/>
          <w:sz w:val="24"/>
          <w:szCs w:val="21"/>
        </w:rPr>
      </w:pPr>
      <w:r w:rsidRPr="004D1D61">
        <w:rPr>
          <w:rFonts w:hint="eastAsia"/>
          <w:b/>
          <w:sz w:val="24"/>
          <w:szCs w:val="21"/>
        </w:rPr>
        <w:t>响应报文</w:t>
      </w:r>
      <w:r>
        <w:rPr>
          <w:rFonts w:hint="eastAsia"/>
          <w:b/>
          <w:sz w:val="24"/>
          <w:szCs w:val="21"/>
        </w:rPr>
        <w:t>：</w:t>
      </w:r>
    </w:p>
    <w:p w:rsidR="00931EE8" w:rsidRDefault="00931EE8" w:rsidP="00931EE8">
      <w:pPr>
        <w:pStyle w:val="ab"/>
        <w:spacing w:line="240" w:lineRule="auto"/>
        <w:ind w:firstLineChars="150" w:firstLine="315"/>
        <w:rPr>
          <w:rFonts w:ascii="Courier" w:hAnsi="Courier"/>
          <w:sz w:val="21"/>
          <w:szCs w:val="21"/>
        </w:rPr>
      </w:pPr>
      <w:proofErr w:type="gramStart"/>
      <w:r>
        <w:rPr>
          <w:rFonts w:ascii="Courier" w:hAnsi="Courier"/>
          <w:sz w:val="21"/>
          <w:szCs w:val="21"/>
        </w:rPr>
        <w:t>&lt;?xml</w:t>
      </w:r>
      <w:proofErr w:type="gramEnd"/>
      <w:r>
        <w:rPr>
          <w:rFonts w:ascii="Courier" w:hAnsi="Courier"/>
          <w:sz w:val="21"/>
          <w:szCs w:val="21"/>
        </w:rPr>
        <w:t xml:space="preserve"> version="1.0" encoding="gbk"?&gt;</w:t>
      </w:r>
    </w:p>
    <w:p w:rsidR="00931EE8" w:rsidRDefault="00931EE8" w:rsidP="00931EE8">
      <w:pPr>
        <w:pStyle w:val="ab"/>
        <w:spacing w:line="240" w:lineRule="auto"/>
        <w:ind w:firstLineChars="150" w:firstLine="315"/>
        <w:rPr>
          <w:rFonts w:ascii="Courier" w:hAnsi="Courier"/>
          <w:sz w:val="21"/>
          <w:szCs w:val="21"/>
        </w:rPr>
      </w:pPr>
      <w:r>
        <w:rPr>
          <w:rFonts w:ascii="Courier" w:hAnsi="Courier" w:hint="eastAsia"/>
          <w:sz w:val="21"/>
          <w:szCs w:val="21"/>
        </w:rPr>
        <w:t>&lt;business id="1100</w:t>
      </w:r>
      <w:r>
        <w:rPr>
          <w:rFonts w:ascii="Courier" w:hAnsi="Courier" w:hint="eastAsia"/>
          <w:szCs w:val="21"/>
        </w:rPr>
        <w:t>8</w:t>
      </w:r>
      <w:r>
        <w:rPr>
          <w:rFonts w:ascii="Courier" w:hAnsi="Courier" w:hint="eastAsia"/>
          <w:sz w:val="21"/>
          <w:szCs w:val="21"/>
        </w:rPr>
        <w:t>" comment="</w:t>
      </w:r>
      <w:r w:rsidR="00721809">
        <w:rPr>
          <w:rFonts w:ascii="Courier" w:hAnsi="Courier" w:hint="eastAsia"/>
          <w:sz w:val="21"/>
          <w:szCs w:val="21"/>
        </w:rPr>
        <w:t>红字信息</w:t>
      </w:r>
      <w:proofErr w:type="gramStart"/>
      <w:r w:rsidR="00721809">
        <w:rPr>
          <w:rFonts w:ascii="Courier" w:hAnsi="Courier" w:hint="eastAsia"/>
          <w:sz w:val="21"/>
          <w:szCs w:val="21"/>
        </w:rPr>
        <w:t>表申请</w:t>
      </w:r>
      <w:proofErr w:type="gramEnd"/>
      <w:r w:rsidR="00721809">
        <w:rPr>
          <w:rFonts w:ascii="Courier" w:hAnsi="Courier" w:hint="eastAsia"/>
          <w:sz w:val="21"/>
          <w:szCs w:val="21"/>
        </w:rPr>
        <w:t>与查询</w:t>
      </w:r>
      <w:r>
        <w:rPr>
          <w:rFonts w:ascii="Courier" w:hAnsi="Courier" w:hint="eastAsia"/>
          <w:sz w:val="21"/>
          <w:szCs w:val="21"/>
        </w:rPr>
        <w:t>"&gt;</w:t>
      </w:r>
    </w:p>
    <w:p w:rsidR="00931EE8" w:rsidRDefault="00931EE8" w:rsidP="00931EE8">
      <w:pPr>
        <w:pStyle w:val="ab"/>
        <w:spacing w:line="240" w:lineRule="auto"/>
        <w:ind w:firstLineChars="150" w:firstLine="315"/>
        <w:rPr>
          <w:rFonts w:ascii="Courier" w:hAnsi="Courier"/>
          <w:sz w:val="21"/>
          <w:szCs w:val="21"/>
        </w:rPr>
      </w:pPr>
      <w:r>
        <w:rPr>
          <w:rFonts w:ascii="Courier" w:hAnsi="Courier"/>
          <w:sz w:val="21"/>
          <w:szCs w:val="21"/>
        </w:rPr>
        <w:t>&lt;body</w:t>
      </w:r>
      <w:r>
        <w:rPr>
          <w:rFonts w:ascii="Courier" w:hAnsi="Courier" w:hint="eastAsia"/>
          <w:sz w:val="21"/>
          <w:szCs w:val="21"/>
        </w:rPr>
        <w:t xml:space="preserve"> yylxdm="1"&gt;</w:t>
      </w:r>
    </w:p>
    <w:p w:rsidR="00931EE8" w:rsidRDefault="00931EE8" w:rsidP="00931EE8">
      <w:pPr>
        <w:pStyle w:val="ab"/>
        <w:spacing w:line="240" w:lineRule="auto"/>
        <w:ind w:leftChars="54" w:firstLineChars="250" w:firstLine="525"/>
        <w:rPr>
          <w:rFonts w:ascii="Courier" w:hAnsi="Courier"/>
          <w:sz w:val="21"/>
          <w:szCs w:val="21"/>
        </w:rPr>
      </w:pPr>
      <w:r>
        <w:rPr>
          <w:rFonts w:ascii="Courier" w:hAnsi="Courier"/>
          <w:sz w:val="21"/>
          <w:szCs w:val="21"/>
        </w:rPr>
        <w:t>&lt;returncode&gt;</w:t>
      </w:r>
      <w:r>
        <w:rPr>
          <w:rFonts w:ascii="Courier" w:hAnsi="Courier" w:hint="eastAsia"/>
          <w:sz w:val="21"/>
          <w:szCs w:val="21"/>
        </w:rPr>
        <w:t>返回代码</w:t>
      </w:r>
      <w:r>
        <w:rPr>
          <w:rFonts w:ascii="Courier" w:hAnsi="Courier"/>
          <w:sz w:val="21"/>
          <w:szCs w:val="21"/>
        </w:rPr>
        <w:t>&lt;/returncode&gt;</w:t>
      </w:r>
    </w:p>
    <w:p w:rsidR="00931EE8" w:rsidRDefault="00931EE8" w:rsidP="00931EE8">
      <w:pPr>
        <w:pStyle w:val="ab"/>
        <w:spacing w:line="240" w:lineRule="auto"/>
        <w:ind w:leftChars="54" w:firstLineChars="250" w:firstLine="525"/>
        <w:rPr>
          <w:rFonts w:ascii="Courier" w:hAnsi="Courier"/>
          <w:sz w:val="21"/>
          <w:szCs w:val="21"/>
        </w:rPr>
      </w:pPr>
      <w:r>
        <w:rPr>
          <w:rFonts w:ascii="Courier" w:hAnsi="Courier" w:hint="eastAsia"/>
          <w:sz w:val="21"/>
          <w:szCs w:val="21"/>
        </w:rPr>
        <w:t>&lt;returnmsg&gt;</w:t>
      </w:r>
      <w:r>
        <w:rPr>
          <w:rFonts w:ascii="Courier" w:hAnsi="Courier" w:hint="eastAsia"/>
          <w:sz w:val="21"/>
          <w:szCs w:val="21"/>
        </w:rPr>
        <w:t>返回信息</w:t>
      </w:r>
      <w:r>
        <w:rPr>
          <w:rFonts w:ascii="Courier" w:hAnsi="Courier" w:hint="eastAsia"/>
          <w:sz w:val="21"/>
          <w:szCs w:val="21"/>
        </w:rPr>
        <w:t>&lt;/returnmsg&gt;</w:t>
      </w:r>
    </w:p>
    <w:p w:rsidR="00931EE8" w:rsidRDefault="00931EE8" w:rsidP="00931EE8">
      <w:pPr>
        <w:pStyle w:val="ab"/>
        <w:spacing w:line="240" w:lineRule="auto"/>
        <w:ind w:leftChars="54" w:firstLineChars="250" w:firstLine="525"/>
        <w:rPr>
          <w:rFonts w:ascii="Courier" w:hAnsi="Courier"/>
          <w:sz w:val="21"/>
          <w:szCs w:val="21"/>
        </w:rPr>
      </w:pPr>
      <w:r>
        <w:rPr>
          <w:rFonts w:ascii="Courier" w:hAnsi="Courier" w:hint="eastAsia"/>
          <w:sz w:val="21"/>
          <w:szCs w:val="21"/>
        </w:rPr>
        <w:t>&lt;</w:t>
      </w:r>
      <w:proofErr w:type="gramStart"/>
      <w:r>
        <w:rPr>
          <w:rFonts w:ascii="Courier" w:hAnsi="Courier" w:hint="eastAsia"/>
          <w:sz w:val="21"/>
          <w:szCs w:val="21"/>
        </w:rPr>
        <w:t>returndata</w:t>
      </w:r>
      <w:proofErr w:type="gramEnd"/>
      <w:r>
        <w:rPr>
          <w:rFonts w:ascii="Courier" w:hAnsi="Courier" w:hint="eastAsia"/>
          <w:sz w:val="21"/>
          <w:szCs w:val="21"/>
        </w:rPr>
        <w:t>&gt;</w:t>
      </w:r>
    </w:p>
    <w:p w:rsidR="00931EE8" w:rsidRDefault="00931EE8" w:rsidP="00931EE8">
      <w:pPr>
        <w:pStyle w:val="ab"/>
        <w:spacing w:line="240" w:lineRule="auto"/>
        <w:ind w:leftChars="54" w:firstLineChars="350" w:firstLine="735"/>
        <w:rPr>
          <w:rFonts w:ascii="Courier" w:hAnsi="Courier"/>
          <w:sz w:val="21"/>
          <w:szCs w:val="21"/>
        </w:rPr>
      </w:pPr>
      <w:r>
        <w:rPr>
          <w:rFonts w:ascii="Courier" w:hAnsi="Courier" w:hint="eastAsia"/>
          <w:sz w:val="21"/>
          <w:szCs w:val="21"/>
        </w:rPr>
        <w:t>&lt;clzt&gt;</w:t>
      </w:r>
      <w:r>
        <w:rPr>
          <w:rFonts w:ascii="Courier" w:hAnsi="Courier" w:hint="eastAsia"/>
          <w:sz w:val="21"/>
          <w:szCs w:val="21"/>
        </w:rPr>
        <w:t>处理状态</w:t>
      </w:r>
      <w:r>
        <w:rPr>
          <w:rFonts w:ascii="Courier" w:hAnsi="Courier" w:hint="eastAsia"/>
          <w:sz w:val="21"/>
          <w:szCs w:val="21"/>
        </w:rPr>
        <w:t>&lt;/clzt&gt;</w:t>
      </w:r>
    </w:p>
    <w:p w:rsidR="00931EE8" w:rsidRDefault="00931EE8" w:rsidP="00931EE8">
      <w:pPr>
        <w:pStyle w:val="ab"/>
        <w:spacing w:line="240" w:lineRule="auto"/>
        <w:ind w:leftChars="54" w:firstLineChars="350" w:firstLine="735"/>
        <w:rPr>
          <w:rFonts w:ascii="Courier" w:hAnsi="Courier"/>
          <w:sz w:val="21"/>
          <w:szCs w:val="21"/>
        </w:rPr>
      </w:pPr>
      <w:r>
        <w:rPr>
          <w:rFonts w:ascii="Courier" w:hAnsi="Courier" w:hint="eastAsia"/>
          <w:sz w:val="21"/>
          <w:szCs w:val="21"/>
        </w:rPr>
        <w:t>&lt;yfpdm&gt;</w:t>
      </w:r>
      <w:r>
        <w:rPr>
          <w:rFonts w:ascii="Courier" w:hAnsi="Courier" w:hint="eastAsia"/>
          <w:sz w:val="21"/>
          <w:szCs w:val="21"/>
        </w:rPr>
        <w:t>原发票代码</w:t>
      </w:r>
      <w:r>
        <w:rPr>
          <w:rFonts w:ascii="Courier" w:hAnsi="Courier" w:hint="eastAsia"/>
          <w:sz w:val="21"/>
          <w:szCs w:val="21"/>
        </w:rPr>
        <w:t>&lt;/yfpdm&gt;</w:t>
      </w:r>
    </w:p>
    <w:p w:rsidR="00931EE8" w:rsidRDefault="00931EE8" w:rsidP="00931EE8">
      <w:pPr>
        <w:pStyle w:val="ab"/>
        <w:spacing w:line="240" w:lineRule="auto"/>
        <w:ind w:leftChars="54" w:firstLineChars="350" w:firstLine="735"/>
        <w:rPr>
          <w:rFonts w:ascii="Courier" w:hAnsi="Courier"/>
          <w:sz w:val="21"/>
          <w:szCs w:val="21"/>
        </w:rPr>
      </w:pPr>
      <w:r>
        <w:rPr>
          <w:rFonts w:ascii="Courier" w:hAnsi="Courier" w:hint="eastAsia"/>
          <w:sz w:val="21"/>
          <w:szCs w:val="21"/>
        </w:rPr>
        <w:t>&lt;yfphm&gt;</w:t>
      </w:r>
      <w:r>
        <w:rPr>
          <w:rFonts w:ascii="Courier" w:hAnsi="Courier" w:hint="eastAsia"/>
          <w:sz w:val="21"/>
          <w:szCs w:val="21"/>
        </w:rPr>
        <w:t>原发票号码</w:t>
      </w:r>
      <w:r>
        <w:rPr>
          <w:rFonts w:ascii="Courier" w:hAnsi="Courier" w:hint="eastAsia"/>
          <w:sz w:val="21"/>
          <w:szCs w:val="21"/>
        </w:rPr>
        <w:t>&lt;/yfphm&gt;</w:t>
      </w:r>
    </w:p>
    <w:p w:rsidR="00931EE8" w:rsidRDefault="00931EE8" w:rsidP="00931EE8">
      <w:pPr>
        <w:pStyle w:val="ab"/>
        <w:spacing w:line="240" w:lineRule="auto"/>
        <w:ind w:leftChars="54" w:firstLineChars="350" w:firstLine="735"/>
        <w:rPr>
          <w:rFonts w:ascii="Courier" w:hAnsi="Courier"/>
          <w:sz w:val="21"/>
          <w:szCs w:val="21"/>
        </w:rPr>
      </w:pPr>
      <w:r>
        <w:rPr>
          <w:rFonts w:ascii="Courier" w:hAnsi="Courier" w:hint="eastAsia"/>
          <w:sz w:val="21"/>
          <w:szCs w:val="21"/>
        </w:rPr>
        <w:t>&lt;xxbbh&gt;</w:t>
      </w:r>
      <w:r>
        <w:rPr>
          <w:rFonts w:ascii="Courier" w:hAnsi="Courier" w:hint="eastAsia"/>
          <w:sz w:val="21"/>
          <w:szCs w:val="21"/>
        </w:rPr>
        <w:t>红字信息表编号</w:t>
      </w:r>
      <w:r>
        <w:rPr>
          <w:rFonts w:ascii="Courier" w:hAnsi="Courier" w:hint="eastAsia"/>
          <w:sz w:val="21"/>
          <w:szCs w:val="21"/>
        </w:rPr>
        <w:t>&lt;/xxbbh&gt;</w:t>
      </w:r>
    </w:p>
    <w:p w:rsidR="00931EE8" w:rsidRDefault="00931EE8" w:rsidP="00931EE8">
      <w:pPr>
        <w:pStyle w:val="ab"/>
        <w:spacing w:line="240" w:lineRule="auto"/>
        <w:ind w:leftChars="54" w:firstLineChars="350" w:firstLine="735"/>
        <w:rPr>
          <w:rFonts w:ascii="Courier" w:hAnsi="Courier"/>
          <w:sz w:val="21"/>
          <w:szCs w:val="21"/>
        </w:rPr>
      </w:pPr>
      <w:r>
        <w:rPr>
          <w:rFonts w:ascii="Courier" w:hAnsi="Courier" w:hint="eastAsia"/>
          <w:sz w:val="21"/>
          <w:szCs w:val="21"/>
        </w:rPr>
        <w:t>&lt;sqdh&gt;</w:t>
      </w:r>
      <w:r>
        <w:rPr>
          <w:rFonts w:ascii="Courier" w:hAnsi="Courier" w:hint="eastAsia"/>
          <w:sz w:val="21"/>
          <w:szCs w:val="21"/>
        </w:rPr>
        <w:t>申请单号</w:t>
      </w:r>
      <w:r>
        <w:rPr>
          <w:rFonts w:ascii="Courier" w:hAnsi="Courier" w:hint="eastAsia"/>
          <w:sz w:val="21"/>
          <w:szCs w:val="21"/>
        </w:rPr>
        <w:t>&lt;/sqdh&gt;</w:t>
      </w:r>
    </w:p>
    <w:p w:rsidR="00931EE8" w:rsidRDefault="00931EE8" w:rsidP="00931EE8">
      <w:pPr>
        <w:pStyle w:val="ab"/>
        <w:spacing w:line="240" w:lineRule="auto"/>
        <w:ind w:leftChars="54" w:firstLineChars="250" w:firstLine="525"/>
        <w:rPr>
          <w:rFonts w:ascii="Courier" w:hAnsi="Courier"/>
          <w:sz w:val="21"/>
          <w:szCs w:val="21"/>
        </w:rPr>
      </w:pPr>
      <w:r>
        <w:rPr>
          <w:rFonts w:ascii="Courier" w:hAnsi="Courier" w:hint="eastAsia"/>
          <w:sz w:val="21"/>
          <w:szCs w:val="21"/>
        </w:rPr>
        <w:t>&lt;/returndata&gt;</w:t>
      </w:r>
    </w:p>
    <w:p w:rsidR="00931EE8" w:rsidRDefault="00931EE8" w:rsidP="00931EE8">
      <w:pPr>
        <w:pStyle w:val="ab"/>
        <w:spacing w:line="240" w:lineRule="auto"/>
        <w:ind w:firstLineChars="150" w:firstLine="315"/>
        <w:rPr>
          <w:rFonts w:ascii="Courier" w:hAnsi="Courier"/>
          <w:sz w:val="21"/>
          <w:szCs w:val="21"/>
        </w:rPr>
      </w:pPr>
      <w:r>
        <w:rPr>
          <w:rFonts w:ascii="Courier" w:hAnsi="Courier"/>
          <w:sz w:val="21"/>
          <w:szCs w:val="21"/>
        </w:rPr>
        <w:t>&lt;/body&gt;</w:t>
      </w:r>
    </w:p>
    <w:p w:rsidR="00931EE8" w:rsidRDefault="00931EE8" w:rsidP="00931EE8">
      <w:pPr>
        <w:pStyle w:val="ab"/>
        <w:spacing w:line="240" w:lineRule="auto"/>
        <w:ind w:firstLineChars="150" w:firstLine="315"/>
        <w:rPr>
          <w:rFonts w:ascii="Courier" w:hAnsi="Courier"/>
          <w:sz w:val="21"/>
          <w:szCs w:val="21"/>
        </w:rPr>
      </w:pPr>
      <w:r>
        <w:rPr>
          <w:rFonts w:ascii="Courier" w:hAnsi="Courier"/>
          <w:sz w:val="21"/>
          <w:szCs w:val="21"/>
        </w:rPr>
        <w:t>&lt;/business&gt;</w:t>
      </w:r>
    </w:p>
    <w:p w:rsidR="00931EE8" w:rsidRDefault="00931EE8" w:rsidP="00931EE8">
      <w:pPr>
        <w:spacing w:line="360" w:lineRule="auto"/>
        <w:rPr>
          <w:b/>
          <w:sz w:val="24"/>
          <w:szCs w:val="21"/>
        </w:rPr>
      </w:pPr>
      <w:r w:rsidRPr="004D1D61">
        <w:rPr>
          <w:rFonts w:hint="eastAsia"/>
          <w:b/>
          <w:sz w:val="24"/>
          <w:szCs w:val="21"/>
        </w:rPr>
        <w:t>参数说明</w:t>
      </w:r>
      <w:r>
        <w:rPr>
          <w:rFonts w:hint="eastAsia"/>
          <w:b/>
          <w:sz w:val="24"/>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984"/>
        <w:gridCol w:w="709"/>
        <w:gridCol w:w="709"/>
        <w:gridCol w:w="2885"/>
      </w:tblGrid>
      <w:tr w:rsidR="00931EE8" w:rsidRPr="00E1451A" w:rsidTr="00BE3334">
        <w:trPr>
          <w:trHeight w:val="454"/>
        </w:trPr>
        <w:tc>
          <w:tcPr>
            <w:tcW w:w="675" w:type="dxa"/>
            <w:shd w:val="clear" w:color="auto" w:fill="D9D9D9"/>
            <w:vAlign w:val="center"/>
          </w:tcPr>
          <w:p w:rsidR="00931EE8" w:rsidRPr="00E1451A" w:rsidRDefault="00931EE8" w:rsidP="00BE3334">
            <w:pPr>
              <w:jc w:val="center"/>
              <w:rPr>
                <w:rFonts w:ascii="宋体" w:hAnsi="宋体"/>
                <w:sz w:val="24"/>
                <w:szCs w:val="24"/>
              </w:rPr>
            </w:pPr>
            <w:r w:rsidRPr="00E1451A">
              <w:rPr>
                <w:rFonts w:ascii="宋体" w:hAnsi="宋体"/>
                <w:sz w:val="24"/>
                <w:szCs w:val="24"/>
              </w:rPr>
              <w:t>索引</w:t>
            </w:r>
          </w:p>
        </w:tc>
        <w:tc>
          <w:tcPr>
            <w:tcW w:w="1560" w:type="dxa"/>
            <w:shd w:val="clear" w:color="auto" w:fill="D9D9D9"/>
            <w:vAlign w:val="center"/>
          </w:tcPr>
          <w:p w:rsidR="00931EE8" w:rsidRPr="00E1451A" w:rsidRDefault="00931EE8" w:rsidP="00BE3334">
            <w:pPr>
              <w:rPr>
                <w:rFonts w:ascii="宋体" w:hAnsi="宋体"/>
                <w:sz w:val="24"/>
                <w:szCs w:val="24"/>
              </w:rPr>
            </w:pPr>
            <w:r w:rsidRPr="00E1451A">
              <w:rPr>
                <w:rFonts w:ascii="宋体" w:hAnsi="宋体"/>
                <w:sz w:val="24"/>
                <w:szCs w:val="24"/>
              </w:rPr>
              <w:t>ID</w:t>
            </w:r>
          </w:p>
        </w:tc>
        <w:tc>
          <w:tcPr>
            <w:tcW w:w="1984" w:type="dxa"/>
            <w:shd w:val="clear" w:color="auto" w:fill="D9D9D9"/>
            <w:vAlign w:val="center"/>
          </w:tcPr>
          <w:p w:rsidR="00931EE8" w:rsidRPr="00E1451A" w:rsidRDefault="00931EE8" w:rsidP="00BE3334">
            <w:pPr>
              <w:rPr>
                <w:rFonts w:ascii="宋体" w:hAnsi="宋体"/>
                <w:sz w:val="24"/>
                <w:szCs w:val="24"/>
              </w:rPr>
            </w:pPr>
            <w:r w:rsidRPr="00E1451A">
              <w:rPr>
                <w:rFonts w:ascii="宋体" w:hAnsi="宋体"/>
                <w:sz w:val="24"/>
                <w:szCs w:val="24"/>
              </w:rPr>
              <w:t>名称</w:t>
            </w:r>
          </w:p>
        </w:tc>
        <w:tc>
          <w:tcPr>
            <w:tcW w:w="709" w:type="dxa"/>
            <w:shd w:val="clear" w:color="auto" w:fill="D9D9D9"/>
            <w:vAlign w:val="center"/>
          </w:tcPr>
          <w:p w:rsidR="00931EE8" w:rsidRPr="00E1451A" w:rsidRDefault="00931EE8" w:rsidP="00BE3334">
            <w:pPr>
              <w:rPr>
                <w:rFonts w:ascii="宋体" w:hAnsi="宋体"/>
                <w:sz w:val="24"/>
                <w:szCs w:val="24"/>
              </w:rPr>
            </w:pPr>
            <w:r w:rsidRPr="00E1451A">
              <w:rPr>
                <w:rFonts w:ascii="宋体" w:hAnsi="宋体"/>
                <w:sz w:val="24"/>
                <w:szCs w:val="24"/>
              </w:rPr>
              <w:t>长度</w:t>
            </w:r>
          </w:p>
        </w:tc>
        <w:tc>
          <w:tcPr>
            <w:tcW w:w="709" w:type="dxa"/>
            <w:shd w:val="clear" w:color="auto" w:fill="D9D9D9"/>
            <w:vAlign w:val="center"/>
          </w:tcPr>
          <w:p w:rsidR="00931EE8" w:rsidRPr="00E1451A" w:rsidRDefault="00931EE8" w:rsidP="00BE3334">
            <w:pPr>
              <w:rPr>
                <w:rFonts w:ascii="宋体" w:hAnsi="宋体"/>
                <w:sz w:val="24"/>
                <w:szCs w:val="24"/>
              </w:rPr>
            </w:pPr>
            <w:r w:rsidRPr="00E1451A">
              <w:rPr>
                <w:rFonts w:ascii="宋体" w:hAnsi="宋体"/>
                <w:sz w:val="24"/>
                <w:szCs w:val="24"/>
              </w:rPr>
              <w:t>必须</w:t>
            </w:r>
          </w:p>
        </w:tc>
        <w:tc>
          <w:tcPr>
            <w:tcW w:w="2885" w:type="dxa"/>
            <w:shd w:val="clear" w:color="auto" w:fill="D9D9D9"/>
            <w:vAlign w:val="center"/>
          </w:tcPr>
          <w:p w:rsidR="00931EE8" w:rsidRPr="00E1451A" w:rsidRDefault="00931EE8" w:rsidP="00BE3334">
            <w:pPr>
              <w:rPr>
                <w:rFonts w:ascii="宋体" w:hAnsi="宋体"/>
                <w:sz w:val="24"/>
                <w:szCs w:val="24"/>
              </w:rPr>
            </w:pPr>
            <w:r w:rsidRPr="00E1451A">
              <w:rPr>
                <w:rFonts w:ascii="宋体" w:hAnsi="宋体"/>
                <w:sz w:val="24"/>
                <w:szCs w:val="24"/>
              </w:rPr>
              <w:t>说明</w:t>
            </w: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Pr="004D1D61" w:rsidRDefault="00931EE8" w:rsidP="00BE3334">
            <w:pPr>
              <w:rPr>
                <w:rFonts w:ascii="宋体" w:hAnsi="宋体"/>
                <w:sz w:val="24"/>
                <w:szCs w:val="24"/>
              </w:rPr>
            </w:pPr>
            <w:r w:rsidRPr="004D1D61">
              <w:rPr>
                <w:rFonts w:ascii="宋体" w:hAnsi="宋体" w:hint="eastAsia"/>
                <w:sz w:val="24"/>
                <w:szCs w:val="24"/>
              </w:rPr>
              <w:t>id</w:t>
            </w:r>
          </w:p>
        </w:tc>
        <w:tc>
          <w:tcPr>
            <w:tcW w:w="1984" w:type="dxa"/>
          </w:tcPr>
          <w:p w:rsidR="00931EE8" w:rsidRPr="004D1D61" w:rsidRDefault="00931EE8" w:rsidP="00BE3334">
            <w:pPr>
              <w:rPr>
                <w:rFonts w:ascii="宋体" w:hAnsi="宋体"/>
                <w:sz w:val="24"/>
                <w:szCs w:val="24"/>
              </w:rPr>
            </w:pPr>
            <w:r w:rsidRPr="004D1D61">
              <w:rPr>
                <w:rFonts w:ascii="宋体" w:hAnsi="宋体" w:hint="eastAsia"/>
                <w:sz w:val="24"/>
                <w:szCs w:val="24"/>
              </w:rPr>
              <w:t>交易编号</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5</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是</w:t>
            </w:r>
          </w:p>
        </w:tc>
        <w:tc>
          <w:tcPr>
            <w:tcW w:w="2885" w:type="dxa"/>
          </w:tcPr>
          <w:p w:rsidR="00931EE8" w:rsidRPr="004D1D61" w:rsidRDefault="00931EE8" w:rsidP="00BE3334">
            <w:pPr>
              <w:rPr>
                <w:rFonts w:ascii="宋体" w:hAnsi="宋体"/>
                <w:sz w:val="24"/>
                <w:szCs w:val="24"/>
              </w:rPr>
            </w:pPr>
            <w:r w:rsidRPr="00EE7EB0">
              <w:rPr>
                <w:rFonts w:ascii="Courier" w:hAnsi="Courier" w:hint="eastAsia"/>
                <w:sz w:val="24"/>
                <w:szCs w:val="24"/>
              </w:rPr>
              <w:t>11008</w:t>
            </w: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Pr="004D1D61" w:rsidRDefault="00931EE8" w:rsidP="00BE3334">
            <w:pPr>
              <w:rPr>
                <w:rFonts w:ascii="宋体" w:hAnsi="宋体"/>
                <w:sz w:val="24"/>
                <w:szCs w:val="24"/>
              </w:rPr>
            </w:pPr>
            <w:r w:rsidRPr="004D1D61">
              <w:rPr>
                <w:rFonts w:ascii="宋体" w:hAnsi="宋体" w:hint="eastAsia"/>
                <w:sz w:val="24"/>
                <w:szCs w:val="24"/>
              </w:rPr>
              <w:t>comment</w:t>
            </w:r>
          </w:p>
        </w:tc>
        <w:tc>
          <w:tcPr>
            <w:tcW w:w="1984" w:type="dxa"/>
          </w:tcPr>
          <w:p w:rsidR="00931EE8" w:rsidRPr="004D1D61" w:rsidRDefault="00931EE8" w:rsidP="00BE3334">
            <w:pPr>
              <w:rPr>
                <w:rFonts w:ascii="宋体" w:hAnsi="宋体"/>
                <w:sz w:val="24"/>
                <w:szCs w:val="24"/>
              </w:rPr>
            </w:pPr>
            <w:r w:rsidRPr="004D1D61">
              <w:rPr>
                <w:rFonts w:ascii="宋体" w:hAnsi="宋体" w:hint="eastAsia"/>
                <w:sz w:val="24"/>
                <w:szCs w:val="24"/>
              </w:rPr>
              <w:t>交易描述</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8</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是</w:t>
            </w:r>
          </w:p>
        </w:tc>
        <w:tc>
          <w:tcPr>
            <w:tcW w:w="2885" w:type="dxa"/>
          </w:tcPr>
          <w:p w:rsidR="00931EE8" w:rsidRPr="004D1D61" w:rsidRDefault="00721809" w:rsidP="00BE3334">
            <w:pPr>
              <w:rPr>
                <w:rFonts w:ascii="宋体" w:hAnsi="宋体"/>
                <w:sz w:val="24"/>
                <w:szCs w:val="24"/>
              </w:rPr>
            </w:pPr>
            <w:r>
              <w:rPr>
                <w:rFonts w:ascii="Courier" w:hAnsi="Courier" w:hint="eastAsia"/>
                <w:szCs w:val="21"/>
              </w:rPr>
              <w:t>红字信息</w:t>
            </w:r>
            <w:proofErr w:type="gramStart"/>
            <w:r>
              <w:rPr>
                <w:rFonts w:ascii="Courier" w:hAnsi="Courier" w:hint="eastAsia"/>
                <w:szCs w:val="21"/>
              </w:rPr>
              <w:t>表申请</w:t>
            </w:r>
            <w:proofErr w:type="gramEnd"/>
            <w:r>
              <w:rPr>
                <w:rFonts w:ascii="Courier" w:hAnsi="Courier" w:hint="eastAsia"/>
                <w:szCs w:val="21"/>
              </w:rPr>
              <w:t>与查询</w:t>
            </w: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Pr="004D1D61" w:rsidRDefault="00931EE8" w:rsidP="00BE3334">
            <w:pPr>
              <w:rPr>
                <w:rFonts w:ascii="宋体" w:hAnsi="宋体"/>
                <w:sz w:val="24"/>
                <w:szCs w:val="24"/>
              </w:rPr>
            </w:pPr>
            <w:r w:rsidRPr="004D1D61">
              <w:rPr>
                <w:rFonts w:ascii="宋体" w:hAnsi="宋体" w:hint="eastAsia"/>
                <w:sz w:val="24"/>
                <w:szCs w:val="24"/>
              </w:rPr>
              <w:t>yylxdm</w:t>
            </w:r>
          </w:p>
        </w:tc>
        <w:tc>
          <w:tcPr>
            <w:tcW w:w="1984" w:type="dxa"/>
          </w:tcPr>
          <w:p w:rsidR="00931EE8" w:rsidRPr="004D1D61" w:rsidRDefault="00931EE8" w:rsidP="00BE3334">
            <w:pPr>
              <w:rPr>
                <w:rFonts w:ascii="宋体" w:hAnsi="宋体"/>
                <w:sz w:val="24"/>
                <w:szCs w:val="24"/>
              </w:rPr>
            </w:pPr>
            <w:r w:rsidRPr="004D1D61">
              <w:rPr>
                <w:rFonts w:ascii="宋体" w:hAnsi="宋体" w:hint="eastAsia"/>
                <w:sz w:val="24"/>
                <w:szCs w:val="24"/>
              </w:rPr>
              <w:t>应用类型代码</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1</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是</w:t>
            </w:r>
          </w:p>
        </w:tc>
        <w:tc>
          <w:tcPr>
            <w:tcW w:w="2885" w:type="dxa"/>
          </w:tcPr>
          <w:p w:rsidR="00931EE8" w:rsidRPr="004D1D61" w:rsidRDefault="00931EE8" w:rsidP="00BE3334">
            <w:pPr>
              <w:rPr>
                <w:rFonts w:ascii="宋体" w:hAnsi="宋体"/>
                <w:sz w:val="24"/>
                <w:szCs w:val="24"/>
              </w:rPr>
            </w:pPr>
            <w:r w:rsidRPr="0043226A">
              <w:rPr>
                <w:rFonts w:ascii="宋体" w:hAnsi="宋体" w:hint="eastAsia"/>
                <w:sz w:val="24"/>
                <w:szCs w:val="24"/>
              </w:rPr>
              <w:t>固定为“1”表示国税</w:t>
            </w: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Pr="004D1D61" w:rsidRDefault="00931EE8" w:rsidP="00BE3334">
            <w:pPr>
              <w:rPr>
                <w:rFonts w:ascii="宋体" w:hAnsi="宋体"/>
                <w:sz w:val="24"/>
                <w:szCs w:val="24"/>
              </w:rPr>
            </w:pPr>
            <w:r w:rsidRPr="004D1D61">
              <w:rPr>
                <w:rFonts w:ascii="宋体" w:hAnsi="宋体"/>
                <w:sz w:val="24"/>
                <w:szCs w:val="24"/>
              </w:rPr>
              <w:t>returncode</w:t>
            </w:r>
          </w:p>
        </w:tc>
        <w:tc>
          <w:tcPr>
            <w:tcW w:w="1984" w:type="dxa"/>
          </w:tcPr>
          <w:p w:rsidR="00931EE8" w:rsidRPr="004D1D61" w:rsidRDefault="00931EE8" w:rsidP="00BE3334">
            <w:pPr>
              <w:rPr>
                <w:rFonts w:ascii="宋体" w:hAnsi="宋体"/>
                <w:sz w:val="24"/>
                <w:szCs w:val="24"/>
              </w:rPr>
            </w:pPr>
            <w:r w:rsidRPr="004D1D61">
              <w:rPr>
                <w:rFonts w:ascii="宋体" w:hAnsi="宋体" w:hint="eastAsia"/>
                <w:sz w:val="24"/>
                <w:szCs w:val="24"/>
              </w:rPr>
              <w:t>返回代码</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8</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是</w:t>
            </w:r>
          </w:p>
        </w:tc>
        <w:tc>
          <w:tcPr>
            <w:tcW w:w="2885" w:type="dxa"/>
          </w:tcPr>
          <w:p w:rsidR="00931EE8" w:rsidRPr="002F3B4E" w:rsidRDefault="00931EE8" w:rsidP="00BE3334">
            <w:pPr>
              <w:rPr>
                <w:rFonts w:ascii="宋体" w:hAnsi="宋体"/>
                <w:sz w:val="24"/>
                <w:szCs w:val="24"/>
              </w:rPr>
            </w:pPr>
            <w:r w:rsidRPr="004D1D61">
              <w:rPr>
                <w:rFonts w:ascii="宋体" w:hAnsi="宋体" w:hint="eastAsia"/>
                <w:sz w:val="24"/>
                <w:szCs w:val="21"/>
              </w:rPr>
              <w:t>0成功，其它失败</w:t>
            </w: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Pr="004D1D61" w:rsidRDefault="00931EE8" w:rsidP="00BE3334">
            <w:pPr>
              <w:rPr>
                <w:rFonts w:ascii="宋体" w:hAnsi="宋体"/>
                <w:sz w:val="24"/>
                <w:szCs w:val="24"/>
              </w:rPr>
            </w:pPr>
            <w:r w:rsidRPr="004D1D61">
              <w:rPr>
                <w:rFonts w:ascii="宋体" w:hAnsi="宋体" w:hint="eastAsia"/>
                <w:sz w:val="24"/>
                <w:szCs w:val="24"/>
              </w:rPr>
              <w:t>returnmsg</w:t>
            </w:r>
          </w:p>
        </w:tc>
        <w:tc>
          <w:tcPr>
            <w:tcW w:w="1984" w:type="dxa"/>
          </w:tcPr>
          <w:p w:rsidR="00931EE8" w:rsidRPr="004D1D61" w:rsidRDefault="00931EE8" w:rsidP="00BE3334">
            <w:pPr>
              <w:rPr>
                <w:rFonts w:ascii="宋体" w:hAnsi="宋体"/>
                <w:sz w:val="24"/>
                <w:szCs w:val="24"/>
              </w:rPr>
            </w:pPr>
            <w:r w:rsidRPr="004D1D61">
              <w:rPr>
                <w:rFonts w:ascii="宋体" w:hAnsi="宋体" w:hint="eastAsia"/>
                <w:sz w:val="24"/>
                <w:szCs w:val="24"/>
              </w:rPr>
              <w:t>返回信息</w:t>
            </w:r>
          </w:p>
        </w:tc>
        <w:tc>
          <w:tcPr>
            <w:tcW w:w="709" w:type="dxa"/>
          </w:tcPr>
          <w:p w:rsidR="00931EE8" w:rsidRPr="004D1D61" w:rsidRDefault="00931EE8" w:rsidP="00BE3334">
            <w:pPr>
              <w:rPr>
                <w:rFonts w:ascii="宋体" w:hAnsi="宋体"/>
                <w:sz w:val="24"/>
                <w:szCs w:val="24"/>
              </w:rPr>
            </w:pPr>
            <w:r>
              <w:rPr>
                <w:rFonts w:ascii="宋体" w:hAnsi="宋体" w:hint="eastAsia"/>
                <w:sz w:val="24"/>
                <w:szCs w:val="24"/>
              </w:rPr>
              <w:t>160</w:t>
            </w:r>
          </w:p>
        </w:tc>
        <w:tc>
          <w:tcPr>
            <w:tcW w:w="709" w:type="dxa"/>
          </w:tcPr>
          <w:p w:rsidR="00931EE8" w:rsidRPr="004D1D61" w:rsidRDefault="00931EE8" w:rsidP="00BE3334">
            <w:pPr>
              <w:rPr>
                <w:rFonts w:ascii="宋体" w:hAnsi="宋体"/>
                <w:sz w:val="24"/>
                <w:szCs w:val="24"/>
              </w:rPr>
            </w:pPr>
            <w:r w:rsidRPr="004D1D61">
              <w:rPr>
                <w:rFonts w:ascii="宋体" w:hAnsi="宋体" w:hint="eastAsia"/>
                <w:sz w:val="24"/>
                <w:szCs w:val="24"/>
              </w:rPr>
              <w:t>是</w:t>
            </w:r>
          </w:p>
        </w:tc>
        <w:tc>
          <w:tcPr>
            <w:tcW w:w="2885" w:type="dxa"/>
          </w:tcPr>
          <w:p w:rsidR="00931EE8" w:rsidRPr="002F3B4E" w:rsidRDefault="00931EE8" w:rsidP="00BE3334">
            <w:pPr>
              <w:rPr>
                <w:rFonts w:ascii="宋体" w:hAnsi="宋体"/>
                <w:sz w:val="24"/>
                <w:szCs w:val="24"/>
              </w:rPr>
            </w:pP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Pr="004D1D61" w:rsidRDefault="00931EE8" w:rsidP="00BE3334">
            <w:pPr>
              <w:rPr>
                <w:rFonts w:ascii="宋体" w:hAnsi="宋体"/>
                <w:sz w:val="24"/>
                <w:szCs w:val="24"/>
              </w:rPr>
            </w:pPr>
            <w:r>
              <w:rPr>
                <w:rFonts w:ascii="宋体" w:hAnsi="宋体" w:hint="eastAsia"/>
                <w:sz w:val="24"/>
                <w:szCs w:val="24"/>
              </w:rPr>
              <w:t>clzt</w:t>
            </w:r>
          </w:p>
        </w:tc>
        <w:tc>
          <w:tcPr>
            <w:tcW w:w="1984" w:type="dxa"/>
          </w:tcPr>
          <w:p w:rsidR="00931EE8" w:rsidRPr="004D1D61" w:rsidRDefault="00931EE8" w:rsidP="00BE3334">
            <w:pPr>
              <w:rPr>
                <w:rFonts w:ascii="宋体" w:hAnsi="宋体"/>
                <w:sz w:val="24"/>
                <w:szCs w:val="24"/>
              </w:rPr>
            </w:pPr>
            <w:r>
              <w:rPr>
                <w:rFonts w:ascii="宋体" w:hAnsi="宋体" w:hint="eastAsia"/>
                <w:sz w:val="24"/>
                <w:szCs w:val="24"/>
              </w:rPr>
              <w:t>处理状态</w:t>
            </w:r>
          </w:p>
        </w:tc>
        <w:tc>
          <w:tcPr>
            <w:tcW w:w="709" w:type="dxa"/>
          </w:tcPr>
          <w:p w:rsidR="00931EE8" w:rsidRDefault="00931EE8" w:rsidP="00BE3334">
            <w:pPr>
              <w:rPr>
                <w:rFonts w:ascii="宋体" w:hAnsi="宋体"/>
                <w:sz w:val="24"/>
                <w:szCs w:val="24"/>
              </w:rPr>
            </w:pPr>
            <w:r>
              <w:rPr>
                <w:rFonts w:ascii="宋体" w:hAnsi="宋体" w:hint="eastAsia"/>
                <w:sz w:val="24"/>
                <w:szCs w:val="24"/>
              </w:rPr>
              <w:t>1</w:t>
            </w:r>
          </w:p>
        </w:tc>
        <w:tc>
          <w:tcPr>
            <w:tcW w:w="709" w:type="dxa"/>
          </w:tcPr>
          <w:p w:rsidR="00931EE8" w:rsidRPr="004D1D61" w:rsidRDefault="00931EE8" w:rsidP="00BE3334">
            <w:pPr>
              <w:rPr>
                <w:rFonts w:ascii="宋体" w:hAnsi="宋体"/>
                <w:sz w:val="24"/>
                <w:szCs w:val="24"/>
              </w:rPr>
            </w:pPr>
            <w:r>
              <w:rPr>
                <w:rFonts w:ascii="宋体" w:hAnsi="宋体" w:hint="eastAsia"/>
                <w:sz w:val="24"/>
                <w:szCs w:val="24"/>
              </w:rPr>
              <w:t>是</w:t>
            </w:r>
          </w:p>
        </w:tc>
        <w:tc>
          <w:tcPr>
            <w:tcW w:w="2885" w:type="dxa"/>
          </w:tcPr>
          <w:p w:rsidR="00931EE8" w:rsidRPr="002F3B4E" w:rsidRDefault="00931EE8" w:rsidP="00BE3334">
            <w:pPr>
              <w:rPr>
                <w:rFonts w:ascii="宋体" w:hAnsi="宋体"/>
                <w:sz w:val="24"/>
                <w:szCs w:val="24"/>
              </w:rPr>
            </w:pPr>
            <w:r>
              <w:rPr>
                <w:rFonts w:ascii="宋体" w:hAnsi="宋体" w:hint="eastAsia"/>
                <w:sz w:val="24"/>
                <w:szCs w:val="24"/>
              </w:rPr>
              <w:t xml:space="preserve">0 </w:t>
            </w:r>
            <w:r w:rsidRPr="002F3B4E">
              <w:rPr>
                <w:rFonts w:ascii="宋体" w:hAnsi="宋体" w:hint="eastAsia"/>
                <w:sz w:val="24"/>
                <w:szCs w:val="24"/>
              </w:rPr>
              <w:t>未处理</w:t>
            </w:r>
          </w:p>
          <w:p w:rsidR="00931EE8" w:rsidRPr="002F3B4E" w:rsidRDefault="00931EE8" w:rsidP="00BE3334">
            <w:pPr>
              <w:rPr>
                <w:rFonts w:ascii="宋体" w:hAnsi="宋体"/>
                <w:sz w:val="24"/>
                <w:szCs w:val="24"/>
              </w:rPr>
            </w:pPr>
            <w:r>
              <w:rPr>
                <w:rFonts w:ascii="宋体" w:hAnsi="宋体" w:hint="eastAsia"/>
                <w:sz w:val="24"/>
                <w:szCs w:val="24"/>
              </w:rPr>
              <w:t xml:space="preserve">1 </w:t>
            </w:r>
            <w:r w:rsidRPr="002F3B4E">
              <w:rPr>
                <w:rFonts w:ascii="宋体" w:hAnsi="宋体" w:hint="eastAsia"/>
                <w:sz w:val="24"/>
                <w:szCs w:val="24"/>
              </w:rPr>
              <w:t>已提交</w:t>
            </w:r>
          </w:p>
          <w:p w:rsidR="00931EE8" w:rsidRPr="002F3B4E" w:rsidRDefault="00931EE8" w:rsidP="00BE3334">
            <w:pPr>
              <w:rPr>
                <w:rFonts w:ascii="宋体" w:hAnsi="宋体"/>
                <w:sz w:val="24"/>
                <w:szCs w:val="24"/>
              </w:rPr>
            </w:pPr>
            <w:r>
              <w:rPr>
                <w:rFonts w:ascii="宋体" w:hAnsi="宋体" w:hint="eastAsia"/>
                <w:sz w:val="24"/>
                <w:szCs w:val="24"/>
              </w:rPr>
              <w:t xml:space="preserve">2 </w:t>
            </w:r>
            <w:r w:rsidRPr="002F3B4E">
              <w:rPr>
                <w:rFonts w:ascii="宋体" w:hAnsi="宋体" w:hint="eastAsia"/>
                <w:sz w:val="24"/>
                <w:szCs w:val="24"/>
              </w:rPr>
              <w:t>审核通过</w:t>
            </w:r>
          </w:p>
          <w:p w:rsidR="00931EE8" w:rsidRPr="002F3B4E" w:rsidRDefault="00931EE8" w:rsidP="00BE3334">
            <w:pPr>
              <w:rPr>
                <w:rFonts w:ascii="宋体" w:hAnsi="宋体"/>
                <w:sz w:val="24"/>
                <w:szCs w:val="24"/>
              </w:rPr>
            </w:pPr>
            <w:r>
              <w:rPr>
                <w:rFonts w:ascii="宋体" w:hAnsi="宋体" w:hint="eastAsia"/>
                <w:sz w:val="24"/>
                <w:szCs w:val="24"/>
              </w:rPr>
              <w:t xml:space="preserve">3 </w:t>
            </w:r>
            <w:r w:rsidRPr="002F3B4E">
              <w:rPr>
                <w:rFonts w:ascii="宋体" w:hAnsi="宋体" w:hint="eastAsia"/>
                <w:sz w:val="24"/>
                <w:szCs w:val="24"/>
              </w:rPr>
              <w:t>审核不通过</w:t>
            </w: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Default="00931EE8" w:rsidP="00BE3334">
            <w:pPr>
              <w:rPr>
                <w:rFonts w:ascii="宋体" w:hAnsi="宋体"/>
                <w:sz w:val="24"/>
                <w:szCs w:val="24"/>
              </w:rPr>
            </w:pPr>
            <w:r>
              <w:rPr>
                <w:rFonts w:ascii="宋体" w:hAnsi="宋体" w:hint="eastAsia"/>
                <w:sz w:val="24"/>
                <w:szCs w:val="24"/>
              </w:rPr>
              <w:t>yfpdm</w:t>
            </w:r>
          </w:p>
        </w:tc>
        <w:tc>
          <w:tcPr>
            <w:tcW w:w="1984" w:type="dxa"/>
          </w:tcPr>
          <w:p w:rsidR="00931EE8" w:rsidRDefault="00931EE8" w:rsidP="00BE3334">
            <w:pPr>
              <w:rPr>
                <w:rFonts w:ascii="宋体" w:hAnsi="宋体"/>
                <w:sz w:val="24"/>
                <w:szCs w:val="24"/>
              </w:rPr>
            </w:pPr>
            <w:r>
              <w:rPr>
                <w:rFonts w:ascii="宋体" w:hAnsi="宋体" w:hint="eastAsia"/>
                <w:sz w:val="24"/>
                <w:szCs w:val="24"/>
              </w:rPr>
              <w:t>原发票代码</w:t>
            </w:r>
          </w:p>
        </w:tc>
        <w:tc>
          <w:tcPr>
            <w:tcW w:w="709" w:type="dxa"/>
          </w:tcPr>
          <w:p w:rsidR="00931EE8" w:rsidRDefault="00931EE8" w:rsidP="00BE3334">
            <w:pPr>
              <w:rPr>
                <w:rFonts w:ascii="宋体" w:hAnsi="宋体"/>
                <w:sz w:val="24"/>
                <w:szCs w:val="24"/>
              </w:rPr>
            </w:pPr>
            <w:r>
              <w:rPr>
                <w:rFonts w:ascii="宋体" w:hAnsi="宋体" w:hint="eastAsia"/>
                <w:sz w:val="24"/>
                <w:szCs w:val="24"/>
              </w:rPr>
              <w:t>10</w:t>
            </w:r>
          </w:p>
        </w:tc>
        <w:tc>
          <w:tcPr>
            <w:tcW w:w="709" w:type="dxa"/>
          </w:tcPr>
          <w:p w:rsidR="00931EE8" w:rsidRDefault="00931EE8" w:rsidP="00BE3334">
            <w:pPr>
              <w:rPr>
                <w:rFonts w:ascii="宋体" w:hAnsi="宋体"/>
                <w:sz w:val="24"/>
                <w:szCs w:val="24"/>
              </w:rPr>
            </w:pPr>
            <w:r>
              <w:rPr>
                <w:rFonts w:ascii="宋体" w:hAnsi="宋体" w:hint="eastAsia"/>
                <w:sz w:val="24"/>
                <w:szCs w:val="24"/>
              </w:rPr>
              <w:t>是</w:t>
            </w:r>
          </w:p>
        </w:tc>
        <w:tc>
          <w:tcPr>
            <w:tcW w:w="2885" w:type="dxa"/>
          </w:tcPr>
          <w:p w:rsidR="00931EE8" w:rsidRDefault="00931EE8" w:rsidP="00BE3334">
            <w:pPr>
              <w:rPr>
                <w:rFonts w:ascii="宋体" w:hAnsi="宋体"/>
                <w:sz w:val="24"/>
                <w:szCs w:val="24"/>
              </w:rPr>
            </w:pPr>
            <w:r>
              <w:rPr>
                <w:rFonts w:ascii="宋体" w:hAnsi="宋体" w:hint="eastAsia"/>
                <w:sz w:val="24"/>
                <w:szCs w:val="24"/>
              </w:rPr>
              <w:t>蓝字发票代码</w:t>
            </w: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Default="00931EE8" w:rsidP="00BE3334">
            <w:pPr>
              <w:rPr>
                <w:rFonts w:ascii="宋体" w:hAnsi="宋体"/>
                <w:sz w:val="24"/>
                <w:szCs w:val="24"/>
              </w:rPr>
            </w:pPr>
            <w:r>
              <w:rPr>
                <w:rFonts w:ascii="宋体" w:hAnsi="宋体" w:hint="eastAsia"/>
                <w:sz w:val="24"/>
                <w:szCs w:val="24"/>
              </w:rPr>
              <w:t>yfphm</w:t>
            </w:r>
          </w:p>
        </w:tc>
        <w:tc>
          <w:tcPr>
            <w:tcW w:w="1984" w:type="dxa"/>
          </w:tcPr>
          <w:p w:rsidR="00931EE8" w:rsidRDefault="00931EE8" w:rsidP="00BE3334">
            <w:pPr>
              <w:rPr>
                <w:rFonts w:ascii="宋体" w:hAnsi="宋体"/>
                <w:sz w:val="24"/>
                <w:szCs w:val="24"/>
              </w:rPr>
            </w:pPr>
            <w:r>
              <w:rPr>
                <w:rFonts w:ascii="宋体" w:hAnsi="宋体" w:hint="eastAsia"/>
                <w:sz w:val="24"/>
                <w:szCs w:val="24"/>
              </w:rPr>
              <w:t>原发票号码</w:t>
            </w:r>
          </w:p>
        </w:tc>
        <w:tc>
          <w:tcPr>
            <w:tcW w:w="709" w:type="dxa"/>
          </w:tcPr>
          <w:p w:rsidR="00931EE8" w:rsidRDefault="00931EE8" w:rsidP="00BE3334">
            <w:pPr>
              <w:rPr>
                <w:rFonts w:ascii="宋体" w:hAnsi="宋体"/>
                <w:sz w:val="24"/>
                <w:szCs w:val="24"/>
              </w:rPr>
            </w:pPr>
            <w:r>
              <w:rPr>
                <w:rFonts w:ascii="宋体" w:hAnsi="宋体" w:hint="eastAsia"/>
                <w:sz w:val="24"/>
                <w:szCs w:val="24"/>
              </w:rPr>
              <w:t>8</w:t>
            </w:r>
          </w:p>
        </w:tc>
        <w:tc>
          <w:tcPr>
            <w:tcW w:w="709" w:type="dxa"/>
          </w:tcPr>
          <w:p w:rsidR="00931EE8" w:rsidRDefault="00931EE8" w:rsidP="00BE3334">
            <w:pPr>
              <w:rPr>
                <w:rFonts w:ascii="宋体" w:hAnsi="宋体"/>
                <w:sz w:val="24"/>
                <w:szCs w:val="24"/>
              </w:rPr>
            </w:pPr>
            <w:r>
              <w:rPr>
                <w:rFonts w:ascii="宋体" w:hAnsi="宋体" w:hint="eastAsia"/>
                <w:sz w:val="24"/>
                <w:szCs w:val="24"/>
              </w:rPr>
              <w:t>是</w:t>
            </w:r>
          </w:p>
        </w:tc>
        <w:tc>
          <w:tcPr>
            <w:tcW w:w="2885" w:type="dxa"/>
          </w:tcPr>
          <w:p w:rsidR="00931EE8" w:rsidRDefault="00931EE8" w:rsidP="00BE3334">
            <w:pPr>
              <w:rPr>
                <w:rFonts w:ascii="宋体" w:hAnsi="宋体"/>
                <w:sz w:val="24"/>
                <w:szCs w:val="24"/>
              </w:rPr>
            </w:pPr>
            <w:r>
              <w:rPr>
                <w:rFonts w:ascii="宋体" w:hAnsi="宋体" w:hint="eastAsia"/>
                <w:sz w:val="24"/>
                <w:szCs w:val="24"/>
              </w:rPr>
              <w:t>蓝字发票号码</w:t>
            </w: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Pr="004D1D61" w:rsidRDefault="00931EE8" w:rsidP="00BE3334">
            <w:pPr>
              <w:rPr>
                <w:rFonts w:ascii="宋体" w:hAnsi="宋体"/>
                <w:sz w:val="24"/>
                <w:szCs w:val="24"/>
              </w:rPr>
            </w:pPr>
            <w:r>
              <w:rPr>
                <w:rFonts w:ascii="Courier" w:hAnsi="Courier" w:hint="eastAsia"/>
                <w:szCs w:val="21"/>
              </w:rPr>
              <w:t>xxbbh</w:t>
            </w:r>
          </w:p>
        </w:tc>
        <w:tc>
          <w:tcPr>
            <w:tcW w:w="1984" w:type="dxa"/>
          </w:tcPr>
          <w:p w:rsidR="00931EE8" w:rsidRPr="004D1D61" w:rsidRDefault="00931EE8" w:rsidP="00BE3334">
            <w:pPr>
              <w:rPr>
                <w:rFonts w:ascii="宋体" w:hAnsi="宋体"/>
                <w:sz w:val="24"/>
                <w:szCs w:val="24"/>
              </w:rPr>
            </w:pPr>
            <w:r>
              <w:rPr>
                <w:rFonts w:ascii="宋体" w:hAnsi="宋体" w:hint="eastAsia"/>
                <w:sz w:val="24"/>
                <w:szCs w:val="24"/>
              </w:rPr>
              <w:t>红字信息表编号</w:t>
            </w:r>
          </w:p>
        </w:tc>
        <w:tc>
          <w:tcPr>
            <w:tcW w:w="709" w:type="dxa"/>
          </w:tcPr>
          <w:p w:rsidR="00931EE8" w:rsidRDefault="00931EE8" w:rsidP="00BE3334">
            <w:pPr>
              <w:rPr>
                <w:rFonts w:ascii="宋体" w:hAnsi="宋体"/>
                <w:sz w:val="24"/>
                <w:szCs w:val="24"/>
              </w:rPr>
            </w:pPr>
            <w:r>
              <w:rPr>
                <w:rFonts w:ascii="宋体" w:hAnsi="宋体" w:hint="eastAsia"/>
                <w:sz w:val="24"/>
                <w:szCs w:val="24"/>
              </w:rPr>
              <w:t>16</w:t>
            </w:r>
          </w:p>
        </w:tc>
        <w:tc>
          <w:tcPr>
            <w:tcW w:w="709" w:type="dxa"/>
          </w:tcPr>
          <w:p w:rsidR="00931EE8" w:rsidRPr="004D1D61" w:rsidRDefault="00931EE8" w:rsidP="00BE3334">
            <w:pPr>
              <w:rPr>
                <w:rFonts w:ascii="宋体" w:hAnsi="宋体"/>
                <w:sz w:val="24"/>
                <w:szCs w:val="24"/>
              </w:rPr>
            </w:pPr>
            <w:r>
              <w:rPr>
                <w:rFonts w:ascii="宋体" w:hAnsi="宋体" w:hint="eastAsia"/>
                <w:sz w:val="24"/>
                <w:szCs w:val="24"/>
              </w:rPr>
              <w:t>否</w:t>
            </w:r>
          </w:p>
        </w:tc>
        <w:tc>
          <w:tcPr>
            <w:tcW w:w="2885" w:type="dxa"/>
          </w:tcPr>
          <w:p w:rsidR="00931EE8" w:rsidRPr="0089145D" w:rsidRDefault="00931EE8" w:rsidP="00BE3334">
            <w:pPr>
              <w:rPr>
                <w:rFonts w:ascii="宋体" w:hAnsi="宋体"/>
                <w:sz w:val="24"/>
                <w:szCs w:val="24"/>
              </w:rPr>
            </w:pPr>
            <w:r>
              <w:rPr>
                <w:rFonts w:ascii="宋体" w:hAnsi="宋体" w:hint="eastAsia"/>
                <w:sz w:val="24"/>
                <w:szCs w:val="24"/>
              </w:rPr>
              <w:t>当ywlx为1，并且returncod为0时，该节点有值（红字信息表编号），其他情况该节点为空</w:t>
            </w:r>
          </w:p>
        </w:tc>
      </w:tr>
      <w:tr w:rsidR="00931EE8" w:rsidRPr="00E1451A" w:rsidTr="00BE3334">
        <w:tc>
          <w:tcPr>
            <w:tcW w:w="675" w:type="dxa"/>
          </w:tcPr>
          <w:p w:rsidR="00931EE8" w:rsidRPr="00E1451A" w:rsidRDefault="00931EE8" w:rsidP="003C5EE2">
            <w:pPr>
              <w:numPr>
                <w:ilvl w:val="0"/>
                <w:numId w:val="35"/>
              </w:numPr>
              <w:jc w:val="center"/>
              <w:rPr>
                <w:rFonts w:ascii="宋体" w:hAnsi="宋体"/>
                <w:sz w:val="24"/>
                <w:szCs w:val="24"/>
              </w:rPr>
            </w:pPr>
          </w:p>
        </w:tc>
        <w:tc>
          <w:tcPr>
            <w:tcW w:w="1560" w:type="dxa"/>
          </w:tcPr>
          <w:p w:rsidR="00931EE8" w:rsidRDefault="00931EE8" w:rsidP="00BE3334">
            <w:pPr>
              <w:rPr>
                <w:rFonts w:ascii="Courier" w:hAnsi="Courier"/>
                <w:szCs w:val="21"/>
              </w:rPr>
            </w:pPr>
            <w:r>
              <w:rPr>
                <w:rFonts w:ascii="Courier" w:hAnsi="Courier" w:hint="eastAsia"/>
                <w:szCs w:val="21"/>
              </w:rPr>
              <w:t>sqdh</w:t>
            </w:r>
          </w:p>
        </w:tc>
        <w:tc>
          <w:tcPr>
            <w:tcW w:w="1984" w:type="dxa"/>
          </w:tcPr>
          <w:p w:rsidR="00931EE8" w:rsidRDefault="00931EE8" w:rsidP="00BE3334">
            <w:pPr>
              <w:rPr>
                <w:rFonts w:ascii="宋体" w:hAnsi="宋体"/>
                <w:sz w:val="24"/>
                <w:szCs w:val="24"/>
              </w:rPr>
            </w:pPr>
            <w:r>
              <w:rPr>
                <w:rFonts w:ascii="Courier" w:hAnsi="Courier" w:hint="eastAsia"/>
                <w:szCs w:val="21"/>
              </w:rPr>
              <w:t>申请单号</w:t>
            </w:r>
          </w:p>
        </w:tc>
        <w:tc>
          <w:tcPr>
            <w:tcW w:w="709" w:type="dxa"/>
          </w:tcPr>
          <w:p w:rsidR="00931EE8" w:rsidRDefault="00931EE8" w:rsidP="00BE3334">
            <w:pPr>
              <w:rPr>
                <w:rFonts w:ascii="宋体" w:hAnsi="宋体"/>
                <w:sz w:val="24"/>
                <w:szCs w:val="24"/>
              </w:rPr>
            </w:pPr>
            <w:r>
              <w:rPr>
                <w:rFonts w:ascii="宋体" w:hAnsi="宋体" w:hint="eastAsia"/>
                <w:sz w:val="24"/>
                <w:szCs w:val="24"/>
              </w:rPr>
              <w:t>24</w:t>
            </w:r>
          </w:p>
        </w:tc>
        <w:tc>
          <w:tcPr>
            <w:tcW w:w="709" w:type="dxa"/>
          </w:tcPr>
          <w:p w:rsidR="00931EE8" w:rsidRDefault="00931EE8" w:rsidP="00BE3334">
            <w:pPr>
              <w:rPr>
                <w:rFonts w:ascii="宋体" w:hAnsi="宋体"/>
                <w:sz w:val="24"/>
                <w:szCs w:val="24"/>
              </w:rPr>
            </w:pPr>
            <w:r>
              <w:rPr>
                <w:rFonts w:ascii="宋体" w:hAnsi="宋体" w:hint="eastAsia"/>
                <w:sz w:val="24"/>
                <w:szCs w:val="24"/>
              </w:rPr>
              <w:t>是</w:t>
            </w:r>
          </w:p>
        </w:tc>
        <w:tc>
          <w:tcPr>
            <w:tcW w:w="2885" w:type="dxa"/>
          </w:tcPr>
          <w:p w:rsidR="00931EE8" w:rsidRDefault="00931EE8" w:rsidP="00BE3334">
            <w:pPr>
              <w:rPr>
                <w:rFonts w:ascii="宋体" w:hAnsi="宋体"/>
                <w:sz w:val="24"/>
                <w:szCs w:val="24"/>
              </w:rPr>
            </w:pPr>
          </w:p>
        </w:tc>
      </w:tr>
    </w:tbl>
    <w:p w:rsidR="0010289E" w:rsidRPr="002652A6" w:rsidRDefault="0010289E" w:rsidP="00970AC1">
      <w:pPr>
        <w:pStyle w:val="af4"/>
        <w:keepNext/>
        <w:keepLines/>
        <w:numPr>
          <w:ilvl w:val="2"/>
          <w:numId w:val="2"/>
        </w:numPr>
        <w:spacing w:before="280" w:after="290" w:line="376" w:lineRule="auto"/>
        <w:ind w:firstLineChars="0"/>
        <w:outlineLvl w:val="3"/>
        <w:rPr>
          <w:rFonts w:ascii="Arial" w:eastAsia="黑体" w:hAnsi="Arial"/>
          <w:b/>
          <w:bCs/>
          <w:vanish/>
          <w:sz w:val="28"/>
          <w:szCs w:val="28"/>
        </w:rPr>
      </w:pPr>
      <w:bookmarkStart w:id="88" w:name="_Toc477189103"/>
      <w:bookmarkStart w:id="89" w:name="_Toc477190741"/>
      <w:bookmarkStart w:id="90" w:name="_Toc477191305"/>
      <w:bookmarkStart w:id="91" w:name="_Toc477191414"/>
    </w:p>
    <w:p w:rsidR="00740034" w:rsidRDefault="00740034" w:rsidP="00740034">
      <w:pPr>
        <w:pStyle w:val="aff"/>
        <w:ind w:firstLine="480"/>
      </w:pPr>
      <w:bookmarkStart w:id="92" w:name="_Toc480873311"/>
      <w:bookmarkStart w:id="93" w:name="_Toc494382672"/>
    </w:p>
    <w:p w:rsidR="00740034" w:rsidRDefault="00740034" w:rsidP="00740034">
      <w:pPr>
        <w:pStyle w:val="aff"/>
        <w:ind w:firstLine="480"/>
      </w:pPr>
    </w:p>
    <w:p w:rsidR="0010289E" w:rsidRPr="002C7CF9" w:rsidRDefault="0010289E" w:rsidP="00BE3334">
      <w:pPr>
        <w:pStyle w:val="ad"/>
        <w:jc w:val="left"/>
      </w:pPr>
      <w:bookmarkStart w:id="94" w:name="_Toc15310136"/>
      <w:r w:rsidRPr="002C7CF9">
        <w:rPr>
          <w:rFonts w:hint="eastAsia"/>
        </w:rPr>
        <w:t>附</w:t>
      </w:r>
      <w:bookmarkStart w:id="95" w:name="_Toc477962037"/>
      <w:r w:rsidRPr="002C7CF9">
        <w:rPr>
          <w:rFonts w:hint="eastAsia"/>
        </w:rPr>
        <w:t>录</w:t>
      </w:r>
      <w:r w:rsidRPr="002C7CF9">
        <w:rPr>
          <w:rFonts w:hint="eastAsia"/>
        </w:rPr>
        <w:t>1</w:t>
      </w:r>
      <w:r w:rsidRPr="002C7CF9">
        <w:rPr>
          <w:rFonts w:hint="eastAsia"/>
        </w:rPr>
        <w:t>：</w:t>
      </w:r>
      <w:r w:rsidRPr="002C7CF9">
        <w:rPr>
          <w:rFonts w:hint="eastAsia"/>
          <w:szCs w:val="21"/>
        </w:rPr>
        <w:t>企业使用商品编码接口变化</w:t>
      </w:r>
      <w:bookmarkEnd w:id="92"/>
      <w:bookmarkEnd w:id="93"/>
      <w:bookmarkEnd w:id="94"/>
    </w:p>
    <w:bookmarkEnd w:id="88"/>
    <w:bookmarkEnd w:id="89"/>
    <w:bookmarkEnd w:id="90"/>
    <w:bookmarkEnd w:id="91"/>
    <w:bookmarkEnd w:id="95"/>
    <w:p w:rsidR="00BE3334" w:rsidRDefault="00BE3334" w:rsidP="00373497">
      <w:pPr>
        <w:pStyle w:val="af4"/>
        <w:numPr>
          <w:ilvl w:val="0"/>
          <w:numId w:val="42"/>
        </w:numPr>
        <w:spacing w:line="360" w:lineRule="auto"/>
        <w:ind w:firstLineChars="0"/>
        <w:rPr>
          <w:sz w:val="24"/>
          <w:szCs w:val="21"/>
        </w:rPr>
      </w:pPr>
      <w:r>
        <w:rPr>
          <w:rFonts w:hint="eastAsia"/>
          <w:sz w:val="24"/>
          <w:szCs w:val="21"/>
        </w:rPr>
        <w:t>发票开具时只能</w:t>
      </w:r>
      <w:proofErr w:type="gramStart"/>
      <w:r>
        <w:rPr>
          <w:rFonts w:hint="eastAsia"/>
          <w:sz w:val="24"/>
          <w:szCs w:val="21"/>
        </w:rPr>
        <w:t>对一行</w:t>
      </w:r>
      <w:proofErr w:type="gramEnd"/>
      <w:r>
        <w:rPr>
          <w:rFonts w:hint="eastAsia"/>
          <w:sz w:val="24"/>
          <w:szCs w:val="21"/>
        </w:rPr>
        <w:t>商品折扣、且折扣行名称与商品名称一样；</w:t>
      </w:r>
    </w:p>
    <w:p w:rsidR="00BE3334" w:rsidRDefault="00BE3334" w:rsidP="00373497">
      <w:pPr>
        <w:pStyle w:val="af4"/>
        <w:numPr>
          <w:ilvl w:val="0"/>
          <w:numId w:val="42"/>
        </w:numPr>
        <w:spacing w:line="360" w:lineRule="auto"/>
        <w:ind w:firstLineChars="0"/>
        <w:rPr>
          <w:sz w:val="24"/>
          <w:szCs w:val="21"/>
        </w:rPr>
      </w:pPr>
      <w:r w:rsidRPr="00F55C3A">
        <w:rPr>
          <w:rFonts w:hint="eastAsia"/>
          <w:sz w:val="24"/>
          <w:szCs w:val="21"/>
        </w:rPr>
        <w:t>如果原票是不带商品编码的发票、红票与之前的校验规则相同；</w:t>
      </w:r>
    </w:p>
    <w:p w:rsidR="00BE3334" w:rsidRPr="00606A6B" w:rsidRDefault="00BE3334" w:rsidP="00373497">
      <w:pPr>
        <w:pStyle w:val="af4"/>
        <w:numPr>
          <w:ilvl w:val="0"/>
          <w:numId w:val="42"/>
        </w:numPr>
        <w:spacing w:line="360" w:lineRule="auto"/>
        <w:ind w:firstLineChars="0"/>
        <w:rPr>
          <w:sz w:val="24"/>
          <w:szCs w:val="21"/>
        </w:rPr>
      </w:pPr>
      <w:r>
        <w:rPr>
          <w:rFonts w:hint="eastAsia"/>
          <w:sz w:val="24"/>
          <w:szCs w:val="21"/>
        </w:rPr>
        <w:t>如果开具带清单的发票，发票上折扣行汇总将不再打印；</w:t>
      </w:r>
    </w:p>
    <w:p w:rsidR="00BE3334" w:rsidRDefault="00BE3334" w:rsidP="00BE3334">
      <w:pPr>
        <w:spacing w:line="360" w:lineRule="auto"/>
        <w:ind w:firstLineChars="100" w:firstLine="240"/>
        <w:rPr>
          <w:sz w:val="24"/>
          <w:szCs w:val="21"/>
        </w:rPr>
      </w:pPr>
      <w:r>
        <w:rPr>
          <w:rFonts w:hint="eastAsia"/>
          <w:sz w:val="24"/>
          <w:szCs w:val="21"/>
        </w:rPr>
        <w:t>5</w:t>
      </w:r>
      <w:r>
        <w:rPr>
          <w:rFonts w:hint="eastAsia"/>
          <w:sz w:val="24"/>
          <w:szCs w:val="21"/>
        </w:rPr>
        <w:t>）企业使用商品编码使用的整体校验规则：</w:t>
      </w:r>
    </w:p>
    <w:p w:rsidR="00BE3334" w:rsidRDefault="00BE3334" w:rsidP="00373497">
      <w:pPr>
        <w:pStyle w:val="af4"/>
        <w:numPr>
          <w:ilvl w:val="0"/>
          <w:numId w:val="39"/>
        </w:numPr>
        <w:spacing w:line="360" w:lineRule="auto"/>
        <w:ind w:firstLineChars="0"/>
        <w:rPr>
          <w:sz w:val="24"/>
          <w:szCs w:val="21"/>
        </w:rPr>
      </w:pPr>
      <w:r w:rsidRPr="00D67B4E">
        <w:rPr>
          <w:rFonts w:hint="eastAsia"/>
          <w:sz w:val="24"/>
          <w:szCs w:val="21"/>
        </w:rPr>
        <w:t>企业</w:t>
      </w:r>
      <w:r>
        <w:rPr>
          <w:rFonts w:hint="eastAsia"/>
          <w:sz w:val="24"/>
          <w:szCs w:val="21"/>
        </w:rPr>
        <w:t>开具发票报文商品编码</w:t>
      </w:r>
      <w:r w:rsidRPr="00D67B4E">
        <w:rPr>
          <w:rFonts w:hint="eastAsia"/>
          <w:sz w:val="24"/>
          <w:szCs w:val="21"/>
        </w:rPr>
        <w:t>信息</w:t>
      </w:r>
      <w:r>
        <w:rPr>
          <w:rFonts w:hint="eastAsia"/>
          <w:sz w:val="24"/>
          <w:szCs w:val="21"/>
        </w:rPr>
        <w:t>为空，优惠政策、零税率标识须为空：</w:t>
      </w:r>
    </w:p>
    <w:p w:rsidR="00BE3334" w:rsidRDefault="00BE3334" w:rsidP="00373497">
      <w:pPr>
        <w:pStyle w:val="af4"/>
        <w:numPr>
          <w:ilvl w:val="0"/>
          <w:numId w:val="40"/>
        </w:numPr>
        <w:spacing w:line="360" w:lineRule="auto"/>
        <w:ind w:firstLineChars="0"/>
        <w:rPr>
          <w:sz w:val="24"/>
          <w:szCs w:val="21"/>
        </w:rPr>
      </w:pPr>
      <w:r>
        <w:rPr>
          <w:rFonts w:hint="eastAsia"/>
          <w:sz w:val="24"/>
          <w:szCs w:val="21"/>
        </w:rPr>
        <w:t>根据商品名称从税控系统中维护的税务总局的《商品和服务税收分类编码》</w:t>
      </w:r>
      <w:r w:rsidRPr="00882C37">
        <w:rPr>
          <w:rFonts w:hint="eastAsia"/>
          <w:sz w:val="24"/>
          <w:szCs w:val="21"/>
        </w:rPr>
        <w:t>查询</w:t>
      </w:r>
      <w:r>
        <w:rPr>
          <w:rFonts w:hint="eastAsia"/>
          <w:sz w:val="24"/>
          <w:szCs w:val="21"/>
        </w:rPr>
        <w:t>该</w:t>
      </w:r>
      <w:r w:rsidRPr="00882C37">
        <w:rPr>
          <w:rFonts w:hint="eastAsia"/>
          <w:sz w:val="24"/>
          <w:szCs w:val="21"/>
        </w:rPr>
        <w:t>商品</w:t>
      </w:r>
      <w:r>
        <w:rPr>
          <w:rFonts w:hint="eastAsia"/>
          <w:sz w:val="24"/>
          <w:szCs w:val="21"/>
        </w:rPr>
        <w:t>编码，若查询无结果不能开票；</w:t>
      </w:r>
    </w:p>
    <w:p w:rsidR="00BE3334" w:rsidRPr="00143FFD" w:rsidRDefault="00BE3334" w:rsidP="00373497">
      <w:pPr>
        <w:pStyle w:val="af4"/>
        <w:numPr>
          <w:ilvl w:val="0"/>
          <w:numId w:val="40"/>
        </w:numPr>
        <w:spacing w:line="360" w:lineRule="auto"/>
        <w:ind w:firstLineChars="0"/>
        <w:rPr>
          <w:sz w:val="24"/>
          <w:szCs w:val="21"/>
        </w:rPr>
      </w:pPr>
      <w:r>
        <w:rPr>
          <w:rFonts w:hint="eastAsia"/>
          <w:sz w:val="24"/>
          <w:szCs w:val="21"/>
        </w:rPr>
        <w:t>如果该商品编码存在，</w:t>
      </w:r>
      <w:r w:rsidRPr="00143FFD">
        <w:rPr>
          <w:rFonts w:hint="eastAsia"/>
          <w:sz w:val="24"/>
          <w:szCs w:val="21"/>
        </w:rPr>
        <w:t>如若开具前维护过优惠政策、零税率标识等信息，则</w:t>
      </w:r>
      <w:r>
        <w:rPr>
          <w:rFonts w:hint="eastAsia"/>
          <w:sz w:val="24"/>
          <w:szCs w:val="21"/>
        </w:rPr>
        <w:t>根据维护信息</w:t>
      </w:r>
      <w:r w:rsidRPr="00143FFD">
        <w:rPr>
          <w:rFonts w:hint="eastAsia"/>
          <w:sz w:val="24"/>
          <w:szCs w:val="21"/>
        </w:rPr>
        <w:t>进行</w:t>
      </w:r>
      <w:r>
        <w:rPr>
          <w:rFonts w:hint="eastAsia"/>
          <w:sz w:val="24"/>
          <w:szCs w:val="21"/>
        </w:rPr>
        <w:t>税率的校验，校验通过可以开票，否则不能开具发票</w:t>
      </w:r>
      <w:r w:rsidRPr="00143FFD">
        <w:rPr>
          <w:rFonts w:hint="eastAsia"/>
          <w:sz w:val="24"/>
          <w:szCs w:val="21"/>
        </w:rPr>
        <w:t>。</w:t>
      </w:r>
    </w:p>
    <w:p w:rsidR="00BE3334" w:rsidRDefault="00BE3334" w:rsidP="00373497">
      <w:pPr>
        <w:pStyle w:val="af4"/>
        <w:numPr>
          <w:ilvl w:val="0"/>
          <w:numId w:val="39"/>
        </w:numPr>
        <w:spacing w:line="360" w:lineRule="auto"/>
        <w:ind w:firstLineChars="0"/>
        <w:rPr>
          <w:sz w:val="24"/>
          <w:szCs w:val="21"/>
        </w:rPr>
      </w:pPr>
      <w:r>
        <w:rPr>
          <w:rFonts w:hint="eastAsia"/>
          <w:sz w:val="24"/>
          <w:szCs w:val="21"/>
        </w:rPr>
        <w:t>企业开具发票报文</w:t>
      </w:r>
      <w:r w:rsidRPr="005946B3">
        <w:rPr>
          <w:rFonts w:hint="eastAsia"/>
          <w:sz w:val="24"/>
          <w:szCs w:val="21"/>
        </w:rPr>
        <w:t>商品编码</w:t>
      </w:r>
      <w:r>
        <w:rPr>
          <w:rFonts w:hint="eastAsia"/>
          <w:sz w:val="24"/>
          <w:szCs w:val="21"/>
        </w:rPr>
        <w:t>不为空</w:t>
      </w:r>
      <w:r w:rsidR="00BF51DB">
        <w:rPr>
          <w:rFonts w:hint="eastAsia"/>
          <w:sz w:val="24"/>
          <w:szCs w:val="21"/>
        </w:rPr>
        <w:t>（</w:t>
      </w:r>
      <w:r w:rsidR="00BF51DB" w:rsidRPr="0072589D">
        <w:rPr>
          <w:rFonts w:hint="eastAsia"/>
          <w:sz w:val="24"/>
          <w:szCs w:val="21"/>
        </w:rPr>
        <w:t>商品税率必须为合法的税率</w:t>
      </w:r>
      <w:r w:rsidR="00E6015E" w:rsidRPr="0072589D">
        <w:rPr>
          <w:rFonts w:hint="eastAsia"/>
          <w:sz w:val="24"/>
          <w:szCs w:val="21"/>
        </w:rPr>
        <w:t>：</w:t>
      </w:r>
      <w:r w:rsidR="00B6635B" w:rsidRPr="0072589D">
        <w:rPr>
          <w:rFonts w:hint="eastAsia"/>
          <w:sz w:val="24"/>
          <w:szCs w:val="21"/>
        </w:rPr>
        <w:t>程序中</w:t>
      </w:r>
      <w:r w:rsidR="00E6015E" w:rsidRPr="0072589D">
        <w:rPr>
          <w:sz w:val="24"/>
          <w:szCs w:val="21"/>
        </w:rPr>
        <w:t>sys.properties</w:t>
      </w:r>
      <w:r w:rsidR="00E6015E" w:rsidRPr="0072589D">
        <w:rPr>
          <w:rFonts w:hint="eastAsia"/>
          <w:sz w:val="24"/>
          <w:szCs w:val="21"/>
        </w:rPr>
        <w:t>中维护的税率</w:t>
      </w:r>
      <w:r w:rsidR="00BF51DB">
        <w:rPr>
          <w:rFonts w:hint="eastAsia"/>
          <w:sz w:val="24"/>
          <w:szCs w:val="21"/>
        </w:rPr>
        <w:t>）</w:t>
      </w:r>
      <w:r>
        <w:rPr>
          <w:rFonts w:hint="eastAsia"/>
          <w:sz w:val="24"/>
          <w:szCs w:val="21"/>
        </w:rPr>
        <w:t>：</w:t>
      </w:r>
    </w:p>
    <w:p w:rsidR="00BE3334" w:rsidRPr="00882C37" w:rsidRDefault="00BE3334" w:rsidP="00373497">
      <w:pPr>
        <w:pStyle w:val="af4"/>
        <w:numPr>
          <w:ilvl w:val="0"/>
          <w:numId w:val="41"/>
        </w:numPr>
        <w:spacing w:line="360" w:lineRule="auto"/>
        <w:ind w:firstLineChars="0"/>
        <w:rPr>
          <w:sz w:val="24"/>
          <w:szCs w:val="21"/>
        </w:rPr>
      </w:pPr>
      <w:r>
        <w:rPr>
          <w:rFonts w:hint="eastAsia"/>
          <w:sz w:val="24"/>
          <w:szCs w:val="21"/>
        </w:rPr>
        <w:t>根据报文中商品编码（企业自行编码除外）</w:t>
      </w:r>
      <w:r w:rsidRPr="00882C37">
        <w:rPr>
          <w:rFonts w:hint="eastAsia"/>
          <w:sz w:val="24"/>
          <w:szCs w:val="21"/>
        </w:rPr>
        <w:t>从税控系统中</w:t>
      </w:r>
      <w:r>
        <w:rPr>
          <w:rFonts w:hint="eastAsia"/>
          <w:sz w:val="24"/>
          <w:szCs w:val="21"/>
        </w:rPr>
        <w:t>维护的税务总局的《商品和服务税收分类编码》</w:t>
      </w:r>
      <w:r w:rsidRPr="00882C37">
        <w:rPr>
          <w:rFonts w:hint="eastAsia"/>
          <w:sz w:val="24"/>
          <w:szCs w:val="21"/>
        </w:rPr>
        <w:t>查询</w:t>
      </w:r>
      <w:r>
        <w:rPr>
          <w:rFonts w:hint="eastAsia"/>
          <w:sz w:val="24"/>
          <w:szCs w:val="21"/>
        </w:rPr>
        <w:t>该</w:t>
      </w:r>
      <w:r w:rsidRPr="00882C37">
        <w:rPr>
          <w:rFonts w:hint="eastAsia"/>
          <w:sz w:val="24"/>
          <w:szCs w:val="21"/>
        </w:rPr>
        <w:t>商品</w:t>
      </w:r>
      <w:r>
        <w:rPr>
          <w:rFonts w:hint="eastAsia"/>
          <w:sz w:val="24"/>
          <w:szCs w:val="21"/>
        </w:rPr>
        <w:t>编码</w:t>
      </w:r>
      <w:r w:rsidRPr="00882C37">
        <w:rPr>
          <w:rFonts w:hint="eastAsia"/>
          <w:sz w:val="24"/>
          <w:szCs w:val="21"/>
        </w:rPr>
        <w:t>，若查询无结果不能开票；</w:t>
      </w:r>
    </w:p>
    <w:p w:rsidR="00BE3334" w:rsidRDefault="00BE3334" w:rsidP="00373497">
      <w:pPr>
        <w:pStyle w:val="af4"/>
        <w:numPr>
          <w:ilvl w:val="0"/>
          <w:numId w:val="41"/>
        </w:numPr>
        <w:spacing w:line="360" w:lineRule="auto"/>
        <w:ind w:firstLineChars="0"/>
        <w:rPr>
          <w:sz w:val="24"/>
          <w:szCs w:val="21"/>
        </w:rPr>
      </w:pPr>
      <w:r>
        <w:rPr>
          <w:rFonts w:hint="eastAsia"/>
          <w:sz w:val="24"/>
          <w:szCs w:val="21"/>
        </w:rPr>
        <w:t>开票报文中优惠政策、零税率标识为空，直接开票；</w:t>
      </w:r>
    </w:p>
    <w:p w:rsidR="00BE3334" w:rsidRDefault="00BE3334" w:rsidP="00373497">
      <w:pPr>
        <w:pStyle w:val="af4"/>
        <w:numPr>
          <w:ilvl w:val="0"/>
          <w:numId w:val="41"/>
        </w:numPr>
        <w:spacing w:line="360" w:lineRule="auto"/>
        <w:ind w:firstLineChars="0"/>
        <w:rPr>
          <w:sz w:val="24"/>
          <w:szCs w:val="21"/>
        </w:rPr>
      </w:pPr>
      <w:r>
        <w:rPr>
          <w:rFonts w:hint="eastAsia"/>
          <w:sz w:val="24"/>
          <w:szCs w:val="21"/>
        </w:rPr>
        <w:t>开票报文中优惠政策、零税率标识不为空，按税局《商品和服务税</w:t>
      </w:r>
      <w:r>
        <w:rPr>
          <w:rFonts w:hint="eastAsia"/>
          <w:sz w:val="24"/>
          <w:szCs w:val="21"/>
        </w:rPr>
        <w:lastRenderedPageBreak/>
        <w:t>收分类编码》是否包含此优惠政策，包含直接开票，反之不能开票。</w:t>
      </w:r>
    </w:p>
    <w:p w:rsidR="00E50195" w:rsidRDefault="00BE3334" w:rsidP="00BE3334">
      <w:pPr>
        <w:pStyle w:val="ad"/>
        <w:jc w:val="left"/>
        <w:rPr>
          <w:szCs w:val="21"/>
        </w:rPr>
      </w:pPr>
      <w:bookmarkStart w:id="96" w:name="_Toc480873312"/>
      <w:bookmarkStart w:id="97" w:name="_Toc494382673"/>
      <w:bookmarkStart w:id="98" w:name="_Toc15310137"/>
      <w:r w:rsidRPr="00E50195">
        <w:rPr>
          <w:rFonts w:hint="eastAsia"/>
          <w:szCs w:val="21"/>
        </w:rPr>
        <w:t>附</w:t>
      </w:r>
      <w:bookmarkStart w:id="99" w:name="_Toc477189104"/>
      <w:bookmarkStart w:id="100" w:name="_Toc477190742"/>
      <w:bookmarkStart w:id="101" w:name="_Toc477191306"/>
      <w:bookmarkStart w:id="102" w:name="_Toc477191415"/>
      <w:bookmarkStart w:id="103" w:name="_Toc477962038"/>
      <w:r w:rsidRPr="00E50195">
        <w:rPr>
          <w:rFonts w:hint="eastAsia"/>
          <w:szCs w:val="21"/>
        </w:rPr>
        <w:t>录</w:t>
      </w:r>
      <w:r w:rsidRPr="00E50195">
        <w:rPr>
          <w:rFonts w:hint="eastAsia"/>
          <w:szCs w:val="21"/>
        </w:rPr>
        <w:t>2</w:t>
      </w:r>
      <w:r w:rsidRPr="00E50195">
        <w:rPr>
          <w:rFonts w:hint="eastAsia"/>
          <w:szCs w:val="21"/>
        </w:rPr>
        <w:t>：商品与</w:t>
      </w:r>
      <w:r w:rsidR="00650E77">
        <w:rPr>
          <w:rFonts w:hint="eastAsia"/>
          <w:szCs w:val="21"/>
        </w:rPr>
        <w:t>服务</w:t>
      </w:r>
      <w:r w:rsidRPr="00E50195">
        <w:rPr>
          <w:rFonts w:hint="eastAsia"/>
          <w:szCs w:val="21"/>
        </w:rPr>
        <w:t>税收分类编码</w:t>
      </w:r>
      <w:bookmarkEnd w:id="96"/>
      <w:bookmarkEnd w:id="97"/>
      <w:bookmarkEnd w:id="98"/>
      <w:bookmarkEnd w:id="99"/>
      <w:bookmarkEnd w:id="100"/>
      <w:bookmarkEnd w:id="101"/>
      <w:bookmarkEnd w:id="102"/>
      <w:bookmarkEnd w:id="103"/>
    </w:p>
    <w:p w:rsidR="00BE3334" w:rsidRPr="00512EB6" w:rsidRDefault="00E04D76" w:rsidP="00336F19">
      <w:pPr>
        <w:pStyle w:val="af4"/>
        <w:spacing w:line="360" w:lineRule="auto"/>
        <w:ind w:left="1320" w:firstLineChars="0" w:firstLine="0"/>
      </w:pPr>
      <w:r>
        <w:object w:dxaOrig="1551"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pt" o:ole="">
            <v:imagedata r:id="rId16" o:title=""/>
          </v:shape>
          <o:OLEObject Type="Embed" ProgID="Excel.Sheet.8" ShapeID="_x0000_i1025" DrawAspect="Icon" ObjectID="_1668002832" r:id="rId17"/>
        </w:object>
      </w:r>
    </w:p>
    <w:p w:rsidR="00E50195" w:rsidRDefault="00BE3334" w:rsidP="00BE3334">
      <w:pPr>
        <w:pStyle w:val="ad"/>
        <w:jc w:val="left"/>
      </w:pPr>
      <w:bookmarkStart w:id="104" w:name="_Toc15310138"/>
      <w:bookmarkStart w:id="105" w:name="_Toc480873313"/>
      <w:bookmarkStart w:id="106" w:name="_Toc494382674"/>
      <w:r w:rsidRPr="007E15D3">
        <w:rPr>
          <w:rFonts w:hint="eastAsia"/>
        </w:rPr>
        <w:t>附</w:t>
      </w:r>
      <w:bookmarkStart w:id="107" w:name="_Toc477189105"/>
      <w:bookmarkStart w:id="108" w:name="_Toc477190743"/>
      <w:bookmarkStart w:id="109" w:name="_Toc477191307"/>
      <w:bookmarkStart w:id="110" w:name="_Toc477191416"/>
      <w:bookmarkStart w:id="111" w:name="_Toc477962039"/>
      <w:r w:rsidRPr="007E15D3">
        <w:rPr>
          <w:rFonts w:hint="eastAsia"/>
        </w:rPr>
        <w:t>录</w:t>
      </w:r>
      <w:r>
        <w:rPr>
          <w:rFonts w:hint="eastAsia"/>
        </w:rPr>
        <w:t>3</w:t>
      </w:r>
      <w:r w:rsidRPr="007E15D3">
        <w:rPr>
          <w:rFonts w:hint="eastAsia"/>
        </w:rPr>
        <w:t>：</w:t>
      </w:r>
      <w:r>
        <w:rPr>
          <w:rFonts w:hint="eastAsia"/>
        </w:rPr>
        <w:t>差额征税</w:t>
      </w:r>
      <w:bookmarkEnd w:id="104"/>
      <w:r w:rsidRPr="008A1263">
        <w:t xml:space="preserve"> </w:t>
      </w:r>
      <w:bookmarkEnd w:id="105"/>
      <w:bookmarkEnd w:id="106"/>
      <w:bookmarkEnd w:id="107"/>
      <w:bookmarkEnd w:id="108"/>
      <w:bookmarkEnd w:id="109"/>
      <w:bookmarkEnd w:id="110"/>
      <w:bookmarkEnd w:id="111"/>
    </w:p>
    <w:p w:rsidR="00BE3334" w:rsidRDefault="0087498D" w:rsidP="00336F19">
      <w:pPr>
        <w:pStyle w:val="af4"/>
        <w:spacing w:line="360" w:lineRule="auto"/>
        <w:ind w:left="1320" w:firstLineChars="0" w:firstLine="0"/>
      </w:pPr>
      <w:r>
        <w:object w:dxaOrig="1551" w:dyaOrig="973">
          <v:shape id="_x0000_i1026" type="#_x0000_t75" style="width:77.45pt;height:49pt" o:ole="">
            <v:imagedata r:id="rId18" o:title=""/>
          </v:shape>
          <o:OLEObject Type="Embed" ProgID="Excel.Sheet.8" ShapeID="_x0000_i1026" DrawAspect="Icon" ObjectID="_1668002833" r:id="rId19"/>
        </w:object>
      </w:r>
    </w:p>
    <w:p w:rsidR="00E50195" w:rsidRDefault="009F6A29" w:rsidP="00B04176">
      <w:pPr>
        <w:pStyle w:val="ad"/>
        <w:jc w:val="left"/>
      </w:pPr>
      <w:bookmarkStart w:id="112" w:name="_Toc480873314"/>
      <w:bookmarkStart w:id="113" w:name="_Toc494382675"/>
      <w:bookmarkStart w:id="114" w:name="_Toc15310139"/>
      <w:r w:rsidRPr="00B04176">
        <w:rPr>
          <w:rFonts w:hint="eastAsia"/>
        </w:rPr>
        <w:t>附</w:t>
      </w:r>
      <w:bookmarkStart w:id="115" w:name="_Toc477189106"/>
      <w:bookmarkStart w:id="116" w:name="_Toc477190744"/>
      <w:bookmarkStart w:id="117" w:name="_Toc477191308"/>
      <w:bookmarkStart w:id="118" w:name="_Toc477191417"/>
      <w:bookmarkStart w:id="119" w:name="_Toc477962040"/>
      <w:r w:rsidRPr="00B04176">
        <w:rPr>
          <w:rFonts w:hint="eastAsia"/>
        </w:rPr>
        <w:t>录</w:t>
      </w:r>
      <w:r w:rsidR="00106119">
        <w:rPr>
          <w:rFonts w:hint="eastAsia"/>
        </w:rPr>
        <w:t>4</w:t>
      </w:r>
      <w:r w:rsidR="00E6062A" w:rsidRPr="007E15D3">
        <w:rPr>
          <w:rFonts w:hint="eastAsia"/>
        </w:rPr>
        <w:t>：</w:t>
      </w:r>
      <w:r w:rsidR="00D23883" w:rsidRPr="00B04176">
        <w:rPr>
          <w:rFonts w:hint="eastAsia"/>
        </w:rPr>
        <w:t>商品编码调试的引导说明</w:t>
      </w:r>
      <w:bookmarkEnd w:id="112"/>
      <w:bookmarkEnd w:id="113"/>
      <w:bookmarkEnd w:id="114"/>
      <w:bookmarkEnd w:id="115"/>
      <w:bookmarkEnd w:id="116"/>
      <w:bookmarkEnd w:id="117"/>
      <w:bookmarkEnd w:id="118"/>
      <w:bookmarkEnd w:id="119"/>
    </w:p>
    <w:p w:rsidR="009F6A29" w:rsidRPr="00B04176" w:rsidRDefault="00E6015E" w:rsidP="00336F19">
      <w:pPr>
        <w:pStyle w:val="af4"/>
        <w:spacing w:line="360" w:lineRule="auto"/>
        <w:ind w:left="1320" w:firstLineChars="0" w:firstLine="0"/>
      </w:pPr>
      <w:r>
        <w:object w:dxaOrig="1551" w:dyaOrig="973">
          <v:shape id="_x0000_i1027" type="#_x0000_t75" style="width:77.45pt;height:49pt" o:ole="">
            <v:imagedata r:id="rId20" o:title=""/>
          </v:shape>
          <o:OLEObject Type="Embed" ProgID="Word.Document.12" ShapeID="_x0000_i1027" DrawAspect="Icon" ObjectID="_1668002834" r:id="rId21">
            <o:FieldCodes>\s</o:FieldCodes>
          </o:OLEObject>
        </w:object>
      </w:r>
    </w:p>
    <w:p w:rsidR="00DD1B33" w:rsidRDefault="00DD1B33" w:rsidP="008F5F39">
      <w:pPr>
        <w:pStyle w:val="ad"/>
        <w:jc w:val="left"/>
      </w:pPr>
      <w:bookmarkStart w:id="120" w:name="_Toc15310140"/>
      <w:bookmarkStart w:id="121" w:name="_Toc480873315"/>
      <w:bookmarkStart w:id="122" w:name="_Toc494382676"/>
      <w:r w:rsidRPr="00B04176">
        <w:rPr>
          <w:rFonts w:hint="eastAsia"/>
        </w:rPr>
        <w:t>附</w:t>
      </w:r>
      <w:bookmarkStart w:id="123" w:name="_Toc477189107"/>
      <w:bookmarkStart w:id="124" w:name="_Toc477190745"/>
      <w:bookmarkStart w:id="125" w:name="_Toc477191309"/>
      <w:bookmarkStart w:id="126" w:name="_Toc477191418"/>
      <w:bookmarkStart w:id="127" w:name="_Toc477962041"/>
      <w:r w:rsidRPr="00B04176">
        <w:rPr>
          <w:rFonts w:hint="eastAsia"/>
        </w:rPr>
        <w:t>录</w:t>
      </w:r>
      <w:r>
        <w:rPr>
          <w:rFonts w:hint="eastAsia"/>
        </w:rPr>
        <w:t>5</w:t>
      </w:r>
      <w:r w:rsidRPr="007E15D3">
        <w:rPr>
          <w:rFonts w:hint="eastAsia"/>
        </w:rPr>
        <w:t>：</w:t>
      </w:r>
      <w:r w:rsidRPr="008F5F39">
        <w:rPr>
          <w:rFonts w:hint="eastAsia"/>
        </w:rPr>
        <w:t>增值税普通发票（电子）企业端（税控服务器）接口规范</w:t>
      </w:r>
      <w:r>
        <w:rPr>
          <w:rFonts w:hint="eastAsia"/>
        </w:rPr>
        <w:t>V1.52</w:t>
      </w:r>
      <w:bookmarkEnd w:id="120"/>
      <w:r w:rsidRPr="00B04176">
        <w:rPr>
          <w:rFonts w:hint="eastAsia"/>
        </w:rPr>
        <w:t xml:space="preserve"> </w:t>
      </w:r>
      <w:bookmarkStart w:id="128" w:name="_MON_1564986810"/>
      <w:bookmarkEnd w:id="121"/>
      <w:bookmarkEnd w:id="122"/>
      <w:bookmarkEnd w:id="123"/>
      <w:bookmarkEnd w:id="124"/>
      <w:bookmarkEnd w:id="125"/>
      <w:bookmarkEnd w:id="126"/>
      <w:bookmarkEnd w:id="127"/>
      <w:bookmarkEnd w:id="128"/>
    </w:p>
    <w:bookmarkStart w:id="129" w:name="_MON_1575789490"/>
    <w:bookmarkEnd w:id="129"/>
    <w:p w:rsidR="008F5F39" w:rsidRPr="00B04176" w:rsidRDefault="00E632EB" w:rsidP="00336F19">
      <w:pPr>
        <w:pStyle w:val="af4"/>
        <w:spacing w:line="360" w:lineRule="auto"/>
        <w:ind w:left="1320" w:firstLineChars="0" w:firstLine="0"/>
      </w:pPr>
      <w:r>
        <w:object w:dxaOrig="1551" w:dyaOrig="973">
          <v:shape id="_x0000_i1028" type="#_x0000_t75" style="width:77.45pt;height:49pt" o:ole="">
            <v:imagedata r:id="rId22" o:title=""/>
          </v:shape>
          <o:OLEObject Type="Embed" ProgID="Word.Document.8" ShapeID="_x0000_i1028" DrawAspect="Icon" ObjectID="_1668002835" r:id="rId23">
            <o:FieldCodes>\s</o:FieldCodes>
          </o:OLEObject>
        </w:object>
      </w:r>
    </w:p>
    <w:p w:rsidR="00E50195" w:rsidRDefault="004B5263" w:rsidP="004B5263">
      <w:pPr>
        <w:pStyle w:val="ad"/>
        <w:jc w:val="left"/>
      </w:pPr>
      <w:bookmarkStart w:id="130" w:name="_Toc15310141"/>
      <w:bookmarkStart w:id="131" w:name="_Toc480873316"/>
      <w:bookmarkStart w:id="132" w:name="_Toc494382677"/>
      <w:r w:rsidRPr="007E15D3">
        <w:rPr>
          <w:rFonts w:hint="eastAsia"/>
        </w:rPr>
        <w:t>附</w:t>
      </w:r>
      <w:bookmarkStart w:id="133" w:name="_Toc477189108"/>
      <w:bookmarkStart w:id="134" w:name="_Toc477190746"/>
      <w:bookmarkStart w:id="135" w:name="_Toc477191310"/>
      <w:bookmarkStart w:id="136" w:name="_Toc477191419"/>
      <w:bookmarkStart w:id="137" w:name="_Toc477962042"/>
      <w:r w:rsidRPr="007E15D3">
        <w:rPr>
          <w:rFonts w:hint="eastAsia"/>
        </w:rPr>
        <w:t>录</w:t>
      </w:r>
      <w:r>
        <w:rPr>
          <w:rFonts w:hint="eastAsia"/>
        </w:rPr>
        <w:t>6</w:t>
      </w:r>
      <w:r w:rsidRPr="007E15D3">
        <w:rPr>
          <w:rFonts w:hint="eastAsia"/>
        </w:rPr>
        <w:t>：</w:t>
      </w:r>
      <w:r w:rsidR="00092E78">
        <w:rPr>
          <w:rFonts w:hint="eastAsia"/>
        </w:rPr>
        <w:t>减按计征</w:t>
      </w:r>
      <w:bookmarkEnd w:id="130"/>
      <w:r w:rsidRPr="008A1263">
        <w:t xml:space="preserve"> </w:t>
      </w:r>
      <w:bookmarkEnd w:id="131"/>
      <w:bookmarkEnd w:id="132"/>
      <w:bookmarkEnd w:id="133"/>
      <w:bookmarkEnd w:id="134"/>
      <w:bookmarkEnd w:id="135"/>
      <w:bookmarkEnd w:id="136"/>
      <w:bookmarkEnd w:id="137"/>
    </w:p>
    <w:p w:rsidR="004B5263" w:rsidRDefault="00D60813" w:rsidP="00336F19">
      <w:pPr>
        <w:pStyle w:val="af4"/>
        <w:spacing w:line="360" w:lineRule="auto"/>
        <w:ind w:left="1320" w:firstLineChars="0" w:firstLine="0"/>
      </w:pPr>
      <w:r>
        <w:object w:dxaOrig="1551" w:dyaOrig="973">
          <v:shape id="_x0000_i1029" type="#_x0000_t75" style="width:77.45pt;height:49pt" o:ole="">
            <v:imagedata r:id="rId24" o:title=""/>
          </v:shape>
          <o:OLEObject Type="Embed" ProgID="Excel.Sheet.8" ShapeID="_x0000_i1029" DrawAspect="Icon" ObjectID="_1668002836" r:id="rId25"/>
        </w:object>
      </w:r>
    </w:p>
    <w:p w:rsidR="00C311CD" w:rsidRPr="00C311CD" w:rsidRDefault="00C311CD" w:rsidP="00C311CD"/>
    <w:sectPr w:rsidR="00C311CD" w:rsidRPr="00C311CD" w:rsidSect="00DA0147">
      <w:headerReference w:type="default" r:id="rId26"/>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B4C" w:rsidRDefault="007F2B4C" w:rsidP="00326485">
      <w:r>
        <w:separator/>
      </w:r>
    </w:p>
  </w:endnote>
  <w:endnote w:type="continuationSeparator" w:id="0">
    <w:p w:rsidR="007F2B4C" w:rsidRDefault="007F2B4C" w:rsidP="00326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B4C" w:rsidRDefault="007F2B4C" w:rsidP="00326485">
      <w:r>
        <w:separator/>
      </w:r>
    </w:p>
  </w:footnote>
  <w:footnote w:type="continuationSeparator" w:id="0">
    <w:p w:rsidR="007F2B4C" w:rsidRDefault="007F2B4C" w:rsidP="003264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918" w:rsidRPr="00FD5AD6" w:rsidRDefault="00B80918" w:rsidP="00EF4346">
    <w:pPr>
      <w:pStyle w:val="a8"/>
    </w:pPr>
    <w:r>
      <w:rPr>
        <w:rFonts w:hint="eastAsia"/>
      </w:rPr>
      <w:t>税控开票服务器组件接口规范</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8"/>
    <w:multiLevelType w:val="multilevel"/>
    <w:tmpl w:val="00000008"/>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9"/>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10"/>
    <w:multiLevelType w:val="multilevel"/>
    <w:tmpl w:val="00000010"/>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0000019"/>
    <w:multiLevelType w:val="multilevel"/>
    <w:tmpl w:val="00000019"/>
    <w:lvl w:ilvl="0">
      <w:start w:val="1"/>
      <w:numFmt w:val="bullet"/>
      <w:pStyle w:val="a"/>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000001B"/>
    <w:multiLevelType w:val="multilevel"/>
    <w:tmpl w:val="0000001B"/>
    <w:lvl w:ilvl="0">
      <w:start w:val="1"/>
      <w:numFmt w:val="chineseCountingThousand"/>
      <w:pStyle w:val="1"/>
      <w:suff w:val="space"/>
      <w:lvlText w:val="第%1章"/>
      <w:lvlJc w:val="left"/>
      <w:pPr>
        <w:ind w:left="425" w:hanging="425"/>
      </w:pPr>
      <w:rPr>
        <w:rFonts w:hint="eastAsia"/>
      </w:rPr>
    </w:lvl>
    <w:lvl w:ilvl="1">
      <w:start w:val="1"/>
      <w:numFmt w:val="decimal"/>
      <w:pStyle w:val="2"/>
      <w:suff w:val="space"/>
      <w:lvlText w:val="%2."/>
      <w:lvlJc w:val="left"/>
      <w:pPr>
        <w:ind w:left="0" w:firstLine="0"/>
      </w:pPr>
      <w:rPr>
        <w:rFonts w:hint="eastAsia"/>
      </w:rPr>
    </w:lvl>
    <w:lvl w:ilvl="2">
      <w:start w:val="1"/>
      <w:numFmt w:val="decimal"/>
      <w:pStyle w:val="3"/>
      <w:suff w:val="space"/>
      <w:lvlText w:val="%2.%3"/>
      <w:lvlJc w:val="left"/>
      <w:pPr>
        <w:ind w:left="284" w:firstLine="0"/>
      </w:pPr>
      <w:rPr>
        <w:rFonts w:hint="eastAsia"/>
      </w:rPr>
    </w:lvl>
    <w:lvl w:ilvl="3">
      <w:start w:val="1"/>
      <w:numFmt w:val="decimal"/>
      <w:suff w:val="space"/>
      <w:lvlText w:val="%2.%3.%4"/>
      <w:lvlJc w:val="left"/>
      <w:pPr>
        <w:ind w:left="851" w:hanging="851"/>
      </w:pPr>
      <w:rPr>
        <w:rFonts w:ascii="Times New Roman" w:hAnsi="Times New Roman" w:cs="Times New Roman" w:hint="default"/>
        <w:color w:val="auto"/>
      </w:rPr>
    </w:lvl>
    <w:lvl w:ilvl="4">
      <w:start w:val="1"/>
      <w:numFmt w:val="decimal"/>
      <w:suff w:val="space"/>
      <w:lvlText w:val="%2.%3.%4.%5"/>
      <w:lvlJc w:val="left"/>
      <w:pPr>
        <w:ind w:left="992" w:hanging="992"/>
      </w:pPr>
      <w:rPr>
        <w:rFonts w:hint="eastAsia"/>
      </w:rPr>
    </w:lvl>
    <w:lvl w:ilvl="5">
      <w:start w:val="1"/>
      <w:numFmt w:val="decimal"/>
      <w:pStyle w:val="6"/>
      <w:suff w:val="space"/>
      <w:lvlText w:val="%2.%3.%4.%5.%6"/>
      <w:lvlJc w:val="left"/>
      <w:pPr>
        <w:ind w:left="1134" w:hanging="1134"/>
      </w:pPr>
      <w:rPr>
        <w:rFonts w:hint="eastAsia"/>
      </w:rPr>
    </w:lvl>
    <w:lvl w:ilvl="6">
      <w:start w:val="1"/>
      <w:numFmt w:val="decimal"/>
      <w:suff w:val="nothing"/>
      <w:lvlText w:val="%2.%3.%4.%5.%6.%7"/>
      <w:lvlJc w:val="left"/>
      <w:pPr>
        <w:ind w:left="1587" w:hanging="1587"/>
      </w:pPr>
      <w:rPr>
        <w:rFonts w:hint="eastAsia"/>
      </w:rPr>
    </w:lvl>
    <w:lvl w:ilvl="7">
      <w:start w:val="1"/>
      <w:numFmt w:val="decimal"/>
      <w:lvlText w:val="%2.%3.%4.%5.%6.%7.%8"/>
      <w:lvlJc w:val="left"/>
      <w:pPr>
        <w:tabs>
          <w:tab w:val="num" w:pos="2160"/>
        </w:tabs>
        <w:ind w:left="1418" w:hanging="1418"/>
      </w:pPr>
      <w:rPr>
        <w:rFonts w:hint="eastAsia"/>
      </w:rPr>
    </w:lvl>
    <w:lvl w:ilvl="8">
      <w:start w:val="1"/>
      <w:numFmt w:val="decimal"/>
      <w:suff w:val="space"/>
      <w:lvlText w:val="（%9）"/>
      <w:lvlJc w:val="left"/>
      <w:pPr>
        <w:ind w:left="482" w:firstLine="0"/>
      </w:pPr>
      <w:rPr>
        <w:rFonts w:hint="eastAsia"/>
      </w:rPr>
    </w:lvl>
  </w:abstractNum>
  <w:abstractNum w:abstractNumId="6" w15:restartNumberingAfterBreak="0">
    <w:nsid w:val="00000027"/>
    <w:multiLevelType w:val="multilevel"/>
    <w:tmpl w:val="9ACAA818"/>
    <w:lvl w:ilvl="0">
      <w:start w:val="1"/>
      <w:numFmt w:val="chineseCountingThousand"/>
      <w:suff w:val="space"/>
      <w:lvlText w:val="第%1章"/>
      <w:lvlJc w:val="left"/>
      <w:pPr>
        <w:ind w:left="425" w:hanging="425"/>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pStyle w:val="4"/>
      <w:suff w:val="space"/>
      <w:lvlText w:val="%2.%3.%4"/>
      <w:lvlJc w:val="left"/>
      <w:pPr>
        <w:ind w:left="851" w:hanging="851"/>
      </w:pPr>
      <w:rPr>
        <w:rFonts w:ascii="Times New Roman" w:hAnsi="Times New Roman" w:cs="Times New Roman" w:hint="default"/>
        <w:color w:val="auto"/>
      </w:rPr>
    </w:lvl>
    <w:lvl w:ilvl="4">
      <w:start w:val="1"/>
      <w:numFmt w:val="decimal"/>
      <w:suff w:val="space"/>
      <w:lvlText w:val="%2.%3.%4.%5"/>
      <w:lvlJc w:val="left"/>
      <w:pPr>
        <w:ind w:left="992" w:hanging="992"/>
      </w:pPr>
      <w:rPr>
        <w:rFonts w:hint="eastAsia"/>
      </w:rPr>
    </w:lvl>
    <w:lvl w:ilvl="5">
      <w:start w:val="1"/>
      <w:numFmt w:val="decimal"/>
      <w:suff w:val="space"/>
      <w:lvlText w:val="%2.%3.%4.%5.%6"/>
      <w:lvlJc w:val="left"/>
      <w:pPr>
        <w:ind w:left="1134" w:hanging="1134"/>
      </w:pPr>
      <w:rPr>
        <w:rFonts w:hint="eastAsia"/>
      </w:rPr>
    </w:lvl>
    <w:lvl w:ilvl="6">
      <w:start w:val="1"/>
      <w:numFmt w:val="decimal"/>
      <w:suff w:val="nothing"/>
      <w:lvlText w:val="%2.%3.%4.%5.%6.%7"/>
      <w:lvlJc w:val="left"/>
      <w:pPr>
        <w:ind w:left="1587" w:hanging="1587"/>
      </w:pPr>
      <w:rPr>
        <w:rFonts w:hint="eastAsia"/>
      </w:rPr>
    </w:lvl>
    <w:lvl w:ilvl="7">
      <w:start w:val="1"/>
      <w:numFmt w:val="decimal"/>
      <w:lvlText w:val="%2.%3.%4.%5.%6.%7.%8"/>
      <w:lvlJc w:val="left"/>
      <w:pPr>
        <w:tabs>
          <w:tab w:val="num" w:pos="2160"/>
        </w:tabs>
        <w:ind w:left="1418" w:hanging="1418"/>
      </w:pPr>
      <w:rPr>
        <w:rFonts w:hint="eastAsia"/>
      </w:rPr>
    </w:lvl>
    <w:lvl w:ilvl="8">
      <w:start w:val="1"/>
      <w:numFmt w:val="decimal"/>
      <w:suff w:val="space"/>
      <w:lvlText w:val="（%9）"/>
      <w:lvlJc w:val="left"/>
      <w:pPr>
        <w:ind w:left="482" w:firstLine="0"/>
      </w:pPr>
      <w:rPr>
        <w:rFonts w:hint="eastAsia"/>
      </w:rPr>
    </w:lvl>
  </w:abstractNum>
  <w:abstractNum w:abstractNumId="7" w15:restartNumberingAfterBreak="0">
    <w:nsid w:val="0000002C"/>
    <w:multiLevelType w:val="multilevel"/>
    <w:tmpl w:val="0000002C"/>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4FC6BCF"/>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5D433AD"/>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0FCE1607"/>
    <w:multiLevelType w:val="hybridMultilevel"/>
    <w:tmpl w:val="AE546CDA"/>
    <w:lvl w:ilvl="0" w:tplc="21CAB280">
      <w:start w:val="1"/>
      <w:numFmt w:val="decimal"/>
      <w:suff w:val="space"/>
      <w:lvlText w:val="%1."/>
      <w:lvlJc w:val="left"/>
      <w:pPr>
        <w:ind w:left="420" w:hanging="420"/>
      </w:pPr>
      <w:rPr>
        <w:rFonts w:hint="eastAsia"/>
      </w:rPr>
    </w:lvl>
    <w:lvl w:ilvl="1" w:tplc="6E46E0B8" w:tentative="1">
      <w:start w:val="1"/>
      <w:numFmt w:val="lowerLetter"/>
      <w:lvlText w:val="%2)"/>
      <w:lvlJc w:val="left"/>
      <w:pPr>
        <w:ind w:left="840" w:hanging="420"/>
      </w:pPr>
    </w:lvl>
    <w:lvl w:ilvl="2" w:tplc="726ABE62">
      <w:start w:val="1"/>
      <w:numFmt w:val="lowerRoman"/>
      <w:lvlText w:val="%3."/>
      <w:lvlJc w:val="right"/>
      <w:pPr>
        <w:ind w:left="1260" w:hanging="420"/>
      </w:pPr>
    </w:lvl>
    <w:lvl w:ilvl="3" w:tplc="2F761E34" w:tentative="1">
      <w:start w:val="1"/>
      <w:numFmt w:val="decimal"/>
      <w:lvlText w:val="%4."/>
      <w:lvlJc w:val="left"/>
      <w:pPr>
        <w:ind w:left="1680" w:hanging="420"/>
      </w:pPr>
    </w:lvl>
    <w:lvl w:ilvl="4" w:tplc="25EC4BE2" w:tentative="1">
      <w:start w:val="1"/>
      <w:numFmt w:val="lowerLetter"/>
      <w:lvlText w:val="%5)"/>
      <w:lvlJc w:val="left"/>
      <w:pPr>
        <w:ind w:left="2100" w:hanging="420"/>
      </w:pPr>
    </w:lvl>
    <w:lvl w:ilvl="5" w:tplc="795AF896" w:tentative="1">
      <w:start w:val="1"/>
      <w:numFmt w:val="lowerRoman"/>
      <w:lvlText w:val="%6."/>
      <w:lvlJc w:val="right"/>
      <w:pPr>
        <w:ind w:left="2520" w:hanging="420"/>
      </w:pPr>
    </w:lvl>
    <w:lvl w:ilvl="6" w:tplc="59384334" w:tentative="1">
      <w:start w:val="1"/>
      <w:numFmt w:val="decimal"/>
      <w:lvlText w:val="%7."/>
      <w:lvlJc w:val="left"/>
      <w:pPr>
        <w:ind w:left="2940" w:hanging="420"/>
      </w:pPr>
    </w:lvl>
    <w:lvl w:ilvl="7" w:tplc="A30A6204" w:tentative="1">
      <w:start w:val="1"/>
      <w:numFmt w:val="lowerLetter"/>
      <w:lvlText w:val="%8)"/>
      <w:lvlJc w:val="left"/>
      <w:pPr>
        <w:ind w:left="3360" w:hanging="420"/>
      </w:pPr>
    </w:lvl>
    <w:lvl w:ilvl="8" w:tplc="9E5E27DC" w:tentative="1">
      <w:start w:val="1"/>
      <w:numFmt w:val="lowerRoman"/>
      <w:lvlText w:val="%9."/>
      <w:lvlJc w:val="right"/>
      <w:pPr>
        <w:ind w:left="3780" w:hanging="420"/>
      </w:pPr>
    </w:lvl>
  </w:abstractNum>
  <w:abstractNum w:abstractNumId="11" w15:restartNumberingAfterBreak="0">
    <w:nsid w:val="11BE694D"/>
    <w:multiLevelType w:val="hybridMultilevel"/>
    <w:tmpl w:val="12B27B74"/>
    <w:lvl w:ilvl="0" w:tplc="1BCA77A8">
      <w:start w:val="1"/>
      <w:numFmt w:val="decimal"/>
      <w:lvlText w:val="%1、"/>
      <w:lvlJc w:val="left"/>
      <w:pPr>
        <w:ind w:left="360" w:hanging="360"/>
      </w:pPr>
      <w:rPr>
        <w:rFonts w:hint="default"/>
      </w:rPr>
    </w:lvl>
    <w:lvl w:ilvl="1" w:tplc="FA18078E" w:tentative="1">
      <w:start w:val="1"/>
      <w:numFmt w:val="lowerLetter"/>
      <w:lvlText w:val="%2)"/>
      <w:lvlJc w:val="left"/>
      <w:pPr>
        <w:ind w:left="840" w:hanging="420"/>
      </w:pPr>
    </w:lvl>
    <w:lvl w:ilvl="2" w:tplc="41247214" w:tentative="1">
      <w:start w:val="1"/>
      <w:numFmt w:val="lowerRoman"/>
      <w:lvlText w:val="%3."/>
      <w:lvlJc w:val="right"/>
      <w:pPr>
        <w:ind w:left="1260" w:hanging="420"/>
      </w:pPr>
    </w:lvl>
    <w:lvl w:ilvl="3" w:tplc="ED78DAE2" w:tentative="1">
      <w:start w:val="1"/>
      <w:numFmt w:val="decimal"/>
      <w:lvlText w:val="%4."/>
      <w:lvlJc w:val="left"/>
      <w:pPr>
        <w:ind w:left="1680" w:hanging="420"/>
      </w:pPr>
    </w:lvl>
    <w:lvl w:ilvl="4" w:tplc="9A228406" w:tentative="1">
      <w:start w:val="1"/>
      <w:numFmt w:val="lowerLetter"/>
      <w:lvlText w:val="%5)"/>
      <w:lvlJc w:val="left"/>
      <w:pPr>
        <w:ind w:left="2100" w:hanging="420"/>
      </w:pPr>
    </w:lvl>
    <w:lvl w:ilvl="5" w:tplc="47EEE35E" w:tentative="1">
      <w:start w:val="1"/>
      <w:numFmt w:val="lowerRoman"/>
      <w:lvlText w:val="%6."/>
      <w:lvlJc w:val="right"/>
      <w:pPr>
        <w:ind w:left="2520" w:hanging="420"/>
      </w:pPr>
    </w:lvl>
    <w:lvl w:ilvl="6" w:tplc="20ACE782" w:tentative="1">
      <w:start w:val="1"/>
      <w:numFmt w:val="decimal"/>
      <w:lvlText w:val="%7."/>
      <w:lvlJc w:val="left"/>
      <w:pPr>
        <w:ind w:left="2940" w:hanging="420"/>
      </w:pPr>
    </w:lvl>
    <w:lvl w:ilvl="7" w:tplc="03ECF692" w:tentative="1">
      <w:start w:val="1"/>
      <w:numFmt w:val="lowerLetter"/>
      <w:lvlText w:val="%8)"/>
      <w:lvlJc w:val="left"/>
      <w:pPr>
        <w:ind w:left="3360" w:hanging="420"/>
      </w:pPr>
    </w:lvl>
    <w:lvl w:ilvl="8" w:tplc="020E1442" w:tentative="1">
      <w:start w:val="1"/>
      <w:numFmt w:val="lowerRoman"/>
      <w:lvlText w:val="%9."/>
      <w:lvlJc w:val="right"/>
      <w:pPr>
        <w:ind w:left="3780" w:hanging="420"/>
      </w:pPr>
    </w:lvl>
  </w:abstractNum>
  <w:abstractNum w:abstractNumId="12" w15:restartNumberingAfterBreak="0">
    <w:nsid w:val="120622D7"/>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2876D76"/>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85F1F00"/>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E2F39CE"/>
    <w:multiLevelType w:val="hybridMultilevel"/>
    <w:tmpl w:val="838AEC4E"/>
    <w:lvl w:ilvl="0" w:tplc="AF62C5F6">
      <w:start w:val="1"/>
      <w:numFmt w:val="bullet"/>
      <w:lvlText w:val=""/>
      <w:lvlJc w:val="left"/>
      <w:pPr>
        <w:ind w:left="840" w:hanging="420"/>
      </w:pPr>
      <w:rPr>
        <w:rFonts w:ascii="Wingdings" w:hAnsi="Wingdings" w:hint="default"/>
      </w:rPr>
    </w:lvl>
    <w:lvl w:ilvl="1" w:tplc="2A2645C0" w:tentative="1">
      <w:start w:val="1"/>
      <w:numFmt w:val="bullet"/>
      <w:lvlText w:val=""/>
      <w:lvlJc w:val="left"/>
      <w:pPr>
        <w:ind w:left="1260" w:hanging="420"/>
      </w:pPr>
      <w:rPr>
        <w:rFonts w:ascii="Wingdings" w:hAnsi="Wingdings" w:hint="default"/>
      </w:rPr>
    </w:lvl>
    <w:lvl w:ilvl="2" w:tplc="44E69D78" w:tentative="1">
      <w:start w:val="1"/>
      <w:numFmt w:val="bullet"/>
      <w:lvlText w:val=""/>
      <w:lvlJc w:val="left"/>
      <w:pPr>
        <w:ind w:left="1680" w:hanging="420"/>
      </w:pPr>
      <w:rPr>
        <w:rFonts w:ascii="Wingdings" w:hAnsi="Wingdings" w:hint="default"/>
      </w:rPr>
    </w:lvl>
    <w:lvl w:ilvl="3" w:tplc="85A23422" w:tentative="1">
      <w:start w:val="1"/>
      <w:numFmt w:val="bullet"/>
      <w:lvlText w:val=""/>
      <w:lvlJc w:val="left"/>
      <w:pPr>
        <w:ind w:left="2100" w:hanging="420"/>
      </w:pPr>
      <w:rPr>
        <w:rFonts w:ascii="Wingdings" w:hAnsi="Wingdings" w:hint="default"/>
      </w:rPr>
    </w:lvl>
    <w:lvl w:ilvl="4" w:tplc="4AC868CE" w:tentative="1">
      <w:start w:val="1"/>
      <w:numFmt w:val="bullet"/>
      <w:lvlText w:val=""/>
      <w:lvlJc w:val="left"/>
      <w:pPr>
        <w:ind w:left="2520" w:hanging="420"/>
      </w:pPr>
      <w:rPr>
        <w:rFonts w:ascii="Wingdings" w:hAnsi="Wingdings" w:hint="default"/>
      </w:rPr>
    </w:lvl>
    <w:lvl w:ilvl="5" w:tplc="4704B808" w:tentative="1">
      <w:start w:val="1"/>
      <w:numFmt w:val="bullet"/>
      <w:lvlText w:val=""/>
      <w:lvlJc w:val="left"/>
      <w:pPr>
        <w:ind w:left="2940" w:hanging="420"/>
      </w:pPr>
      <w:rPr>
        <w:rFonts w:ascii="Wingdings" w:hAnsi="Wingdings" w:hint="default"/>
      </w:rPr>
    </w:lvl>
    <w:lvl w:ilvl="6" w:tplc="BE741034" w:tentative="1">
      <w:start w:val="1"/>
      <w:numFmt w:val="bullet"/>
      <w:lvlText w:val=""/>
      <w:lvlJc w:val="left"/>
      <w:pPr>
        <w:ind w:left="3360" w:hanging="420"/>
      </w:pPr>
      <w:rPr>
        <w:rFonts w:ascii="Wingdings" w:hAnsi="Wingdings" w:hint="default"/>
      </w:rPr>
    </w:lvl>
    <w:lvl w:ilvl="7" w:tplc="09F20138" w:tentative="1">
      <w:start w:val="1"/>
      <w:numFmt w:val="bullet"/>
      <w:lvlText w:val=""/>
      <w:lvlJc w:val="left"/>
      <w:pPr>
        <w:ind w:left="3780" w:hanging="420"/>
      </w:pPr>
      <w:rPr>
        <w:rFonts w:ascii="Wingdings" w:hAnsi="Wingdings" w:hint="default"/>
      </w:rPr>
    </w:lvl>
    <w:lvl w:ilvl="8" w:tplc="13A85EC2" w:tentative="1">
      <w:start w:val="1"/>
      <w:numFmt w:val="bullet"/>
      <w:lvlText w:val=""/>
      <w:lvlJc w:val="left"/>
      <w:pPr>
        <w:ind w:left="4200" w:hanging="420"/>
      </w:pPr>
      <w:rPr>
        <w:rFonts w:ascii="Wingdings" w:hAnsi="Wingdings" w:hint="default"/>
      </w:rPr>
    </w:lvl>
  </w:abstractNum>
  <w:abstractNum w:abstractNumId="16" w15:restartNumberingAfterBreak="0">
    <w:nsid w:val="20372022"/>
    <w:multiLevelType w:val="hybridMultilevel"/>
    <w:tmpl w:val="F920E3E0"/>
    <w:lvl w:ilvl="0" w:tplc="88B07124">
      <w:start w:val="1"/>
      <w:numFmt w:val="bullet"/>
      <w:lvlText w:val=""/>
      <w:lvlJc w:val="left"/>
      <w:pPr>
        <w:ind w:left="840" w:hanging="420"/>
      </w:pPr>
      <w:rPr>
        <w:rFonts w:ascii="Wingdings" w:hAnsi="Wingdings" w:hint="default"/>
      </w:rPr>
    </w:lvl>
    <w:lvl w:ilvl="1" w:tplc="100E53E6" w:tentative="1">
      <w:start w:val="1"/>
      <w:numFmt w:val="bullet"/>
      <w:lvlText w:val=""/>
      <w:lvlJc w:val="left"/>
      <w:pPr>
        <w:ind w:left="1260" w:hanging="420"/>
      </w:pPr>
      <w:rPr>
        <w:rFonts w:ascii="Wingdings" w:hAnsi="Wingdings" w:hint="default"/>
      </w:rPr>
    </w:lvl>
    <w:lvl w:ilvl="2" w:tplc="0BC4ADD4" w:tentative="1">
      <w:start w:val="1"/>
      <w:numFmt w:val="bullet"/>
      <w:lvlText w:val=""/>
      <w:lvlJc w:val="left"/>
      <w:pPr>
        <w:ind w:left="1680" w:hanging="420"/>
      </w:pPr>
      <w:rPr>
        <w:rFonts w:ascii="Wingdings" w:hAnsi="Wingdings" w:hint="default"/>
      </w:rPr>
    </w:lvl>
    <w:lvl w:ilvl="3" w:tplc="0D18AE84" w:tentative="1">
      <w:start w:val="1"/>
      <w:numFmt w:val="bullet"/>
      <w:lvlText w:val=""/>
      <w:lvlJc w:val="left"/>
      <w:pPr>
        <w:ind w:left="2100" w:hanging="420"/>
      </w:pPr>
      <w:rPr>
        <w:rFonts w:ascii="Wingdings" w:hAnsi="Wingdings" w:hint="default"/>
      </w:rPr>
    </w:lvl>
    <w:lvl w:ilvl="4" w:tplc="687CF910" w:tentative="1">
      <w:start w:val="1"/>
      <w:numFmt w:val="bullet"/>
      <w:lvlText w:val=""/>
      <w:lvlJc w:val="left"/>
      <w:pPr>
        <w:ind w:left="2520" w:hanging="420"/>
      </w:pPr>
      <w:rPr>
        <w:rFonts w:ascii="Wingdings" w:hAnsi="Wingdings" w:hint="default"/>
      </w:rPr>
    </w:lvl>
    <w:lvl w:ilvl="5" w:tplc="871A6764" w:tentative="1">
      <w:start w:val="1"/>
      <w:numFmt w:val="bullet"/>
      <w:lvlText w:val=""/>
      <w:lvlJc w:val="left"/>
      <w:pPr>
        <w:ind w:left="2940" w:hanging="420"/>
      </w:pPr>
      <w:rPr>
        <w:rFonts w:ascii="Wingdings" w:hAnsi="Wingdings" w:hint="default"/>
      </w:rPr>
    </w:lvl>
    <w:lvl w:ilvl="6" w:tplc="BDD893AE" w:tentative="1">
      <w:start w:val="1"/>
      <w:numFmt w:val="bullet"/>
      <w:lvlText w:val=""/>
      <w:lvlJc w:val="left"/>
      <w:pPr>
        <w:ind w:left="3360" w:hanging="420"/>
      </w:pPr>
      <w:rPr>
        <w:rFonts w:ascii="Wingdings" w:hAnsi="Wingdings" w:hint="default"/>
      </w:rPr>
    </w:lvl>
    <w:lvl w:ilvl="7" w:tplc="083E8C40" w:tentative="1">
      <w:start w:val="1"/>
      <w:numFmt w:val="bullet"/>
      <w:lvlText w:val=""/>
      <w:lvlJc w:val="left"/>
      <w:pPr>
        <w:ind w:left="3780" w:hanging="420"/>
      </w:pPr>
      <w:rPr>
        <w:rFonts w:ascii="Wingdings" w:hAnsi="Wingdings" w:hint="default"/>
      </w:rPr>
    </w:lvl>
    <w:lvl w:ilvl="8" w:tplc="FE6E776E" w:tentative="1">
      <w:start w:val="1"/>
      <w:numFmt w:val="bullet"/>
      <w:lvlText w:val=""/>
      <w:lvlJc w:val="left"/>
      <w:pPr>
        <w:ind w:left="4200" w:hanging="420"/>
      </w:pPr>
      <w:rPr>
        <w:rFonts w:ascii="Wingdings" w:hAnsi="Wingdings" w:hint="default"/>
      </w:rPr>
    </w:lvl>
  </w:abstractNum>
  <w:abstractNum w:abstractNumId="17" w15:restartNumberingAfterBreak="0">
    <w:nsid w:val="20C7396B"/>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61C3974"/>
    <w:multiLevelType w:val="hybridMultilevel"/>
    <w:tmpl w:val="50064E9A"/>
    <w:lvl w:ilvl="0" w:tplc="4E907FD0">
      <w:start w:val="1"/>
      <w:numFmt w:val="decimal"/>
      <w:suff w:val="nothing"/>
      <w:lvlText w:val="%1"/>
      <w:lvlJc w:val="left"/>
      <w:pPr>
        <w:ind w:left="420" w:hanging="420"/>
      </w:pPr>
      <w:rPr>
        <w:rFonts w:hint="eastAsia"/>
      </w:rPr>
    </w:lvl>
    <w:lvl w:ilvl="1" w:tplc="D46A9E40" w:tentative="1">
      <w:start w:val="1"/>
      <w:numFmt w:val="lowerLetter"/>
      <w:lvlText w:val="%2)"/>
      <w:lvlJc w:val="left"/>
      <w:pPr>
        <w:ind w:left="840" w:hanging="420"/>
      </w:pPr>
    </w:lvl>
    <w:lvl w:ilvl="2" w:tplc="9BC8BEC2" w:tentative="1">
      <w:start w:val="1"/>
      <w:numFmt w:val="lowerRoman"/>
      <w:lvlText w:val="%3."/>
      <w:lvlJc w:val="right"/>
      <w:pPr>
        <w:ind w:left="1260" w:hanging="420"/>
      </w:pPr>
    </w:lvl>
    <w:lvl w:ilvl="3" w:tplc="A68240D2" w:tentative="1">
      <w:start w:val="1"/>
      <w:numFmt w:val="decimal"/>
      <w:lvlText w:val="%4."/>
      <w:lvlJc w:val="left"/>
      <w:pPr>
        <w:ind w:left="1680" w:hanging="420"/>
      </w:pPr>
    </w:lvl>
    <w:lvl w:ilvl="4" w:tplc="4978F3B2" w:tentative="1">
      <w:start w:val="1"/>
      <w:numFmt w:val="lowerLetter"/>
      <w:lvlText w:val="%5)"/>
      <w:lvlJc w:val="left"/>
      <w:pPr>
        <w:ind w:left="2100" w:hanging="420"/>
      </w:pPr>
    </w:lvl>
    <w:lvl w:ilvl="5" w:tplc="99EEEA06" w:tentative="1">
      <w:start w:val="1"/>
      <w:numFmt w:val="lowerRoman"/>
      <w:lvlText w:val="%6."/>
      <w:lvlJc w:val="right"/>
      <w:pPr>
        <w:ind w:left="2520" w:hanging="420"/>
      </w:pPr>
    </w:lvl>
    <w:lvl w:ilvl="6" w:tplc="91A4CB7C" w:tentative="1">
      <w:start w:val="1"/>
      <w:numFmt w:val="decimal"/>
      <w:lvlText w:val="%7."/>
      <w:lvlJc w:val="left"/>
      <w:pPr>
        <w:ind w:left="2940" w:hanging="420"/>
      </w:pPr>
    </w:lvl>
    <w:lvl w:ilvl="7" w:tplc="12FE11FE" w:tentative="1">
      <w:start w:val="1"/>
      <w:numFmt w:val="lowerLetter"/>
      <w:lvlText w:val="%8)"/>
      <w:lvlJc w:val="left"/>
      <w:pPr>
        <w:ind w:left="3360" w:hanging="420"/>
      </w:pPr>
    </w:lvl>
    <w:lvl w:ilvl="8" w:tplc="84D8EEFE" w:tentative="1">
      <w:start w:val="1"/>
      <w:numFmt w:val="lowerRoman"/>
      <w:lvlText w:val="%9."/>
      <w:lvlJc w:val="right"/>
      <w:pPr>
        <w:ind w:left="3780" w:hanging="420"/>
      </w:pPr>
    </w:lvl>
  </w:abstractNum>
  <w:abstractNum w:abstractNumId="19" w15:restartNumberingAfterBreak="0">
    <w:nsid w:val="27676521"/>
    <w:multiLevelType w:val="hybridMultilevel"/>
    <w:tmpl w:val="FE4E7916"/>
    <w:lvl w:ilvl="0" w:tplc="AA26E0EE">
      <w:start w:val="1"/>
      <w:numFmt w:val="decimal"/>
      <w:lvlText w:val="%1）"/>
      <w:lvlJc w:val="left"/>
      <w:pPr>
        <w:ind w:left="1320" w:hanging="360"/>
      </w:pPr>
      <w:rPr>
        <w:rFonts w:hint="default"/>
      </w:rPr>
    </w:lvl>
    <w:lvl w:ilvl="1" w:tplc="C4D6C4E4" w:tentative="1">
      <w:start w:val="1"/>
      <w:numFmt w:val="lowerLetter"/>
      <w:lvlText w:val="%2)"/>
      <w:lvlJc w:val="left"/>
      <w:pPr>
        <w:ind w:left="1800" w:hanging="420"/>
      </w:pPr>
    </w:lvl>
    <w:lvl w:ilvl="2" w:tplc="F63CFAD0" w:tentative="1">
      <w:start w:val="1"/>
      <w:numFmt w:val="lowerRoman"/>
      <w:lvlText w:val="%3."/>
      <w:lvlJc w:val="right"/>
      <w:pPr>
        <w:ind w:left="2220" w:hanging="420"/>
      </w:pPr>
    </w:lvl>
    <w:lvl w:ilvl="3" w:tplc="AEDE0CD8" w:tentative="1">
      <w:start w:val="1"/>
      <w:numFmt w:val="decimal"/>
      <w:lvlText w:val="%4."/>
      <w:lvlJc w:val="left"/>
      <w:pPr>
        <w:ind w:left="2640" w:hanging="420"/>
      </w:pPr>
    </w:lvl>
    <w:lvl w:ilvl="4" w:tplc="316A2874" w:tentative="1">
      <w:start w:val="1"/>
      <w:numFmt w:val="lowerLetter"/>
      <w:lvlText w:val="%5)"/>
      <w:lvlJc w:val="left"/>
      <w:pPr>
        <w:ind w:left="3060" w:hanging="420"/>
      </w:pPr>
    </w:lvl>
    <w:lvl w:ilvl="5" w:tplc="57B42A54" w:tentative="1">
      <w:start w:val="1"/>
      <w:numFmt w:val="lowerRoman"/>
      <w:lvlText w:val="%6."/>
      <w:lvlJc w:val="right"/>
      <w:pPr>
        <w:ind w:left="3480" w:hanging="420"/>
      </w:pPr>
    </w:lvl>
    <w:lvl w:ilvl="6" w:tplc="477A86BA" w:tentative="1">
      <w:start w:val="1"/>
      <w:numFmt w:val="decimal"/>
      <w:lvlText w:val="%7."/>
      <w:lvlJc w:val="left"/>
      <w:pPr>
        <w:ind w:left="3900" w:hanging="420"/>
      </w:pPr>
    </w:lvl>
    <w:lvl w:ilvl="7" w:tplc="288A8F68" w:tentative="1">
      <w:start w:val="1"/>
      <w:numFmt w:val="lowerLetter"/>
      <w:lvlText w:val="%8)"/>
      <w:lvlJc w:val="left"/>
      <w:pPr>
        <w:ind w:left="4320" w:hanging="420"/>
      </w:pPr>
    </w:lvl>
    <w:lvl w:ilvl="8" w:tplc="14E2A4B4" w:tentative="1">
      <w:start w:val="1"/>
      <w:numFmt w:val="lowerRoman"/>
      <w:lvlText w:val="%9."/>
      <w:lvlJc w:val="right"/>
      <w:pPr>
        <w:ind w:left="4740" w:hanging="420"/>
      </w:pPr>
    </w:lvl>
  </w:abstractNum>
  <w:abstractNum w:abstractNumId="20" w15:restartNumberingAfterBreak="0">
    <w:nsid w:val="27DD0C1E"/>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91E2C1D"/>
    <w:multiLevelType w:val="hybridMultilevel"/>
    <w:tmpl w:val="52644A1C"/>
    <w:lvl w:ilvl="0" w:tplc="CA941676">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C876EF3"/>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034722F"/>
    <w:multiLevelType w:val="hybridMultilevel"/>
    <w:tmpl w:val="826CCD6C"/>
    <w:lvl w:ilvl="0" w:tplc="CBAC2274">
      <w:start w:val="1"/>
      <w:numFmt w:val="decimal"/>
      <w:lvlText w:val="%1）"/>
      <w:lvlJc w:val="left"/>
      <w:pPr>
        <w:ind w:left="960" w:hanging="360"/>
      </w:pPr>
      <w:rPr>
        <w:rFonts w:hint="default"/>
      </w:rPr>
    </w:lvl>
    <w:lvl w:ilvl="1" w:tplc="2006F7EE" w:tentative="1">
      <w:start w:val="1"/>
      <w:numFmt w:val="lowerLetter"/>
      <w:lvlText w:val="%2)"/>
      <w:lvlJc w:val="left"/>
      <w:pPr>
        <w:ind w:left="1440" w:hanging="420"/>
      </w:pPr>
    </w:lvl>
    <w:lvl w:ilvl="2" w:tplc="09EAA1AE" w:tentative="1">
      <w:start w:val="1"/>
      <w:numFmt w:val="lowerRoman"/>
      <w:lvlText w:val="%3."/>
      <w:lvlJc w:val="right"/>
      <w:pPr>
        <w:ind w:left="1860" w:hanging="420"/>
      </w:pPr>
    </w:lvl>
    <w:lvl w:ilvl="3" w:tplc="FB8CE1C6" w:tentative="1">
      <w:start w:val="1"/>
      <w:numFmt w:val="decimal"/>
      <w:lvlText w:val="%4."/>
      <w:lvlJc w:val="left"/>
      <w:pPr>
        <w:ind w:left="2280" w:hanging="420"/>
      </w:pPr>
    </w:lvl>
    <w:lvl w:ilvl="4" w:tplc="F6244712" w:tentative="1">
      <w:start w:val="1"/>
      <w:numFmt w:val="lowerLetter"/>
      <w:lvlText w:val="%5)"/>
      <w:lvlJc w:val="left"/>
      <w:pPr>
        <w:ind w:left="2700" w:hanging="420"/>
      </w:pPr>
    </w:lvl>
    <w:lvl w:ilvl="5" w:tplc="015EB7EC" w:tentative="1">
      <w:start w:val="1"/>
      <w:numFmt w:val="lowerRoman"/>
      <w:lvlText w:val="%6."/>
      <w:lvlJc w:val="right"/>
      <w:pPr>
        <w:ind w:left="3120" w:hanging="420"/>
      </w:pPr>
    </w:lvl>
    <w:lvl w:ilvl="6" w:tplc="76D06474" w:tentative="1">
      <w:start w:val="1"/>
      <w:numFmt w:val="decimal"/>
      <w:lvlText w:val="%7."/>
      <w:lvlJc w:val="left"/>
      <w:pPr>
        <w:ind w:left="3540" w:hanging="420"/>
      </w:pPr>
    </w:lvl>
    <w:lvl w:ilvl="7" w:tplc="509CEB48" w:tentative="1">
      <w:start w:val="1"/>
      <w:numFmt w:val="lowerLetter"/>
      <w:lvlText w:val="%8)"/>
      <w:lvlJc w:val="left"/>
      <w:pPr>
        <w:ind w:left="3960" w:hanging="420"/>
      </w:pPr>
    </w:lvl>
    <w:lvl w:ilvl="8" w:tplc="B27A9A8E" w:tentative="1">
      <w:start w:val="1"/>
      <w:numFmt w:val="lowerRoman"/>
      <w:lvlText w:val="%9."/>
      <w:lvlJc w:val="right"/>
      <w:pPr>
        <w:ind w:left="4380" w:hanging="420"/>
      </w:pPr>
    </w:lvl>
  </w:abstractNum>
  <w:abstractNum w:abstractNumId="24" w15:restartNumberingAfterBreak="0">
    <w:nsid w:val="33BA159E"/>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77E1F30"/>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387B78B5"/>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3A616652"/>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3CDD2B25"/>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3FF96F14"/>
    <w:multiLevelType w:val="hybridMultilevel"/>
    <w:tmpl w:val="305E0F16"/>
    <w:lvl w:ilvl="0" w:tplc="FC6C7A9C">
      <w:numFmt w:val="decimal"/>
      <w:lvlText w:val="%1-"/>
      <w:lvlJc w:val="left"/>
      <w:pPr>
        <w:ind w:left="360" w:hanging="360"/>
      </w:pPr>
      <w:rPr>
        <w:rFonts w:hint="default"/>
      </w:rPr>
    </w:lvl>
    <w:lvl w:ilvl="1" w:tplc="5364A638" w:tentative="1">
      <w:start w:val="1"/>
      <w:numFmt w:val="lowerLetter"/>
      <w:lvlText w:val="%2)"/>
      <w:lvlJc w:val="left"/>
      <w:pPr>
        <w:ind w:left="840" w:hanging="420"/>
      </w:pPr>
    </w:lvl>
    <w:lvl w:ilvl="2" w:tplc="336C122C" w:tentative="1">
      <w:start w:val="1"/>
      <w:numFmt w:val="lowerRoman"/>
      <w:lvlText w:val="%3."/>
      <w:lvlJc w:val="right"/>
      <w:pPr>
        <w:ind w:left="1260" w:hanging="420"/>
      </w:pPr>
    </w:lvl>
    <w:lvl w:ilvl="3" w:tplc="9BF2264C" w:tentative="1">
      <w:start w:val="1"/>
      <w:numFmt w:val="decimal"/>
      <w:lvlText w:val="%4."/>
      <w:lvlJc w:val="left"/>
      <w:pPr>
        <w:ind w:left="1680" w:hanging="420"/>
      </w:pPr>
    </w:lvl>
    <w:lvl w:ilvl="4" w:tplc="A2B691C8" w:tentative="1">
      <w:start w:val="1"/>
      <w:numFmt w:val="lowerLetter"/>
      <w:lvlText w:val="%5)"/>
      <w:lvlJc w:val="left"/>
      <w:pPr>
        <w:ind w:left="2100" w:hanging="420"/>
      </w:pPr>
    </w:lvl>
    <w:lvl w:ilvl="5" w:tplc="53263A28" w:tentative="1">
      <w:start w:val="1"/>
      <w:numFmt w:val="lowerRoman"/>
      <w:lvlText w:val="%6."/>
      <w:lvlJc w:val="right"/>
      <w:pPr>
        <w:ind w:left="2520" w:hanging="420"/>
      </w:pPr>
    </w:lvl>
    <w:lvl w:ilvl="6" w:tplc="7E98F2CA" w:tentative="1">
      <w:start w:val="1"/>
      <w:numFmt w:val="decimal"/>
      <w:lvlText w:val="%7."/>
      <w:lvlJc w:val="left"/>
      <w:pPr>
        <w:ind w:left="2940" w:hanging="420"/>
      </w:pPr>
    </w:lvl>
    <w:lvl w:ilvl="7" w:tplc="EB000ED4" w:tentative="1">
      <w:start w:val="1"/>
      <w:numFmt w:val="lowerLetter"/>
      <w:lvlText w:val="%8)"/>
      <w:lvlJc w:val="left"/>
      <w:pPr>
        <w:ind w:left="3360" w:hanging="420"/>
      </w:pPr>
    </w:lvl>
    <w:lvl w:ilvl="8" w:tplc="5376633E" w:tentative="1">
      <w:start w:val="1"/>
      <w:numFmt w:val="lowerRoman"/>
      <w:lvlText w:val="%9."/>
      <w:lvlJc w:val="right"/>
      <w:pPr>
        <w:ind w:left="3780" w:hanging="420"/>
      </w:pPr>
    </w:lvl>
  </w:abstractNum>
  <w:abstractNum w:abstractNumId="30" w15:restartNumberingAfterBreak="0">
    <w:nsid w:val="41E36254"/>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2C77FF5"/>
    <w:multiLevelType w:val="hybridMultilevel"/>
    <w:tmpl w:val="F4B2D5B4"/>
    <w:lvl w:ilvl="0" w:tplc="08784396">
      <w:start w:val="1"/>
      <w:numFmt w:val="decimal"/>
      <w:lvlText w:val="%1)"/>
      <w:lvlJc w:val="left"/>
      <w:pPr>
        <w:ind w:left="1320" w:hanging="360"/>
      </w:pPr>
      <w:rPr>
        <w:rFonts w:hint="default"/>
      </w:rPr>
    </w:lvl>
    <w:lvl w:ilvl="1" w:tplc="2C6237E0" w:tentative="1">
      <w:start w:val="1"/>
      <w:numFmt w:val="lowerLetter"/>
      <w:lvlText w:val="%2)"/>
      <w:lvlJc w:val="left"/>
      <w:pPr>
        <w:ind w:left="1800" w:hanging="420"/>
      </w:pPr>
    </w:lvl>
    <w:lvl w:ilvl="2" w:tplc="1F7C4156" w:tentative="1">
      <w:start w:val="1"/>
      <w:numFmt w:val="lowerRoman"/>
      <w:lvlText w:val="%3."/>
      <w:lvlJc w:val="right"/>
      <w:pPr>
        <w:ind w:left="2220" w:hanging="420"/>
      </w:pPr>
    </w:lvl>
    <w:lvl w:ilvl="3" w:tplc="DBB43F12" w:tentative="1">
      <w:start w:val="1"/>
      <w:numFmt w:val="decimal"/>
      <w:lvlText w:val="%4."/>
      <w:lvlJc w:val="left"/>
      <w:pPr>
        <w:ind w:left="2640" w:hanging="420"/>
      </w:pPr>
    </w:lvl>
    <w:lvl w:ilvl="4" w:tplc="0602C38A" w:tentative="1">
      <w:start w:val="1"/>
      <w:numFmt w:val="lowerLetter"/>
      <w:lvlText w:val="%5)"/>
      <w:lvlJc w:val="left"/>
      <w:pPr>
        <w:ind w:left="3060" w:hanging="420"/>
      </w:pPr>
    </w:lvl>
    <w:lvl w:ilvl="5" w:tplc="F722869E" w:tentative="1">
      <w:start w:val="1"/>
      <w:numFmt w:val="lowerRoman"/>
      <w:lvlText w:val="%6."/>
      <w:lvlJc w:val="right"/>
      <w:pPr>
        <w:ind w:left="3480" w:hanging="420"/>
      </w:pPr>
    </w:lvl>
    <w:lvl w:ilvl="6" w:tplc="D8EA2592" w:tentative="1">
      <w:start w:val="1"/>
      <w:numFmt w:val="decimal"/>
      <w:lvlText w:val="%7."/>
      <w:lvlJc w:val="left"/>
      <w:pPr>
        <w:ind w:left="3900" w:hanging="420"/>
      </w:pPr>
    </w:lvl>
    <w:lvl w:ilvl="7" w:tplc="D3AE4582" w:tentative="1">
      <w:start w:val="1"/>
      <w:numFmt w:val="lowerLetter"/>
      <w:lvlText w:val="%8)"/>
      <w:lvlJc w:val="left"/>
      <w:pPr>
        <w:ind w:left="4320" w:hanging="420"/>
      </w:pPr>
    </w:lvl>
    <w:lvl w:ilvl="8" w:tplc="EC5413C8" w:tentative="1">
      <w:start w:val="1"/>
      <w:numFmt w:val="lowerRoman"/>
      <w:lvlText w:val="%9."/>
      <w:lvlJc w:val="right"/>
      <w:pPr>
        <w:ind w:left="4740" w:hanging="420"/>
      </w:pPr>
    </w:lvl>
  </w:abstractNum>
  <w:abstractNum w:abstractNumId="32" w15:restartNumberingAfterBreak="0">
    <w:nsid w:val="4E136451"/>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507F5651"/>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52FC593B"/>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53B209AF"/>
    <w:multiLevelType w:val="hybridMultilevel"/>
    <w:tmpl w:val="3CA052EE"/>
    <w:lvl w:ilvl="0" w:tplc="2B1A0ED6">
      <w:start w:val="1"/>
      <w:numFmt w:val="decimal"/>
      <w:lvlText w:val="%1"/>
      <w:lvlJc w:val="left"/>
      <w:pPr>
        <w:ind w:left="420" w:hanging="420"/>
      </w:pPr>
      <w:rPr>
        <w:rFonts w:hint="eastAsia"/>
      </w:rPr>
    </w:lvl>
    <w:lvl w:ilvl="1" w:tplc="71868090" w:tentative="1">
      <w:start w:val="1"/>
      <w:numFmt w:val="lowerLetter"/>
      <w:lvlText w:val="%2)"/>
      <w:lvlJc w:val="left"/>
      <w:pPr>
        <w:ind w:left="840" w:hanging="420"/>
      </w:pPr>
    </w:lvl>
    <w:lvl w:ilvl="2" w:tplc="A3A6899E" w:tentative="1">
      <w:start w:val="1"/>
      <w:numFmt w:val="lowerRoman"/>
      <w:lvlText w:val="%3."/>
      <w:lvlJc w:val="right"/>
      <w:pPr>
        <w:ind w:left="1260" w:hanging="420"/>
      </w:pPr>
    </w:lvl>
    <w:lvl w:ilvl="3" w:tplc="F098966C" w:tentative="1">
      <w:start w:val="1"/>
      <w:numFmt w:val="decimal"/>
      <w:lvlText w:val="%4."/>
      <w:lvlJc w:val="left"/>
      <w:pPr>
        <w:ind w:left="1680" w:hanging="420"/>
      </w:pPr>
    </w:lvl>
    <w:lvl w:ilvl="4" w:tplc="5776AAF8" w:tentative="1">
      <w:start w:val="1"/>
      <w:numFmt w:val="lowerLetter"/>
      <w:lvlText w:val="%5)"/>
      <w:lvlJc w:val="left"/>
      <w:pPr>
        <w:ind w:left="2100" w:hanging="420"/>
      </w:pPr>
    </w:lvl>
    <w:lvl w:ilvl="5" w:tplc="6B287118" w:tentative="1">
      <w:start w:val="1"/>
      <w:numFmt w:val="lowerRoman"/>
      <w:lvlText w:val="%6."/>
      <w:lvlJc w:val="right"/>
      <w:pPr>
        <w:ind w:left="2520" w:hanging="420"/>
      </w:pPr>
    </w:lvl>
    <w:lvl w:ilvl="6" w:tplc="10C475C8" w:tentative="1">
      <w:start w:val="1"/>
      <w:numFmt w:val="decimal"/>
      <w:lvlText w:val="%7."/>
      <w:lvlJc w:val="left"/>
      <w:pPr>
        <w:ind w:left="2940" w:hanging="420"/>
      </w:pPr>
    </w:lvl>
    <w:lvl w:ilvl="7" w:tplc="09AAFBDA" w:tentative="1">
      <w:start w:val="1"/>
      <w:numFmt w:val="lowerLetter"/>
      <w:lvlText w:val="%8)"/>
      <w:lvlJc w:val="left"/>
      <w:pPr>
        <w:ind w:left="3360" w:hanging="420"/>
      </w:pPr>
    </w:lvl>
    <w:lvl w:ilvl="8" w:tplc="7FA423B4" w:tentative="1">
      <w:start w:val="1"/>
      <w:numFmt w:val="lowerRoman"/>
      <w:lvlText w:val="%9."/>
      <w:lvlJc w:val="right"/>
      <w:pPr>
        <w:ind w:left="3780" w:hanging="420"/>
      </w:pPr>
    </w:lvl>
  </w:abstractNum>
  <w:abstractNum w:abstractNumId="36" w15:restartNumberingAfterBreak="0">
    <w:nsid w:val="58940149"/>
    <w:multiLevelType w:val="hybridMultilevel"/>
    <w:tmpl w:val="52644A1C"/>
    <w:lvl w:ilvl="0" w:tplc="24FEA75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EE30029"/>
    <w:multiLevelType w:val="hybridMultilevel"/>
    <w:tmpl w:val="6D3AA3A2"/>
    <w:lvl w:ilvl="0" w:tplc="5394ADAE">
      <w:start w:val="1"/>
      <w:numFmt w:val="decimal"/>
      <w:lvlText w:val="%1）"/>
      <w:lvlJc w:val="left"/>
      <w:pPr>
        <w:ind w:left="585" w:hanging="360"/>
      </w:pPr>
      <w:rPr>
        <w:rFonts w:hint="default"/>
      </w:rPr>
    </w:lvl>
    <w:lvl w:ilvl="1" w:tplc="7444AFF0" w:tentative="1">
      <w:start w:val="1"/>
      <w:numFmt w:val="lowerLetter"/>
      <w:lvlText w:val="%2)"/>
      <w:lvlJc w:val="left"/>
      <w:pPr>
        <w:ind w:left="1065" w:hanging="420"/>
      </w:pPr>
    </w:lvl>
    <w:lvl w:ilvl="2" w:tplc="306AD050" w:tentative="1">
      <w:start w:val="1"/>
      <w:numFmt w:val="lowerRoman"/>
      <w:lvlText w:val="%3."/>
      <w:lvlJc w:val="right"/>
      <w:pPr>
        <w:ind w:left="1485" w:hanging="420"/>
      </w:pPr>
    </w:lvl>
    <w:lvl w:ilvl="3" w:tplc="40FA2DF2" w:tentative="1">
      <w:start w:val="1"/>
      <w:numFmt w:val="decimal"/>
      <w:lvlText w:val="%4."/>
      <w:lvlJc w:val="left"/>
      <w:pPr>
        <w:ind w:left="1905" w:hanging="420"/>
      </w:pPr>
    </w:lvl>
    <w:lvl w:ilvl="4" w:tplc="00C8384A" w:tentative="1">
      <w:start w:val="1"/>
      <w:numFmt w:val="lowerLetter"/>
      <w:lvlText w:val="%5)"/>
      <w:lvlJc w:val="left"/>
      <w:pPr>
        <w:ind w:left="2325" w:hanging="420"/>
      </w:pPr>
    </w:lvl>
    <w:lvl w:ilvl="5" w:tplc="FCA62304" w:tentative="1">
      <w:start w:val="1"/>
      <w:numFmt w:val="lowerRoman"/>
      <w:lvlText w:val="%6."/>
      <w:lvlJc w:val="right"/>
      <w:pPr>
        <w:ind w:left="2745" w:hanging="420"/>
      </w:pPr>
    </w:lvl>
    <w:lvl w:ilvl="6" w:tplc="C0A893FE" w:tentative="1">
      <w:start w:val="1"/>
      <w:numFmt w:val="decimal"/>
      <w:lvlText w:val="%7."/>
      <w:lvlJc w:val="left"/>
      <w:pPr>
        <w:ind w:left="3165" w:hanging="420"/>
      </w:pPr>
    </w:lvl>
    <w:lvl w:ilvl="7" w:tplc="EE56DFC0" w:tentative="1">
      <w:start w:val="1"/>
      <w:numFmt w:val="lowerLetter"/>
      <w:lvlText w:val="%8)"/>
      <w:lvlJc w:val="left"/>
      <w:pPr>
        <w:ind w:left="3585" w:hanging="420"/>
      </w:pPr>
    </w:lvl>
    <w:lvl w:ilvl="8" w:tplc="4420DAFC" w:tentative="1">
      <w:start w:val="1"/>
      <w:numFmt w:val="lowerRoman"/>
      <w:lvlText w:val="%9."/>
      <w:lvlJc w:val="right"/>
      <w:pPr>
        <w:ind w:left="4005" w:hanging="420"/>
      </w:pPr>
    </w:lvl>
  </w:abstractNum>
  <w:abstractNum w:abstractNumId="38" w15:restartNumberingAfterBreak="0">
    <w:nsid w:val="63614A04"/>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650968A7"/>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B476317"/>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C8A3AAC"/>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6E7C56F5"/>
    <w:multiLevelType w:val="multilevel"/>
    <w:tmpl w:val="00000009"/>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77C471AC"/>
    <w:multiLevelType w:val="hybridMultilevel"/>
    <w:tmpl w:val="4BDE0872"/>
    <w:lvl w:ilvl="0" w:tplc="45788050">
      <w:start w:val="1"/>
      <w:numFmt w:val="decimal"/>
      <w:lvlText w:val="%1."/>
      <w:lvlJc w:val="left"/>
      <w:pPr>
        <w:ind w:left="420" w:hanging="420"/>
      </w:pPr>
    </w:lvl>
    <w:lvl w:ilvl="1" w:tplc="224AF886" w:tentative="1">
      <w:start w:val="1"/>
      <w:numFmt w:val="lowerLetter"/>
      <w:lvlText w:val="%2)"/>
      <w:lvlJc w:val="left"/>
      <w:pPr>
        <w:ind w:left="840" w:hanging="420"/>
      </w:pPr>
    </w:lvl>
    <w:lvl w:ilvl="2" w:tplc="C076EB56" w:tentative="1">
      <w:start w:val="1"/>
      <w:numFmt w:val="lowerRoman"/>
      <w:lvlText w:val="%3."/>
      <w:lvlJc w:val="right"/>
      <w:pPr>
        <w:ind w:left="1260" w:hanging="420"/>
      </w:pPr>
    </w:lvl>
    <w:lvl w:ilvl="3" w:tplc="E17611D8" w:tentative="1">
      <w:start w:val="1"/>
      <w:numFmt w:val="decimal"/>
      <w:lvlText w:val="%4."/>
      <w:lvlJc w:val="left"/>
      <w:pPr>
        <w:ind w:left="1680" w:hanging="420"/>
      </w:pPr>
    </w:lvl>
    <w:lvl w:ilvl="4" w:tplc="F796C36E" w:tentative="1">
      <w:start w:val="1"/>
      <w:numFmt w:val="lowerLetter"/>
      <w:lvlText w:val="%5)"/>
      <w:lvlJc w:val="left"/>
      <w:pPr>
        <w:ind w:left="2100" w:hanging="420"/>
      </w:pPr>
    </w:lvl>
    <w:lvl w:ilvl="5" w:tplc="0436EFF4" w:tentative="1">
      <w:start w:val="1"/>
      <w:numFmt w:val="lowerRoman"/>
      <w:lvlText w:val="%6."/>
      <w:lvlJc w:val="right"/>
      <w:pPr>
        <w:ind w:left="2520" w:hanging="420"/>
      </w:pPr>
    </w:lvl>
    <w:lvl w:ilvl="6" w:tplc="1CD0CECC" w:tentative="1">
      <w:start w:val="1"/>
      <w:numFmt w:val="decimal"/>
      <w:lvlText w:val="%7."/>
      <w:lvlJc w:val="left"/>
      <w:pPr>
        <w:ind w:left="2940" w:hanging="420"/>
      </w:pPr>
    </w:lvl>
    <w:lvl w:ilvl="7" w:tplc="E82A2F1A" w:tentative="1">
      <w:start w:val="1"/>
      <w:numFmt w:val="lowerLetter"/>
      <w:lvlText w:val="%8)"/>
      <w:lvlJc w:val="left"/>
      <w:pPr>
        <w:ind w:left="3360" w:hanging="420"/>
      </w:pPr>
    </w:lvl>
    <w:lvl w:ilvl="8" w:tplc="6284C2C8" w:tentative="1">
      <w:start w:val="1"/>
      <w:numFmt w:val="lowerRoman"/>
      <w:lvlText w:val="%9."/>
      <w:lvlJc w:val="right"/>
      <w:pPr>
        <w:ind w:left="3780" w:hanging="420"/>
      </w:pPr>
    </w:lvl>
  </w:abstractNum>
  <w:abstractNum w:abstractNumId="44" w15:restartNumberingAfterBreak="0">
    <w:nsid w:val="7E5731F8"/>
    <w:multiLevelType w:val="multilevel"/>
    <w:tmpl w:val="00000004"/>
    <w:lvl w:ilvl="0">
      <w:start w:val="1"/>
      <w:numFmt w:val="decimal"/>
      <w:suff w:val="nothing"/>
      <w:lvlText w:val="%1"/>
      <w:lvlJc w:val="center"/>
      <w:pPr>
        <w:ind w:left="0" w:firstLine="0"/>
      </w:pPr>
      <w:rPr>
        <w:rFonts w:hint="eastAsia"/>
        <w:snapToGrid/>
        <w:spacing w:val="0"/>
        <w:kern w:val="2"/>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6"/>
  </w:num>
  <w:num w:numId="3">
    <w:abstractNumId w:val="4"/>
  </w:num>
  <w:num w:numId="4">
    <w:abstractNumId w:val="2"/>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39"/>
  </w:num>
  <w:num w:numId="8">
    <w:abstractNumId w:val="30"/>
  </w:num>
  <w:num w:numId="9">
    <w:abstractNumId w:val="22"/>
  </w:num>
  <w:num w:numId="10">
    <w:abstractNumId w:val="20"/>
  </w:num>
  <w:num w:numId="11">
    <w:abstractNumId w:val="9"/>
  </w:num>
  <w:num w:numId="12">
    <w:abstractNumId w:val="32"/>
  </w:num>
  <w:num w:numId="13">
    <w:abstractNumId w:val="13"/>
  </w:num>
  <w:num w:numId="14">
    <w:abstractNumId w:val="27"/>
  </w:num>
  <w:num w:numId="15">
    <w:abstractNumId w:val="34"/>
  </w:num>
  <w:num w:numId="16">
    <w:abstractNumId w:val="25"/>
  </w:num>
  <w:num w:numId="17">
    <w:abstractNumId w:val="17"/>
  </w:num>
  <w:num w:numId="18">
    <w:abstractNumId w:val="42"/>
  </w:num>
  <w:num w:numId="19">
    <w:abstractNumId w:val="28"/>
  </w:num>
  <w:num w:numId="20">
    <w:abstractNumId w:val="14"/>
  </w:num>
  <w:num w:numId="21">
    <w:abstractNumId w:val="41"/>
  </w:num>
  <w:num w:numId="22">
    <w:abstractNumId w:val="12"/>
  </w:num>
  <w:num w:numId="23">
    <w:abstractNumId w:val="26"/>
  </w:num>
  <w:num w:numId="24">
    <w:abstractNumId w:val="16"/>
  </w:num>
  <w:num w:numId="25">
    <w:abstractNumId w:val="15"/>
  </w:num>
  <w:num w:numId="26">
    <w:abstractNumId w:val="33"/>
  </w:num>
  <w:num w:numId="27">
    <w:abstractNumId w:val="8"/>
  </w:num>
  <w:num w:numId="28">
    <w:abstractNumId w:val="38"/>
  </w:num>
  <w:num w:numId="29">
    <w:abstractNumId w:val="24"/>
  </w:num>
  <w:num w:numId="30">
    <w:abstractNumId w:val="0"/>
  </w:num>
  <w:num w:numId="31">
    <w:abstractNumId w:val="1"/>
  </w:num>
  <w:num w:numId="32">
    <w:abstractNumId w:val="3"/>
  </w:num>
  <w:num w:numId="33">
    <w:abstractNumId w:val="21"/>
  </w:num>
  <w:num w:numId="34">
    <w:abstractNumId w:val="7"/>
  </w:num>
  <w:num w:numId="35">
    <w:abstractNumId w:val="40"/>
  </w:num>
  <w:num w:numId="36">
    <w:abstractNumId w:val="29"/>
  </w:num>
  <w:num w:numId="37">
    <w:abstractNumId w:val="44"/>
  </w:num>
  <w:num w:numId="38">
    <w:abstractNumId w:val="35"/>
  </w:num>
  <w:num w:numId="39">
    <w:abstractNumId w:val="23"/>
  </w:num>
  <w:num w:numId="40">
    <w:abstractNumId w:val="31"/>
  </w:num>
  <w:num w:numId="41">
    <w:abstractNumId w:val="19"/>
  </w:num>
  <w:num w:numId="42">
    <w:abstractNumId w:val="37"/>
  </w:num>
  <w:num w:numId="43">
    <w:abstractNumId w:val="18"/>
  </w:num>
  <w:num w:numId="44">
    <w:abstractNumId w:val="11"/>
  </w:num>
  <w:num w:numId="45">
    <w:abstractNumId w:val="43"/>
  </w:num>
  <w:num w:numId="46">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A4079"/>
    <w:rsid w:val="000002F8"/>
    <w:rsid w:val="0000095E"/>
    <w:rsid w:val="00000CE3"/>
    <w:rsid w:val="000038B6"/>
    <w:rsid w:val="000053C6"/>
    <w:rsid w:val="00006906"/>
    <w:rsid w:val="000069D9"/>
    <w:rsid w:val="000078A0"/>
    <w:rsid w:val="00007C34"/>
    <w:rsid w:val="0001012D"/>
    <w:rsid w:val="00010217"/>
    <w:rsid w:val="000107D7"/>
    <w:rsid w:val="00010D0E"/>
    <w:rsid w:val="00012A93"/>
    <w:rsid w:val="00012D0E"/>
    <w:rsid w:val="00016350"/>
    <w:rsid w:val="00020382"/>
    <w:rsid w:val="00020D31"/>
    <w:rsid w:val="000211D8"/>
    <w:rsid w:val="00021334"/>
    <w:rsid w:val="00021431"/>
    <w:rsid w:val="00025321"/>
    <w:rsid w:val="00025D3B"/>
    <w:rsid w:val="000261B4"/>
    <w:rsid w:val="000265F1"/>
    <w:rsid w:val="00030DC7"/>
    <w:rsid w:val="00031ADA"/>
    <w:rsid w:val="00031EB4"/>
    <w:rsid w:val="00032C40"/>
    <w:rsid w:val="000369E9"/>
    <w:rsid w:val="000374B3"/>
    <w:rsid w:val="0004007E"/>
    <w:rsid w:val="0004109C"/>
    <w:rsid w:val="00041F36"/>
    <w:rsid w:val="0004247F"/>
    <w:rsid w:val="0004419A"/>
    <w:rsid w:val="00044EE3"/>
    <w:rsid w:val="00045C09"/>
    <w:rsid w:val="0004642D"/>
    <w:rsid w:val="0004685C"/>
    <w:rsid w:val="00046DBA"/>
    <w:rsid w:val="00047332"/>
    <w:rsid w:val="000476B5"/>
    <w:rsid w:val="00047DDE"/>
    <w:rsid w:val="000505DE"/>
    <w:rsid w:val="00051DD9"/>
    <w:rsid w:val="00055332"/>
    <w:rsid w:val="00056F2A"/>
    <w:rsid w:val="00057569"/>
    <w:rsid w:val="000613E6"/>
    <w:rsid w:val="00061944"/>
    <w:rsid w:val="00062091"/>
    <w:rsid w:val="000643F6"/>
    <w:rsid w:val="00065535"/>
    <w:rsid w:val="00065670"/>
    <w:rsid w:val="0006572F"/>
    <w:rsid w:val="00065C42"/>
    <w:rsid w:val="00066348"/>
    <w:rsid w:val="00066921"/>
    <w:rsid w:val="00066DFC"/>
    <w:rsid w:val="000671EF"/>
    <w:rsid w:val="00070865"/>
    <w:rsid w:val="00070C45"/>
    <w:rsid w:val="0007153D"/>
    <w:rsid w:val="00071A34"/>
    <w:rsid w:val="00071B21"/>
    <w:rsid w:val="0007234D"/>
    <w:rsid w:val="00072453"/>
    <w:rsid w:val="00072F7A"/>
    <w:rsid w:val="00073100"/>
    <w:rsid w:val="00074898"/>
    <w:rsid w:val="00075B78"/>
    <w:rsid w:val="00075CC5"/>
    <w:rsid w:val="0007710E"/>
    <w:rsid w:val="00077F29"/>
    <w:rsid w:val="00080BBD"/>
    <w:rsid w:val="00081017"/>
    <w:rsid w:val="00081151"/>
    <w:rsid w:val="00081D0A"/>
    <w:rsid w:val="00081F27"/>
    <w:rsid w:val="00082D8B"/>
    <w:rsid w:val="00084392"/>
    <w:rsid w:val="0008483A"/>
    <w:rsid w:val="0008592E"/>
    <w:rsid w:val="00085AE0"/>
    <w:rsid w:val="00086C06"/>
    <w:rsid w:val="000876B8"/>
    <w:rsid w:val="00087965"/>
    <w:rsid w:val="00090399"/>
    <w:rsid w:val="00090A07"/>
    <w:rsid w:val="00092E78"/>
    <w:rsid w:val="000942B3"/>
    <w:rsid w:val="00094B87"/>
    <w:rsid w:val="00095F34"/>
    <w:rsid w:val="00097486"/>
    <w:rsid w:val="00097627"/>
    <w:rsid w:val="000A140E"/>
    <w:rsid w:val="000A1E9A"/>
    <w:rsid w:val="000A20D9"/>
    <w:rsid w:val="000A39B2"/>
    <w:rsid w:val="000A4010"/>
    <w:rsid w:val="000A40FE"/>
    <w:rsid w:val="000A56EA"/>
    <w:rsid w:val="000A5943"/>
    <w:rsid w:val="000A5ABF"/>
    <w:rsid w:val="000A6051"/>
    <w:rsid w:val="000A6082"/>
    <w:rsid w:val="000A65BF"/>
    <w:rsid w:val="000A6791"/>
    <w:rsid w:val="000B29A6"/>
    <w:rsid w:val="000B2C0B"/>
    <w:rsid w:val="000B4F50"/>
    <w:rsid w:val="000B5320"/>
    <w:rsid w:val="000B57FD"/>
    <w:rsid w:val="000B6716"/>
    <w:rsid w:val="000B6953"/>
    <w:rsid w:val="000B6E29"/>
    <w:rsid w:val="000B7E13"/>
    <w:rsid w:val="000C05C3"/>
    <w:rsid w:val="000C0880"/>
    <w:rsid w:val="000C0F03"/>
    <w:rsid w:val="000C106B"/>
    <w:rsid w:val="000C1A69"/>
    <w:rsid w:val="000C1B37"/>
    <w:rsid w:val="000C3140"/>
    <w:rsid w:val="000C37BD"/>
    <w:rsid w:val="000C5B81"/>
    <w:rsid w:val="000C6616"/>
    <w:rsid w:val="000C77A8"/>
    <w:rsid w:val="000C7C99"/>
    <w:rsid w:val="000D15F6"/>
    <w:rsid w:val="000D2050"/>
    <w:rsid w:val="000D20FD"/>
    <w:rsid w:val="000D52D7"/>
    <w:rsid w:val="000D5AE8"/>
    <w:rsid w:val="000D5CCF"/>
    <w:rsid w:val="000D7327"/>
    <w:rsid w:val="000E0BF1"/>
    <w:rsid w:val="000E3781"/>
    <w:rsid w:val="000E46A9"/>
    <w:rsid w:val="000E519E"/>
    <w:rsid w:val="000E5799"/>
    <w:rsid w:val="000E60E1"/>
    <w:rsid w:val="000E6C0D"/>
    <w:rsid w:val="000F093A"/>
    <w:rsid w:val="000F420D"/>
    <w:rsid w:val="000F4A16"/>
    <w:rsid w:val="000F52A4"/>
    <w:rsid w:val="00100CFC"/>
    <w:rsid w:val="00101112"/>
    <w:rsid w:val="00102040"/>
    <w:rsid w:val="0010289E"/>
    <w:rsid w:val="0010309A"/>
    <w:rsid w:val="001038FB"/>
    <w:rsid w:val="0010413D"/>
    <w:rsid w:val="00104D20"/>
    <w:rsid w:val="00106119"/>
    <w:rsid w:val="00106CDA"/>
    <w:rsid w:val="001070F3"/>
    <w:rsid w:val="0011097B"/>
    <w:rsid w:val="001112F4"/>
    <w:rsid w:val="0011164A"/>
    <w:rsid w:val="00111818"/>
    <w:rsid w:val="0011217D"/>
    <w:rsid w:val="00112692"/>
    <w:rsid w:val="00113A72"/>
    <w:rsid w:val="00114346"/>
    <w:rsid w:val="001147CE"/>
    <w:rsid w:val="001155E7"/>
    <w:rsid w:val="00115733"/>
    <w:rsid w:val="0011775A"/>
    <w:rsid w:val="001200AB"/>
    <w:rsid w:val="001239F5"/>
    <w:rsid w:val="00123C55"/>
    <w:rsid w:val="00123CA5"/>
    <w:rsid w:val="00123D2E"/>
    <w:rsid w:val="00127278"/>
    <w:rsid w:val="00127A45"/>
    <w:rsid w:val="00127D87"/>
    <w:rsid w:val="00131861"/>
    <w:rsid w:val="00132529"/>
    <w:rsid w:val="0013365D"/>
    <w:rsid w:val="00134BB2"/>
    <w:rsid w:val="001356D9"/>
    <w:rsid w:val="001359A6"/>
    <w:rsid w:val="00135C8E"/>
    <w:rsid w:val="00136503"/>
    <w:rsid w:val="001370A5"/>
    <w:rsid w:val="001416B5"/>
    <w:rsid w:val="00141C1C"/>
    <w:rsid w:val="00143688"/>
    <w:rsid w:val="00144F1F"/>
    <w:rsid w:val="001458B9"/>
    <w:rsid w:val="001508F0"/>
    <w:rsid w:val="00152053"/>
    <w:rsid w:val="001524C9"/>
    <w:rsid w:val="00152559"/>
    <w:rsid w:val="00152D81"/>
    <w:rsid w:val="00152DC7"/>
    <w:rsid w:val="00153397"/>
    <w:rsid w:val="00153F8F"/>
    <w:rsid w:val="001545D3"/>
    <w:rsid w:val="00155144"/>
    <w:rsid w:val="00155A4C"/>
    <w:rsid w:val="00155E3B"/>
    <w:rsid w:val="00156E0F"/>
    <w:rsid w:val="00157390"/>
    <w:rsid w:val="00157EA2"/>
    <w:rsid w:val="001609D2"/>
    <w:rsid w:val="00160B4A"/>
    <w:rsid w:val="00161003"/>
    <w:rsid w:val="00161C2E"/>
    <w:rsid w:val="00162F44"/>
    <w:rsid w:val="00162F4E"/>
    <w:rsid w:val="00164875"/>
    <w:rsid w:val="001651E8"/>
    <w:rsid w:val="00165B30"/>
    <w:rsid w:val="00165FB7"/>
    <w:rsid w:val="001665CC"/>
    <w:rsid w:val="00166DB5"/>
    <w:rsid w:val="00167825"/>
    <w:rsid w:val="00170836"/>
    <w:rsid w:val="00170B20"/>
    <w:rsid w:val="00171C51"/>
    <w:rsid w:val="00172551"/>
    <w:rsid w:val="00172AE6"/>
    <w:rsid w:val="001735B1"/>
    <w:rsid w:val="0017367F"/>
    <w:rsid w:val="00173B84"/>
    <w:rsid w:val="00174C51"/>
    <w:rsid w:val="00174DA0"/>
    <w:rsid w:val="00176310"/>
    <w:rsid w:val="00176D21"/>
    <w:rsid w:val="0017745B"/>
    <w:rsid w:val="001815AA"/>
    <w:rsid w:val="00182105"/>
    <w:rsid w:val="001830EC"/>
    <w:rsid w:val="001834FF"/>
    <w:rsid w:val="00184473"/>
    <w:rsid w:val="00184C57"/>
    <w:rsid w:val="00186812"/>
    <w:rsid w:val="00187C36"/>
    <w:rsid w:val="001904F9"/>
    <w:rsid w:val="00190FDF"/>
    <w:rsid w:val="00191081"/>
    <w:rsid w:val="001918C7"/>
    <w:rsid w:val="001919A8"/>
    <w:rsid w:val="00191D67"/>
    <w:rsid w:val="00191E7A"/>
    <w:rsid w:val="00192762"/>
    <w:rsid w:val="00193C50"/>
    <w:rsid w:val="001940FB"/>
    <w:rsid w:val="0019414C"/>
    <w:rsid w:val="00194479"/>
    <w:rsid w:val="00195720"/>
    <w:rsid w:val="001963FC"/>
    <w:rsid w:val="0019725D"/>
    <w:rsid w:val="00197A27"/>
    <w:rsid w:val="001A13F5"/>
    <w:rsid w:val="001A1548"/>
    <w:rsid w:val="001A29B8"/>
    <w:rsid w:val="001A335F"/>
    <w:rsid w:val="001A3920"/>
    <w:rsid w:val="001A44E6"/>
    <w:rsid w:val="001A4B0D"/>
    <w:rsid w:val="001A5F67"/>
    <w:rsid w:val="001A623D"/>
    <w:rsid w:val="001A71F3"/>
    <w:rsid w:val="001A7866"/>
    <w:rsid w:val="001B146F"/>
    <w:rsid w:val="001B1F83"/>
    <w:rsid w:val="001B2AE3"/>
    <w:rsid w:val="001B2CF1"/>
    <w:rsid w:val="001B4D33"/>
    <w:rsid w:val="001B5130"/>
    <w:rsid w:val="001B6286"/>
    <w:rsid w:val="001B685E"/>
    <w:rsid w:val="001B6D51"/>
    <w:rsid w:val="001B6F1B"/>
    <w:rsid w:val="001B7664"/>
    <w:rsid w:val="001C120E"/>
    <w:rsid w:val="001C34A7"/>
    <w:rsid w:val="001C35CF"/>
    <w:rsid w:val="001C3DD3"/>
    <w:rsid w:val="001C6021"/>
    <w:rsid w:val="001C7F78"/>
    <w:rsid w:val="001D207E"/>
    <w:rsid w:val="001D2148"/>
    <w:rsid w:val="001D36BC"/>
    <w:rsid w:val="001D39A3"/>
    <w:rsid w:val="001D423C"/>
    <w:rsid w:val="001D654F"/>
    <w:rsid w:val="001D665C"/>
    <w:rsid w:val="001D6FF9"/>
    <w:rsid w:val="001D7A46"/>
    <w:rsid w:val="001D7EE4"/>
    <w:rsid w:val="001E0B98"/>
    <w:rsid w:val="001E0FC7"/>
    <w:rsid w:val="001E268C"/>
    <w:rsid w:val="001E28A4"/>
    <w:rsid w:val="001E2D26"/>
    <w:rsid w:val="001E45AF"/>
    <w:rsid w:val="001E47CA"/>
    <w:rsid w:val="001E6844"/>
    <w:rsid w:val="001E68AF"/>
    <w:rsid w:val="001E6EB9"/>
    <w:rsid w:val="001E7C45"/>
    <w:rsid w:val="001F037E"/>
    <w:rsid w:val="001F06DE"/>
    <w:rsid w:val="001F120D"/>
    <w:rsid w:val="001F2E07"/>
    <w:rsid w:val="001F3936"/>
    <w:rsid w:val="001F5500"/>
    <w:rsid w:val="001F55BD"/>
    <w:rsid w:val="001F5EB7"/>
    <w:rsid w:val="001F5FAA"/>
    <w:rsid w:val="001F6553"/>
    <w:rsid w:val="001F7531"/>
    <w:rsid w:val="001F7575"/>
    <w:rsid w:val="001F7801"/>
    <w:rsid w:val="001F7ED0"/>
    <w:rsid w:val="002002F1"/>
    <w:rsid w:val="00200C42"/>
    <w:rsid w:val="00201A05"/>
    <w:rsid w:val="00201EF7"/>
    <w:rsid w:val="00202351"/>
    <w:rsid w:val="00203517"/>
    <w:rsid w:val="00203971"/>
    <w:rsid w:val="00204572"/>
    <w:rsid w:val="00204AE2"/>
    <w:rsid w:val="00205608"/>
    <w:rsid w:val="00205AAB"/>
    <w:rsid w:val="00206085"/>
    <w:rsid w:val="00206231"/>
    <w:rsid w:val="00206FEE"/>
    <w:rsid w:val="00207911"/>
    <w:rsid w:val="002100AA"/>
    <w:rsid w:val="002101EA"/>
    <w:rsid w:val="00210B52"/>
    <w:rsid w:val="0021177E"/>
    <w:rsid w:val="00211C58"/>
    <w:rsid w:val="002122F1"/>
    <w:rsid w:val="002125A1"/>
    <w:rsid w:val="00213493"/>
    <w:rsid w:val="00213F99"/>
    <w:rsid w:val="00214007"/>
    <w:rsid w:val="0021415E"/>
    <w:rsid w:val="00214223"/>
    <w:rsid w:val="00214554"/>
    <w:rsid w:val="002145F3"/>
    <w:rsid w:val="00214D12"/>
    <w:rsid w:val="00215BCC"/>
    <w:rsid w:val="002175CC"/>
    <w:rsid w:val="00217B97"/>
    <w:rsid w:val="00220B34"/>
    <w:rsid w:val="00220D52"/>
    <w:rsid w:val="00220E75"/>
    <w:rsid w:val="00221091"/>
    <w:rsid w:val="00221E44"/>
    <w:rsid w:val="00221F67"/>
    <w:rsid w:val="002221C9"/>
    <w:rsid w:val="00222815"/>
    <w:rsid w:val="002236E5"/>
    <w:rsid w:val="00224172"/>
    <w:rsid w:val="00225072"/>
    <w:rsid w:val="00226310"/>
    <w:rsid w:val="00227380"/>
    <w:rsid w:val="00227718"/>
    <w:rsid w:val="0023142A"/>
    <w:rsid w:val="002315B0"/>
    <w:rsid w:val="00232FAF"/>
    <w:rsid w:val="00233354"/>
    <w:rsid w:val="00233BB7"/>
    <w:rsid w:val="00234C90"/>
    <w:rsid w:val="00235767"/>
    <w:rsid w:val="00236808"/>
    <w:rsid w:val="00236EF3"/>
    <w:rsid w:val="0024137B"/>
    <w:rsid w:val="002413B7"/>
    <w:rsid w:val="00241502"/>
    <w:rsid w:val="00242B70"/>
    <w:rsid w:val="00244824"/>
    <w:rsid w:val="00245A18"/>
    <w:rsid w:val="00245D0E"/>
    <w:rsid w:val="00245F02"/>
    <w:rsid w:val="00246679"/>
    <w:rsid w:val="00246C78"/>
    <w:rsid w:val="002473CE"/>
    <w:rsid w:val="00250E73"/>
    <w:rsid w:val="00251234"/>
    <w:rsid w:val="0025168E"/>
    <w:rsid w:val="00251F8F"/>
    <w:rsid w:val="002556EB"/>
    <w:rsid w:val="0025582A"/>
    <w:rsid w:val="002578CF"/>
    <w:rsid w:val="00257B34"/>
    <w:rsid w:val="0026062C"/>
    <w:rsid w:val="00262B75"/>
    <w:rsid w:val="00264C5E"/>
    <w:rsid w:val="002652A6"/>
    <w:rsid w:val="0026706F"/>
    <w:rsid w:val="0027134D"/>
    <w:rsid w:val="00271440"/>
    <w:rsid w:val="00271697"/>
    <w:rsid w:val="0027198B"/>
    <w:rsid w:val="00272333"/>
    <w:rsid w:val="00272AEA"/>
    <w:rsid w:val="00272BDF"/>
    <w:rsid w:val="00272DB0"/>
    <w:rsid w:val="0027308A"/>
    <w:rsid w:val="00273CCA"/>
    <w:rsid w:val="002743D0"/>
    <w:rsid w:val="00275148"/>
    <w:rsid w:val="00275587"/>
    <w:rsid w:val="0027624F"/>
    <w:rsid w:val="0028147C"/>
    <w:rsid w:val="0028158D"/>
    <w:rsid w:val="00281618"/>
    <w:rsid w:val="00282228"/>
    <w:rsid w:val="002835E3"/>
    <w:rsid w:val="00283D54"/>
    <w:rsid w:val="00285029"/>
    <w:rsid w:val="00285578"/>
    <w:rsid w:val="00285818"/>
    <w:rsid w:val="00285EE8"/>
    <w:rsid w:val="002862F0"/>
    <w:rsid w:val="0028785D"/>
    <w:rsid w:val="00290D0F"/>
    <w:rsid w:val="00290D4D"/>
    <w:rsid w:val="00291086"/>
    <w:rsid w:val="002915F0"/>
    <w:rsid w:val="002918CC"/>
    <w:rsid w:val="002922AA"/>
    <w:rsid w:val="00292D83"/>
    <w:rsid w:val="00294BBE"/>
    <w:rsid w:val="00295568"/>
    <w:rsid w:val="00295B6E"/>
    <w:rsid w:val="0029654D"/>
    <w:rsid w:val="00296AF2"/>
    <w:rsid w:val="0029722B"/>
    <w:rsid w:val="00297239"/>
    <w:rsid w:val="00297601"/>
    <w:rsid w:val="002A0F5F"/>
    <w:rsid w:val="002A10A8"/>
    <w:rsid w:val="002A114A"/>
    <w:rsid w:val="002A11A9"/>
    <w:rsid w:val="002A1828"/>
    <w:rsid w:val="002A1880"/>
    <w:rsid w:val="002A31F5"/>
    <w:rsid w:val="002A374B"/>
    <w:rsid w:val="002A3A09"/>
    <w:rsid w:val="002A4FC6"/>
    <w:rsid w:val="002A52DB"/>
    <w:rsid w:val="002A6806"/>
    <w:rsid w:val="002A6A83"/>
    <w:rsid w:val="002B04E4"/>
    <w:rsid w:val="002B0C21"/>
    <w:rsid w:val="002B1162"/>
    <w:rsid w:val="002B2083"/>
    <w:rsid w:val="002B25CB"/>
    <w:rsid w:val="002B26E5"/>
    <w:rsid w:val="002B530D"/>
    <w:rsid w:val="002B56D0"/>
    <w:rsid w:val="002B5D11"/>
    <w:rsid w:val="002B6064"/>
    <w:rsid w:val="002B64FF"/>
    <w:rsid w:val="002C0577"/>
    <w:rsid w:val="002C2200"/>
    <w:rsid w:val="002C2532"/>
    <w:rsid w:val="002C2F4F"/>
    <w:rsid w:val="002C46D2"/>
    <w:rsid w:val="002C48AB"/>
    <w:rsid w:val="002C4D49"/>
    <w:rsid w:val="002C4E80"/>
    <w:rsid w:val="002C69B6"/>
    <w:rsid w:val="002C732D"/>
    <w:rsid w:val="002C73D4"/>
    <w:rsid w:val="002C76AF"/>
    <w:rsid w:val="002C7D15"/>
    <w:rsid w:val="002D1D34"/>
    <w:rsid w:val="002D2507"/>
    <w:rsid w:val="002D440E"/>
    <w:rsid w:val="002D44D1"/>
    <w:rsid w:val="002D482E"/>
    <w:rsid w:val="002D76E2"/>
    <w:rsid w:val="002D7B87"/>
    <w:rsid w:val="002E043C"/>
    <w:rsid w:val="002E0A5F"/>
    <w:rsid w:val="002E0C27"/>
    <w:rsid w:val="002E0C7A"/>
    <w:rsid w:val="002E19A4"/>
    <w:rsid w:val="002E1A75"/>
    <w:rsid w:val="002E1DB6"/>
    <w:rsid w:val="002E2FFC"/>
    <w:rsid w:val="002E37A0"/>
    <w:rsid w:val="002E39FE"/>
    <w:rsid w:val="002E4233"/>
    <w:rsid w:val="002E4EB7"/>
    <w:rsid w:val="002E55CD"/>
    <w:rsid w:val="002E6005"/>
    <w:rsid w:val="002E664E"/>
    <w:rsid w:val="002E6EEF"/>
    <w:rsid w:val="002F06B9"/>
    <w:rsid w:val="002F093D"/>
    <w:rsid w:val="002F1912"/>
    <w:rsid w:val="002F1F55"/>
    <w:rsid w:val="002F2205"/>
    <w:rsid w:val="002F23CE"/>
    <w:rsid w:val="002F3053"/>
    <w:rsid w:val="002F3B4E"/>
    <w:rsid w:val="002F3DE6"/>
    <w:rsid w:val="002F4611"/>
    <w:rsid w:val="002F5B52"/>
    <w:rsid w:val="002F7B15"/>
    <w:rsid w:val="002F7FD5"/>
    <w:rsid w:val="00301093"/>
    <w:rsid w:val="003010FD"/>
    <w:rsid w:val="00301BAC"/>
    <w:rsid w:val="00302157"/>
    <w:rsid w:val="00302274"/>
    <w:rsid w:val="00303F3A"/>
    <w:rsid w:val="00304D1A"/>
    <w:rsid w:val="0030614F"/>
    <w:rsid w:val="003064B6"/>
    <w:rsid w:val="00307D99"/>
    <w:rsid w:val="003106E2"/>
    <w:rsid w:val="003108DD"/>
    <w:rsid w:val="0031108A"/>
    <w:rsid w:val="0031148B"/>
    <w:rsid w:val="0031167C"/>
    <w:rsid w:val="0031503D"/>
    <w:rsid w:val="00316028"/>
    <w:rsid w:val="00320327"/>
    <w:rsid w:val="003217E2"/>
    <w:rsid w:val="00321D59"/>
    <w:rsid w:val="00321E82"/>
    <w:rsid w:val="00323919"/>
    <w:rsid w:val="00324418"/>
    <w:rsid w:val="00325322"/>
    <w:rsid w:val="00325E6E"/>
    <w:rsid w:val="00326485"/>
    <w:rsid w:val="00326BBF"/>
    <w:rsid w:val="00330AB2"/>
    <w:rsid w:val="00330DC8"/>
    <w:rsid w:val="0033176B"/>
    <w:rsid w:val="00331CB3"/>
    <w:rsid w:val="00332563"/>
    <w:rsid w:val="003326E4"/>
    <w:rsid w:val="00332C93"/>
    <w:rsid w:val="0033313B"/>
    <w:rsid w:val="00333EF4"/>
    <w:rsid w:val="003342EE"/>
    <w:rsid w:val="00336F19"/>
    <w:rsid w:val="00340EE0"/>
    <w:rsid w:val="00342A08"/>
    <w:rsid w:val="003432EF"/>
    <w:rsid w:val="00343444"/>
    <w:rsid w:val="003435D5"/>
    <w:rsid w:val="003437BB"/>
    <w:rsid w:val="0034386E"/>
    <w:rsid w:val="003457FB"/>
    <w:rsid w:val="00346139"/>
    <w:rsid w:val="00346B54"/>
    <w:rsid w:val="0034734A"/>
    <w:rsid w:val="003503A7"/>
    <w:rsid w:val="003508AE"/>
    <w:rsid w:val="00350C3E"/>
    <w:rsid w:val="003511AE"/>
    <w:rsid w:val="0035121D"/>
    <w:rsid w:val="003512B6"/>
    <w:rsid w:val="00351ED0"/>
    <w:rsid w:val="003524E0"/>
    <w:rsid w:val="00352765"/>
    <w:rsid w:val="00354C4D"/>
    <w:rsid w:val="00355550"/>
    <w:rsid w:val="00355BAB"/>
    <w:rsid w:val="00357AC5"/>
    <w:rsid w:val="00357B26"/>
    <w:rsid w:val="0036075F"/>
    <w:rsid w:val="00362248"/>
    <w:rsid w:val="00363AB3"/>
    <w:rsid w:val="00366D49"/>
    <w:rsid w:val="00370AA7"/>
    <w:rsid w:val="00370EFF"/>
    <w:rsid w:val="003723CA"/>
    <w:rsid w:val="0037313F"/>
    <w:rsid w:val="00373497"/>
    <w:rsid w:val="00373D4E"/>
    <w:rsid w:val="00373F50"/>
    <w:rsid w:val="00375674"/>
    <w:rsid w:val="0037568F"/>
    <w:rsid w:val="0037594A"/>
    <w:rsid w:val="00375CA6"/>
    <w:rsid w:val="0037667F"/>
    <w:rsid w:val="00376950"/>
    <w:rsid w:val="00376CAB"/>
    <w:rsid w:val="003773C8"/>
    <w:rsid w:val="00377D2A"/>
    <w:rsid w:val="0038056D"/>
    <w:rsid w:val="003806B0"/>
    <w:rsid w:val="00380838"/>
    <w:rsid w:val="0038096A"/>
    <w:rsid w:val="00380FB7"/>
    <w:rsid w:val="00381156"/>
    <w:rsid w:val="003814EA"/>
    <w:rsid w:val="003819F1"/>
    <w:rsid w:val="00384371"/>
    <w:rsid w:val="00384496"/>
    <w:rsid w:val="00384B69"/>
    <w:rsid w:val="00385F09"/>
    <w:rsid w:val="0038606D"/>
    <w:rsid w:val="003863E9"/>
    <w:rsid w:val="00390E97"/>
    <w:rsid w:val="00392691"/>
    <w:rsid w:val="0039413A"/>
    <w:rsid w:val="003942EC"/>
    <w:rsid w:val="0039601D"/>
    <w:rsid w:val="003974E5"/>
    <w:rsid w:val="003A0B1A"/>
    <w:rsid w:val="003A11A4"/>
    <w:rsid w:val="003A1981"/>
    <w:rsid w:val="003A297E"/>
    <w:rsid w:val="003A3396"/>
    <w:rsid w:val="003A448D"/>
    <w:rsid w:val="003A6307"/>
    <w:rsid w:val="003A69D3"/>
    <w:rsid w:val="003A6A02"/>
    <w:rsid w:val="003A6C4F"/>
    <w:rsid w:val="003A6F07"/>
    <w:rsid w:val="003A6FE4"/>
    <w:rsid w:val="003A75D9"/>
    <w:rsid w:val="003A7FD8"/>
    <w:rsid w:val="003B0A07"/>
    <w:rsid w:val="003B2251"/>
    <w:rsid w:val="003B2420"/>
    <w:rsid w:val="003B250D"/>
    <w:rsid w:val="003B3A8B"/>
    <w:rsid w:val="003B4913"/>
    <w:rsid w:val="003B4E8A"/>
    <w:rsid w:val="003B5B07"/>
    <w:rsid w:val="003B75AF"/>
    <w:rsid w:val="003C16E8"/>
    <w:rsid w:val="003C198F"/>
    <w:rsid w:val="003C1C14"/>
    <w:rsid w:val="003C1FB8"/>
    <w:rsid w:val="003C234E"/>
    <w:rsid w:val="003C2D43"/>
    <w:rsid w:val="003C2E3F"/>
    <w:rsid w:val="003C3EE8"/>
    <w:rsid w:val="003C4205"/>
    <w:rsid w:val="003C4CEF"/>
    <w:rsid w:val="003C566A"/>
    <w:rsid w:val="003C5EE2"/>
    <w:rsid w:val="003C60B2"/>
    <w:rsid w:val="003C647F"/>
    <w:rsid w:val="003C6CDD"/>
    <w:rsid w:val="003C7794"/>
    <w:rsid w:val="003D116D"/>
    <w:rsid w:val="003D181E"/>
    <w:rsid w:val="003D244A"/>
    <w:rsid w:val="003D2731"/>
    <w:rsid w:val="003D2A86"/>
    <w:rsid w:val="003D2C5A"/>
    <w:rsid w:val="003D45B0"/>
    <w:rsid w:val="003D45D5"/>
    <w:rsid w:val="003D4AFE"/>
    <w:rsid w:val="003D566D"/>
    <w:rsid w:val="003D57A0"/>
    <w:rsid w:val="003D5BA8"/>
    <w:rsid w:val="003D61C6"/>
    <w:rsid w:val="003D63B5"/>
    <w:rsid w:val="003D6F8A"/>
    <w:rsid w:val="003D79E3"/>
    <w:rsid w:val="003E167C"/>
    <w:rsid w:val="003E1AB4"/>
    <w:rsid w:val="003E2A35"/>
    <w:rsid w:val="003E2CA6"/>
    <w:rsid w:val="003E3ADE"/>
    <w:rsid w:val="003E40FA"/>
    <w:rsid w:val="003E434C"/>
    <w:rsid w:val="003E5012"/>
    <w:rsid w:val="003E552B"/>
    <w:rsid w:val="003E69C6"/>
    <w:rsid w:val="003E6AD0"/>
    <w:rsid w:val="003E6C96"/>
    <w:rsid w:val="003E79C8"/>
    <w:rsid w:val="003F0484"/>
    <w:rsid w:val="003F0F98"/>
    <w:rsid w:val="003F2A2A"/>
    <w:rsid w:val="003F2DB0"/>
    <w:rsid w:val="003F32C7"/>
    <w:rsid w:val="003F6B8F"/>
    <w:rsid w:val="003F6E6F"/>
    <w:rsid w:val="004011CE"/>
    <w:rsid w:val="0040173C"/>
    <w:rsid w:val="0040256E"/>
    <w:rsid w:val="00402DD5"/>
    <w:rsid w:val="00403941"/>
    <w:rsid w:val="004047D1"/>
    <w:rsid w:val="00404B55"/>
    <w:rsid w:val="00404C37"/>
    <w:rsid w:val="0040685F"/>
    <w:rsid w:val="004074AC"/>
    <w:rsid w:val="00410358"/>
    <w:rsid w:val="004109CE"/>
    <w:rsid w:val="00411573"/>
    <w:rsid w:val="00412723"/>
    <w:rsid w:val="00413439"/>
    <w:rsid w:val="00413DBD"/>
    <w:rsid w:val="00415168"/>
    <w:rsid w:val="00416D50"/>
    <w:rsid w:val="00416F10"/>
    <w:rsid w:val="004170FD"/>
    <w:rsid w:val="0041749E"/>
    <w:rsid w:val="004205DF"/>
    <w:rsid w:val="0042061A"/>
    <w:rsid w:val="00421622"/>
    <w:rsid w:val="00421EE0"/>
    <w:rsid w:val="00422880"/>
    <w:rsid w:val="00422ED0"/>
    <w:rsid w:val="00423E7B"/>
    <w:rsid w:val="004240FE"/>
    <w:rsid w:val="00424B1D"/>
    <w:rsid w:val="00425244"/>
    <w:rsid w:val="00427931"/>
    <w:rsid w:val="00427F49"/>
    <w:rsid w:val="0043226A"/>
    <w:rsid w:val="00432481"/>
    <w:rsid w:val="00432F0B"/>
    <w:rsid w:val="0043308C"/>
    <w:rsid w:val="0043354E"/>
    <w:rsid w:val="00434444"/>
    <w:rsid w:val="00434654"/>
    <w:rsid w:val="00434927"/>
    <w:rsid w:val="00435083"/>
    <w:rsid w:val="004355C9"/>
    <w:rsid w:val="004358E5"/>
    <w:rsid w:val="004358EE"/>
    <w:rsid w:val="00435CFC"/>
    <w:rsid w:val="00436D62"/>
    <w:rsid w:val="0043722B"/>
    <w:rsid w:val="00440678"/>
    <w:rsid w:val="004419B4"/>
    <w:rsid w:val="00441E02"/>
    <w:rsid w:val="00441F94"/>
    <w:rsid w:val="00442BA4"/>
    <w:rsid w:val="00443B59"/>
    <w:rsid w:val="004447CB"/>
    <w:rsid w:val="00446342"/>
    <w:rsid w:val="00447707"/>
    <w:rsid w:val="00447DB8"/>
    <w:rsid w:val="00453914"/>
    <w:rsid w:val="00455DB3"/>
    <w:rsid w:val="00456C84"/>
    <w:rsid w:val="004605E3"/>
    <w:rsid w:val="00460878"/>
    <w:rsid w:val="00461238"/>
    <w:rsid w:val="00462277"/>
    <w:rsid w:val="004639B0"/>
    <w:rsid w:val="00464871"/>
    <w:rsid w:val="00465918"/>
    <w:rsid w:val="0047024A"/>
    <w:rsid w:val="00470689"/>
    <w:rsid w:val="0047080A"/>
    <w:rsid w:val="00470AA0"/>
    <w:rsid w:val="00470FD5"/>
    <w:rsid w:val="004734A7"/>
    <w:rsid w:val="00474C5C"/>
    <w:rsid w:val="004765E6"/>
    <w:rsid w:val="00476B45"/>
    <w:rsid w:val="00477392"/>
    <w:rsid w:val="004773ED"/>
    <w:rsid w:val="004777D7"/>
    <w:rsid w:val="00477C0A"/>
    <w:rsid w:val="004804BA"/>
    <w:rsid w:val="004807A4"/>
    <w:rsid w:val="00480EDB"/>
    <w:rsid w:val="0048181D"/>
    <w:rsid w:val="004820A6"/>
    <w:rsid w:val="004830C1"/>
    <w:rsid w:val="00483348"/>
    <w:rsid w:val="00484A2F"/>
    <w:rsid w:val="00484DD5"/>
    <w:rsid w:val="00486E67"/>
    <w:rsid w:val="0048730E"/>
    <w:rsid w:val="004873F6"/>
    <w:rsid w:val="004903C4"/>
    <w:rsid w:val="00490B03"/>
    <w:rsid w:val="00490C52"/>
    <w:rsid w:val="00490F5C"/>
    <w:rsid w:val="004927E6"/>
    <w:rsid w:val="0049384A"/>
    <w:rsid w:val="00493EA3"/>
    <w:rsid w:val="0049413C"/>
    <w:rsid w:val="00494643"/>
    <w:rsid w:val="00495DC3"/>
    <w:rsid w:val="00495E71"/>
    <w:rsid w:val="0049672D"/>
    <w:rsid w:val="004969A2"/>
    <w:rsid w:val="004974E0"/>
    <w:rsid w:val="00497BAD"/>
    <w:rsid w:val="00497C53"/>
    <w:rsid w:val="004A37D5"/>
    <w:rsid w:val="004A3986"/>
    <w:rsid w:val="004A7041"/>
    <w:rsid w:val="004B1007"/>
    <w:rsid w:val="004B1922"/>
    <w:rsid w:val="004B20F6"/>
    <w:rsid w:val="004B2465"/>
    <w:rsid w:val="004B2A98"/>
    <w:rsid w:val="004B37AF"/>
    <w:rsid w:val="004B419D"/>
    <w:rsid w:val="004B5263"/>
    <w:rsid w:val="004B76A7"/>
    <w:rsid w:val="004B79CD"/>
    <w:rsid w:val="004C01C2"/>
    <w:rsid w:val="004C0556"/>
    <w:rsid w:val="004C0BA7"/>
    <w:rsid w:val="004C139D"/>
    <w:rsid w:val="004C212C"/>
    <w:rsid w:val="004C3045"/>
    <w:rsid w:val="004C33AA"/>
    <w:rsid w:val="004C34E5"/>
    <w:rsid w:val="004C40C1"/>
    <w:rsid w:val="004C4910"/>
    <w:rsid w:val="004C5186"/>
    <w:rsid w:val="004C69CD"/>
    <w:rsid w:val="004C74DC"/>
    <w:rsid w:val="004C7669"/>
    <w:rsid w:val="004C7986"/>
    <w:rsid w:val="004D0E72"/>
    <w:rsid w:val="004D0FD7"/>
    <w:rsid w:val="004D1D61"/>
    <w:rsid w:val="004D24F6"/>
    <w:rsid w:val="004D2594"/>
    <w:rsid w:val="004D3296"/>
    <w:rsid w:val="004D381A"/>
    <w:rsid w:val="004D43DD"/>
    <w:rsid w:val="004D4758"/>
    <w:rsid w:val="004D757F"/>
    <w:rsid w:val="004E0887"/>
    <w:rsid w:val="004E10A0"/>
    <w:rsid w:val="004E1435"/>
    <w:rsid w:val="004E1B3F"/>
    <w:rsid w:val="004E1F23"/>
    <w:rsid w:val="004E1FCE"/>
    <w:rsid w:val="004E2A2F"/>
    <w:rsid w:val="004E37D8"/>
    <w:rsid w:val="004E383D"/>
    <w:rsid w:val="004E38E6"/>
    <w:rsid w:val="004E3AF9"/>
    <w:rsid w:val="004E4C8E"/>
    <w:rsid w:val="004F088F"/>
    <w:rsid w:val="004F1186"/>
    <w:rsid w:val="004F2516"/>
    <w:rsid w:val="004F3296"/>
    <w:rsid w:val="004F4044"/>
    <w:rsid w:val="004F57EB"/>
    <w:rsid w:val="004F7096"/>
    <w:rsid w:val="004F71EB"/>
    <w:rsid w:val="004F7C17"/>
    <w:rsid w:val="005013F9"/>
    <w:rsid w:val="005016E4"/>
    <w:rsid w:val="00501775"/>
    <w:rsid w:val="0050370A"/>
    <w:rsid w:val="00503ED5"/>
    <w:rsid w:val="005048D0"/>
    <w:rsid w:val="00504B45"/>
    <w:rsid w:val="00504F19"/>
    <w:rsid w:val="0050664D"/>
    <w:rsid w:val="0050703C"/>
    <w:rsid w:val="00507549"/>
    <w:rsid w:val="00507DCB"/>
    <w:rsid w:val="00510188"/>
    <w:rsid w:val="00511658"/>
    <w:rsid w:val="0051179D"/>
    <w:rsid w:val="00512639"/>
    <w:rsid w:val="00513EE5"/>
    <w:rsid w:val="00514A03"/>
    <w:rsid w:val="00514C75"/>
    <w:rsid w:val="00514ECC"/>
    <w:rsid w:val="00515539"/>
    <w:rsid w:val="0051572C"/>
    <w:rsid w:val="0051626D"/>
    <w:rsid w:val="005166BC"/>
    <w:rsid w:val="00516D63"/>
    <w:rsid w:val="00517E84"/>
    <w:rsid w:val="005201C8"/>
    <w:rsid w:val="00520E37"/>
    <w:rsid w:val="00521892"/>
    <w:rsid w:val="00521F17"/>
    <w:rsid w:val="00522882"/>
    <w:rsid w:val="005234D5"/>
    <w:rsid w:val="00524567"/>
    <w:rsid w:val="00525A51"/>
    <w:rsid w:val="00526DE7"/>
    <w:rsid w:val="005306B3"/>
    <w:rsid w:val="00530BFD"/>
    <w:rsid w:val="005339AF"/>
    <w:rsid w:val="00533C2D"/>
    <w:rsid w:val="005341DD"/>
    <w:rsid w:val="005359EF"/>
    <w:rsid w:val="00536C86"/>
    <w:rsid w:val="00536E14"/>
    <w:rsid w:val="0053729B"/>
    <w:rsid w:val="00541987"/>
    <w:rsid w:val="00541A65"/>
    <w:rsid w:val="00541C09"/>
    <w:rsid w:val="00542CBC"/>
    <w:rsid w:val="005431A8"/>
    <w:rsid w:val="00543CD0"/>
    <w:rsid w:val="00543E20"/>
    <w:rsid w:val="005476AF"/>
    <w:rsid w:val="00547C78"/>
    <w:rsid w:val="0055046E"/>
    <w:rsid w:val="0055070B"/>
    <w:rsid w:val="00552B40"/>
    <w:rsid w:val="00554FF3"/>
    <w:rsid w:val="005552A9"/>
    <w:rsid w:val="00555411"/>
    <w:rsid w:val="00555B84"/>
    <w:rsid w:val="005565FD"/>
    <w:rsid w:val="005575A6"/>
    <w:rsid w:val="00560CDC"/>
    <w:rsid w:val="0056129D"/>
    <w:rsid w:val="00561F2E"/>
    <w:rsid w:val="005633A5"/>
    <w:rsid w:val="005638A4"/>
    <w:rsid w:val="00564128"/>
    <w:rsid w:val="00564552"/>
    <w:rsid w:val="00565683"/>
    <w:rsid w:val="00566483"/>
    <w:rsid w:val="00566656"/>
    <w:rsid w:val="00566B45"/>
    <w:rsid w:val="00566E2D"/>
    <w:rsid w:val="00567827"/>
    <w:rsid w:val="005711BF"/>
    <w:rsid w:val="00572719"/>
    <w:rsid w:val="0057413B"/>
    <w:rsid w:val="00574DAF"/>
    <w:rsid w:val="00575075"/>
    <w:rsid w:val="005765A2"/>
    <w:rsid w:val="005765CF"/>
    <w:rsid w:val="00577564"/>
    <w:rsid w:val="00577A61"/>
    <w:rsid w:val="005807C8"/>
    <w:rsid w:val="00580931"/>
    <w:rsid w:val="00580CAD"/>
    <w:rsid w:val="005810A4"/>
    <w:rsid w:val="0058129C"/>
    <w:rsid w:val="00582035"/>
    <w:rsid w:val="0058250F"/>
    <w:rsid w:val="00583189"/>
    <w:rsid w:val="00583266"/>
    <w:rsid w:val="00584316"/>
    <w:rsid w:val="005844F4"/>
    <w:rsid w:val="005864BD"/>
    <w:rsid w:val="00587917"/>
    <w:rsid w:val="00591301"/>
    <w:rsid w:val="0059190B"/>
    <w:rsid w:val="00591C5E"/>
    <w:rsid w:val="005923BD"/>
    <w:rsid w:val="005929E3"/>
    <w:rsid w:val="005936F7"/>
    <w:rsid w:val="005950FF"/>
    <w:rsid w:val="005973B3"/>
    <w:rsid w:val="005A30E7"/>
    <w:rsid w:val="005A3C87"/>
    <w:rsid w:val="005A4B68"/>
    <w:rsid w:val="005A5B8C"/>
    <w:rsid w:val="005A5CC6"/>
    <w:rsid w:val="005A74E1"/>
    <w:rsid w:val="005B13E5"/>
    <w:rsid w:val="005B2741"/>
    <w:rsid w:val="005B35C2"/>
    <w:rsid w:val="005B3EBC"/>
    <w:rsid w:val="005B40D1"/>
    <w:rsid w:val="005B6BB1"/>
    <w:rsid w:val="005B6F70"/>
    <w:rsid w:val="005C036F"/>
    <w:rsid w:val="005C0524"/>
    <w:rsid w:val="005C21DD"/>
    <w:rsid w:val="005C2A90"/>
    <w:rsid w:val="005C33D7"/>
    <w:rsid w:val="005C3C5C"/>
    <w:rsid w:val="005C452E"/>
    <w:rsid w:val="005C4B02"/>
    <w:rsid w:val="005C4C7B"/>
    <w:rsid w:val="005C4E7E"/>
    <w:rsid w:val="005C5A1E"/>
    <w:rsid w:val="005C66B8"/>
    <w:rsid w:val="005C7675"/>
    <w:rsid w:val="005D0697"/>
    <w:rsid w:val="005D14CE"/>
    <w:rsid w:val="005D1A85"/>
    <w:rsid w:val="005D28D3"/>
    <w:rsid w:val="005D3133"/>
    <w:rsid w:val="005D32DF"/>
    <w:rsid w:val="005D38EB"/>
    <w:rsid w:val="005D3BAC"/>
    <w:rsid w:val="005D4138"/>
    <w:rsid w:val="005D711A"/>
    <w:rsid w:val="005D7357"/>
    <w:rsid w:val="005D77FB"/>
    <w:rsid w:val="005D7A7C"/>
    <w:rsid w:val="005E19CD"/>
    <w:rsid w:val="005E3366"/>
    <w:rsid w:val="005E3EC5"/>
    <w:rsid w:val="005E4EA6"/>
    <w:rsid w:val="005E7062"/>
    <w:rsid w:val="005E7C90"/>
    <w:rsid w:val="005F0871"/>
    <w:rsid w:val="005F0AFF"/>
    <w:rsid w:val="005F1075"/>
    <w:rsid w:val="005F18D0"/>
    <w:rsid w:val="005F1A3D"/>
    <w:rsid w:val="005F1C59"/>
    <w:rsid w:val="005F1CB8"/>
    <w:rsid w:val="005F375D"/>
    <w:rsid w:val="005F394F"/>
    <w:rsid w:val="005F3B42"/>
    <w:rsid w:val="005F4506"/>
    <w:rsid w:val="005F76FF"/>
    <w:rsid w:val="00601703"/>
    <w:rsid w:val="00601F7F"/>
    <w:rsid w:val="0060210B"/>
    <w:rsid w:val="006027AD"/>
    <w:rsid w:val="00602C4F"/>
    <w:rsid w:val="00603473"/>
    <w:rsid w:val="00603868"/>
    <w:rsid w:val="00603A69"/>
    <w:rsid w:val="00603C98"/>
    <w:rsid w:val="006049E7"/>
    <w:rsid w:val="00605DE9"/>
    <w:rsid w:val="00605EC3"/>
    <w:rsid w:val="00606C7F"/>
    <w:rsid w:val="00606CC8"/>
    <w:rsid w:val="00607405"/>
    <w:rsid w:val="0060786D"/>
    <w:rsid w:val="00607AD9"/>
    <w:rsid w:val="0061079C"/>
    <w:rsid w:val="00610EE9"/>
    <w:rsid w:val="00612117"/>
    <w:rsid w:val="0061430B"/>
    <w:rsid w:val="00615149"/>
    <w:rsid w:val="00615182"/>
    <w:rsid w:val="006159F8"/>
    <w:rsid w:val="0061684A"/>
    <w:rsid w:val="00617D69"/>
    <w:rsid w:val="00617ECB"/>
    <w:rsid w:val="00621080"/>
    <w:rsid w:val="00621B1A"/>
    <w:rsid w:val="00622C21"/>
    <w:rsid w:val="00623557"/>
    <w:rsid w:val="00624307"/>
    <w:rsid w:val="0062443E"/>
    <w:rsid w:val="0062516C"/>
    <w:rsid w:val="006266DF"/>
    <w:rsid w:val="00626F44"/>
    <w:rsid w:val="006300BE"/>
    <w:rsid w:val="006307D2"/>
    <w:rsid w:val="00631521"/>
    <w:rsid w:val="00631DA0"/>
    <w:rsid w:val="0063302F"/>
    <w:rsid w:val="00633463"/>
    <w:rsid w:val="00633965"/>
    <w:rsid w:val="00633F30"/>
    <w:rsid w:val="00634301"/>
    <w:rsid w:val="00634511"/>
    <w:rsid w:val="00634545"/>
    <w:rsid w:val="00635BBE"/>
    <w:rsid w:val="00636198"/>
    <w:rsid w:val="00636A15"/>
    <w:rsid w:val="006372B4"/>
    <w:rsid w:val="006378F6"/>
    <w:rsid w:val="0064033F"/>
    <w:rsid w:val="00640907"/>
    <w:rsid w:val="006413C8"/>
    <w:rsid w:val="00642FCB"/>
    <w:rsid w:val="00643065"/>
    <w:rsid w:val="0064346F"/>
    <w:rsid w:val="00645298"/>
    <w:rsid w:val="00645F81"/>
    <w:rsid w:val="0064664D"/>
    <w:rsid w:val="00646764"/>
    <w:rsid w:val="00650C70"/>
    <w:rsid w:val="00650E77"/>
    <w:rsid w:val="006513EA"/>
    <w:rsid w:val="00651BB1"/>
    <w:rsid w:val="006524AD"/>
    <w:rsid w:val="00652AE6"/>
    <w:rsid w:val="00652C2D"/>
    <w:rsid w:val="00654779"/>
    <w:rsid w:val="006569C0"/>
    <w:rsid w:val="006573C4"/>
    <w:rsid w:val="006574F2"/>
    <w:rsid w:val="00661362"/>
    <w:rsid w:val="0066192F"/>
    <w:rsid w:val="00662074"/>
    <w:rsid w:val="0066246F"/>
    <w:rsid w:val="00663324"/>
    <w:rsid w:val="00664FAF"/>
    <w:rsid w:val="00665A93"/>
    <w:rsid w:val="00666430"/>
    <w:rsid w:val="006669D6"/>
    <w:rsid w:val="00667D00"/>
    <w:rsid w:val="00671BD5"/>
    <w:rsid w:val="0067204A"/>
    <w:rsid w:val="00672293"/>
    <w:rsid w:val="00672D17"/>
    <w:rsid w:val="00673AFC"/>
    <w:rsid w:val="00673CF3"/>
    <w:rsid w:val="00674002"/>
    <w:rsid w:val="006754F3"/>
    <w:rsid w:val="006814D2"/>
    <w:rsid w:val="00682163"/>
    <w:rsid w:val="006822E3"/>
    <w:rsid w:val="00683C01"/>
    <w:rsid w:val="0068434D"/>
    <w:rsid w:val="00685768"/>
    <w:rsid w:val="00686AC0"/>
    <w:rsid w:val="006879C9"/>
    <w:rsid w:val="00690615"/>
    <w:rsid w:val="0069186A"/>
    <w:rsid w:val="00691AF7"/>
    <w:rsid w:val="00692002"/>
    <w:rsid w:val="00692C85"/>
    <w:rsid w:val="006937D8"/>
    <w:rsid w:val="00694307"/>
    <w:rsid w:val="006947E8"/>
    <w:rsid w:val="00694CEF"/>
    <w:rsid w:val="00694F61"/>
    <w:rsid w:val="00695186"/>
    <w:rsid w:val="006A071A"/>
    <w:rsid w:val="006A1EB8"/>
    <w:rsid w:val="006A22A1"/>
    <w:rsid w:val="006A2416"/>
    <w:rsid w:val="006A3838"/>
    <w:rsid w:val="006A5DB2"/>
    <w:rsid w:val="006A642E"/>
    <w:rsid w:val="006A7BF3"/>
    <w:rsid w:val="006B1D65"/>
    <w:rsid w:val="006B22E5"/>
    <w:rsid w:val="006B2CCF"/>
    <w:rsid w:val="006B3122"/>
    <w:rsid w:val="006B3AB6"/>
    <w:rsid w:val="006B44B8"/>
    <w:rsid w:val="006B49E3"/>
    <w:rsid w:val="006B5C93"/>
    <w:rsid w:val="006B7CE6"/>
    <w:rsid w:val="006B7D24"/>
    <w:rsid w:val="006C26B0"/>
    <w:rsid w:val="006C2CF3"/>
    <w:rsid w:val="006C382A"/>
    <w:rsid w:val="006C629D"/>
    <w:rsid w:val="006C62C9"/>
    <w:rsid w:val="006C6801"/>
    <w:rsid w:val="006C74EC"/>
    <w:rsid w:val="006C7B6D"/>
    <w:rsid w:val="006D1558"/>
    <w:rsid w:val="006D216F"/>
    <w:rsid w:val="006D48C1"/>
    <w:rsid w:val="006D5AC2"/>
    <w:rsid w:val="006D7318"/>
    <w:rsid w:val="006E04CF"/>
    <w:rsid w:val="006E0CA0"/>
    <w:rsid w:val="006E1F3B"/>
    <w:rsid w:val="006E3009"/>
    <w:rsid w:val="006E3389"/>
    <w:rsid w:val="006E3995"/>
    <w:rsid w:val="006E4F63"/>
    <w:rsid w:val="006E5778"/>
    <w:rsid w:val="006F03A5"/>
    <w:rsid w:val="006F24AF"/>
    <w:rsid w:val="006F278C"/>
    <w:rsid w:val="006F2A5D"/>
    <w:rsid w:val="006F34B9"/>
    <w:rsid w:val="006F4711"/>
    <w:rsid w:val="006F4EED"/>
    <w:rsid w:val="006F61AD"/>
    <w:rsid w:val="006F6745"/>
    <w:rsid w:val="006F6EE5"/>
    <w:rsid w:val="006F72D2"/>
    <w:rsid w:val="006F7577"/>
    <w:rsid w:val="006F75BF"/>
    <w:rsid w:val="006F7BC1"/>
    <w:rsid w:val="006F7DBE"/>
    <w:rsid w:val="00700019"/>
    <w:rsid w:val="0070008B"/>
    <w:rsid w:val="00701C7B"/>
    <w:rsid w:val="00704326"/>
    <w:rsid w:val="00704FF4"/>
    <w:rsid w:val="0070513B"/>
    <w:rsid w:val="00706C9B"/>
    <w:rsid w:val="00707077"/>
    <w:rsid w:val="00707D7C"/>
    <w:rsid w:val="00710716"/>
    <w:rsid w:val="0071071C"/>
    <w:rsid w:val="00710981"/>
    <w:rsid w:val="00710989"/>
    <w:rsid w:val="007114F8"/>
    <w:rsid w:val="00711A3A"/>
    <w:rsid w:val="007130C4"/>
    <w:rsid w:val="00713D09"/>
    <w:rsid w:val="00715B66"/>
    <w:rsid w:val="007162BF"/>
    <w:rsid w:val="0071766C"/>
    <w:rsid w:val="00721809"/>
    <w:rsid w:val="00721CD6"/>
    <w:rsid w:val="00722A20"/>
    <w:rsid w:val="00723270"/>
    <w:rsid w:val="0072547C"/>
    <w:rsid w:val="0072589D"/>
    <w:rsid w:val="00725CFE"/>
    <w:rsid w:val="00726268"/>
    <w:rsid w:val="00726D49"/>
    <w:rsid w:val="00726E9D"/>
    <w:rsid w:val="00726F44"/>
    <w:rsid w:val="00727A31"/>
    <w:rsid w:val="0073022B"/>
    <w:rsid w:val="00730350"/>
    <w:rsid w:val="007314B0"/>
    <w:rsid w:val="007334A9"/>
    <w:rsid w:val="00734EEB"/>
    <w:rsid w:val="00735B97"/>
    <w:rsid w:val="00735EEB"/>
    <w:rsid w:val="00737C04"/>
    <w:rsid w:val="00740034"/>
    <w:rsid w:val="00740323"/>
    <w:rsid w:val="00740BBA"/>
    <w:rsid w:val="00740CEB"/>
    <w:rsid w:val="00745608"/>
    <w:rsid w:val="00745DF6"/>
    <w:rsid w:val="007469F8"/>
    <w:rsid w:val="00746B60"/>
    <w:rsid w:val="00746DEE"/>
    <w:rsid w:val="0074702E"/>
    <w:rsid w:val="007470DF"/>
    <w:rsid w:val="00750A5F"/>
    <w:rsid w:val="00751232"/>
    <w:rsid w:val="007517DD"/>
    <w:rsid w:val="00751828"/>
    <w:rsid w:val="0075218C"/>
    <w:rsid w:val="007525A1"/>
    <w:rsid w:val="007547F2"/>
    <w:rsid w:val="00754E0B"/>
    <w:rsid w:val="0075551C"/>
    <w:rsid w:val="00755B57"/>
    <w:rsid w:val="007563DB"/>
    <w:rsid w:val="0075645A"/>
    <w:rsid w:val="007571B6"/>
    <w:rsid w:val="0076053D"/>
    <w:rsid w:val="00760A43"/>
    <w:rsid w:val="0076138A"/>
    <w:rsid w:val="00761B6A"/>
    <w:rsid w:val="0076299A"/>
    <w:rsid w:val="0076458A"/>
    <w:rsid w:val="007645AF"/>
    <w:rsid w:val="0076519B"/>
    <w:rsid w:val="0076533F"/>
    <w:rsid w:val="00765DCE"/>
    <w:rsid w:val="00766C8F"/>
    <w:rsid w:val="00770DEE"/>
    <w:rsid w:val="007710B7"/>
    <w:rsid w:val="007718D5"/>
    <w:rsid w:val="00772064"/>
    <w:rsid w:val="007730EB"/>
    <w:rsid w:val="00773E84"/>
    <w:rsid w:val="00774960"/>
    <w:rsid w:val="00774B9C"/>
    <w:rsid w:val="007762B0"/>
    <w:rsid w:val="00776ED9"/>
    <w:rsid w:val="00780621"/>
    <w:rsid w:val="00781F6A"/>
    <w:rsid w:val="00782D5B"/>
    <w:rsid w:val="007835F4"/>
    <w:rsid w:val="00783892"/>
    <w:rsid w:val="00783A05"/>
    <w:rsid w:val="00783B60"/>
    <w:rsid w:val="00783D82"/>
    <w:rsid w:val="00783F13"/>
    <w:rsid w:val="007844EA"/>
    <w:rsid w:val="00784D3A"/>
    <w:rsid w:val="00785322"/>
    <w:rsid w:val="007865C8"/>
    <w:rsid w:val="0078789E"/>
    <w:rsid w:val="007879C9"/>
    <w:rsid w:val="00790F87"/>
    <w:rsid w:val="00791884"/>
    <w:rsid w:val="00791991"/>
    <w:rsid w:val="00792C1F"/>
    <w:rsid w:val="007937B2"/>
    <w:rsid w:val="00794F70"/>
    <w:rsid w:val="007956E3"/>
    <w:rsid w:val="007A05F8"/>
    <w:rsid w:val="007A0EE8"/>
    <w:rsid w:val="007A200C"/>
    <w:rsid w:val="007A4FF9"/>
    <w:rsid w:val="007A7B14"/>
    <w:rsid w:val="007A7B4E"/>
    <w:rsid w:val="007B32EF"/>
    <w:rsid w:val="007B52B8"/>
    <w:rsid w:val="007B53CB"/>
    <w:rsid w:val="007B58A8"/>
    <w:rsid w:val="007B6DE1"/>
    <w:rsid w:val="007B7AC3"/>
    <w:rsid w:val="007C1724"/>
    <w:rsid w:val="007C3865"/>
    <w:rsid w:val="007C487E"/>
    <w:rsid w:val="007C4F98"/>
    <w:rsid w:val="007C535D"/>
    <w:rsid w:val="007C6896"/>
    <w:rsid w:val="007C7618"/>
    <w:rsid w:val="007C76D8"/>
    <w:rsid w:val="007C778D"/>
    <w:rsid w:val="007C7C1E"/>
    <w:rsid w:val="007D0576"/>
    <w:rsid w:val="007D07FB"/>
    <w:rsid w:val="007D298A"/>
    <w:rsid w:val="007D2AB4"/>
    <w:rsid w:val="007D3028"/>
    <w:rsid w:val="007D36D0"/>
    <w:rsid w:val="007D36EA"/>
    <w:rsid w:val="007D4456"/>
    <w:rsid w:val="007D519E"/>
    <w:rsid w:val="007D5B13"/>
    <w:rsid w:val="007D7BA8"/>
    <w:rsid w:val="007D7D75"/>
    <w:rsid w:val="007E101E"/>
    <w:rsid w:val="007E2FBE"/>
    <w:rsid w:val="007E43B5"/>
    <w:rsid w:val="007E535F"/>
    <w:rsid w:val="007E5E46"/>
    <w:rsid w:val="007E5FE3"/>
    <w:rsid w:val="007E6B3B"/>
    <w:rsid w:val="007E6CA7"/>
    <w:rsid w:val="007E6FFF"/>
    <w:rsid w:val="007F028C"/>
    <w:rsid w:val="007F2164"/>
    <w:rsid w:val="007F2B4C"/>
    <w:rsid w:val="007F30D3"/>
    <w:rsid w:val="007F5D0A"/>
    <w:rsid w:val="007F6292"/>
    <w:rsid w:val="007F6ABF"/>
    <w:rsid w:val="007F7481"/>
    <w:rsid w:val="007F789E"/>
    <w:rsid w:val="008000B0"/>
    <w:rsid w:val="00800C0B"/>
    <w:rsid w:val="00801C2D"/>
    <w:rsid w:val="008028D6"/>
    <w:rsid w:val="00802BF2"/>
    <w:rsid w:val="00803366"/>
    <w:rsid w:val="008043A5"/>
    <w:rsid w:val="00805859"/>
    <w:rsid w:val="008059D6"/>
    <w:rsid w:val="00806030"/>
    <w:rsid w:val="00806784"/>
    <w:rsid w:val="00806D20"/>
    <w:rsid w:val="00807313"/>
    <w:rsid w:val="00807E00"/>
    <w:rsid w:val="00807E99"/>
    <w:rsid w:val="008102CC"/>
    <w:rsid w:val="00812B86"/>
    <w:rsid w:val="00815D67"/>
    <w:rsid w:val="008169EF"/>
    <w:rsid w:val="00816D87"/>
    <w:rsid w:val="008174B3"/>
    <w:rsid w:val="00817A1B"/>
    <w:rsid w:val="00820A23"/>
    <w:rsid w:val="00821E2D"/>
    <w:rsid w:val="0082350B"/>
    <w:rsid w:val="00823F7E"/>
    <w:rsid w:val="008275B3"/>
    <w:rsid w:val="008305C5"/>
    <w:rsid w:val="00830D05"/>
    <w:rsid w:val="00832B77"/>
    <w:rsid w:val="008330CB"/>
    <w:rsid w:val="00833519"/>
    <w:rsid w:val="00833692"/>
    <w:rsid w:val="00834957"/>
    <w:rsid w:val="0083495E"/>
    <w:rsid w:val="0083589F"/>
    <w:rsid w:val="008362CB"/>
    <w:rsid w:val="00836496"/>
    <w:rsid w:val="008373D7"/>
    <w:rsid w:val="00840307"/>
    <w:rsid w:val="0084032B"/>
    <w:rsid w:val="00841652"/>
    <w:rsid w:val="00843D1F"/>
    <w:rsid w:val="008470E7"/>
    <w:rsid w:val="00847AD1"/>
    <w:rsid w:val="00851847"/>
    <w:rsid w:val="0085231A"/>
    <w:rsid w:val="0085363F"/>
    <w:rsid w:val="00853A35"/>
    <w:rsid w:val="00853DB5"/>
    <w:rsid w:val="008550DC"/>
    <w:rsid w:val="0085697E"/>
    <w:rsid w:val="00856AA2"/>
    <w:rsid w:val="00856D30"/>
    <w:rsid w:val="0085789B"/>
    <w:rsid w:val="00860501"/>
    <w:rsid w:val="0086207B"/>
    <w:rsid w:val="00862942"/>
    <w:rsid w:val="00864195"/>
    <w:rsid w:val="00864B05"/>
    <w:rsid w:val="00867EE2"/>
    <w:rsid w:val="008702AB"/>
    <w:rsid w:val="00870A6A"/>
    <w:rsid w:val="00870AF9"/>
    <w:rsid w:val="00871965"/>
    <w:rsid w:val="00871A16"/>
    <w:rsid w:val="008722A6"/>
    <w:rsid w:val="00872300"/>
    <w:rsid w:val="00872394"/>
    <w:rsid w:val="008745C7"/>
    <w:rsid w:val="00874799"/>
    <w:rsid w:val="0087498D"/>
    <w:rsid w:val="008749B0"/>
    <w:rsid w:val="00875151"/>
    <w:rsid w:val="00875E58"/>
    <w:rsid w:val="00875E86"/>
    <w:rsid w:val="008767A2"/>
    <w:rsid w:val="008768E7"/>
    <w:rsid w:val="008772E1"/>
    <w:rsid w:val="00877CC3"/>
    <w:rsid w:val="00881A6D"/>
    <w:rsid w:val="0088201C"/>
    <w:rsid w:val="008820E4"/>
    <w:rsid w:val="0088284F"/>
    <w:rsid w:val="00882DC6"/>
    <w:rsid w:val="008836A0"/>
    <w:rsid w:val="008845DA"/>
    <w:rsid w:val="00884761"/>
    <w:rsid w:val="0088515D"/>
    <w:rsid w:val="00885D1C"/>
    <w:rsid w:val="00886DF1"/>
    <w:rsid w:val="00887225"/>
    <w:rsid w:val="0089064E"/>
    <w:rsid w:val="008912B4"/>
    <w:rsid w:val="00891360"/>
    <w:rsid w:val="0089145D"/>
    <w:rsid w:val="0089196C"/>
    <w:rsid w:val="00892E91"/>
    <w:rsid w:val="00893E19"/>
    <w:rsid w:val="00893F6C"/>
    <w:rsid w:val="00894DFF"/>
    <w:rsid w:val="00895DC3"/>
    <w:rsid w:val="0089673D"/>
    <w:rsid w:val="00896E53"/>
    <w:rsid w:val="008972CF"/>
    <w:rsid w:val="0089739B"/>
    <w:rsid w:val="008A0122"/>
    <w:rsid w:val="008A03EB"/>
    <w:rsid w:val="008A2369"/>
    <w:rsid w:val="008A2ADC"/>
    <w:rsid w:val="008A2F05"/>
    <w:rsid w:val="008A2F1B"/>
    <w:rsid w:val="008A3E84"/>
    <w:rsid w:val="008A4429"/>
    <w:rsid w:val="008B0BFB"/>
    <w:rsid w:val="008B1099"/>
    <w:rsid w:val="008B1954"/>
    <w:rsid w:val="008B22D8"/>
    <w:rsid w:val="008B3A11"/>
    <w:rsid w:val="008B507E"/>
    <w:rsid w:val="008B5509"/>
    <w:rsid w:val="008B60F9"/>
    <w:rsid w:val="008B69A9"/>
    <w:rsid w:val="008B6B20"/>
    <w:rsid w:val="008B71B6"/>
    <w:rsid w:val="008B7ED5"/>
    <w:rsid w:val="008C0B5D"/>
    <w:rsid w:val="008C17A5"/>
    <w:rsid w:val="008C18CC"/>
    <w:rsid w:val="008C2005"/>
    <w:rsid w:val="008C4A86"/>
    <w:rsid w:val="008C56E8"/>
    <w:rsid w:val="008C5AFC"/>
    <w:rsid w:val="008C6398"/>
    <w:rsid w:val="008C63E0"/>
    <w:rsid w:val="008C6CB7"/>
    <w:rsid w:val="008C7B68"/>
    <w:rsid w:val="008D01EF"/>
    <w:rsid w:val="008D14B3"/>
    <w:rsid w:val="008D1B53"/>
    <w:rsid w:val="008D4514"/>
    <w:rsid w:val="008D4B9C"/>
    <w:rsid w:val="008D4BE5"/>
    <w:rsid w:val="008D55EC"/>
    <w:rsid w:val="008D5635"/>
    <w:rsid w:val="008D5DB4"/>
    <w:rsid w:val="008D651C"/>
    <w:rsid w:val="008D694D"/>
    <w:rsid w:val="008D7022"/>
    <w:rsid w:val="008E16CF"/>
    <w:rsid w:val="008E1727"/>
    <w:rsid w:val="008E1E80"/>
    <w:rsid w:val="008E1EFB"/>
    <w:rsid w:val="008E502B"/>
    <w:rsid w:val="008E579A"/>
    <w:rsid w:val="008E5C6F"/>
    <w:rsid w:val="008E6B77"/>
    <w:rsid w:val="008E7350"/>
    <w:rsid w:val="008E7A23"/>
    <w:rsid w:val="008F0822"/>
    <w:rsid w:val="008F1DCC"/>
    <w:rsid w:val="008F20F3"/>
    <w:rsid w:val="008F2B5D"/>
    <w:rsid w:val="008F3CC8"/>
    <w:rsid w:val="008F5770"/>
    <w:rsid w:val="008F5F39"/>
    <w:rsid w:val="008F6514"/>
    <w:rsid w:val="008F6B2D"/>
    <w:rsid w:val="0090076C"/>
    <w:rsid w:val="00900B3C"/>
    <w:rsid w:val="00900BF1"/>
    <w:rsid w:val="00901624"/>
    <w:rsid w:val="009016F5"/>
    <w:rsid w:val="009023D8"/>
    <w:rsid w:val="009037DA"/>
    <w:rsid w:val="0090381E"/>
    <w:rsid w:val="00903D49"/>
    <w:rsid w:val="0090419E"/>
    <w:rsid w:val="00906400"/>
    <w:rsid w:val="0090650E"/>
    <w:rsid w:val="009074C9"/>
    <w:rsid w:val="00907554"/>
    <w:rsid w:val="00911887"/>
    <w:rsid w:val="00913BC7"/>
    <w:rsid w:val="00913E30"/>
    <w:rsid w:val="00914595"/>
    <w:rsid w:val="009149DE"/>
    <w:rsid w:val="00914F6C"/>
    <w:rsid w:val="009169E6"/>
    <w:rsid w:val="00917959"/>
    <w:rsid w:val="00921FDA"/>
    <w:rsid w:val="00922B6F"/>
    <w:rsid w:val="00922FE6"/>
    <w:rsid w:val="00923824"/>
    <w:rsid w:val="00923ECD"/>
    <w:rsid w:val="00924733"/>
    <w:rsid w:val="00924763"/>
    <w:rsid w:val="0092549C"/>
    <w:rsid w:val="009254E0"/>
    <w:rsid w:val="00925EF3"/>
    <w:rsid w:val="0092656C"/>
    <w:rsid w:val="00926AFC"/>
    <w:rsid w:val="009306CC"/>
    <w:rsid w:val="0093104C"/>
    <w:rsid w:val="00931C31"/>
    <w:rsid w:val="00931EE8"/>
    <w:rsid w:val="00932128"/>
    <w:rsid w:val="00933649"/>
    <w:rsid w:val="009336C8"/>
    <w:rsid w:val="00933EE6"/>
    <w:rsid w:val="009345C3"/>
    <w:rsid w:val="009348EE"/>
    <w:rsid w:val="00935F17"/>
    <w:rsid w:val="00936ADC"/>
    <w:rsid w:val="00937D6E"/>
    <w:rsid w:val="00941004"/>
    <w:rsid w:val="009434DE"/>
    <w:rsid w:val="009439ED"/>
    <w:rsid w:val="00943F8F"/>
    <w:rsid w:val="009461F3"/>
    <w:rsid w:val="00946EF2"/>
    <w:rsid w:val="00950BF4"/>
    <w:rsid w:val="00951D7E"/>
    <w:rsid w:val="00951F59"/>
    <w:rsid w:val="009531E5"/>
    <w:rsid w:val="00954189"/>
    <w:rsid w:val="00954F75"/>
    <w:rsid w:val="00955A67"/>
    <w:rsid w:val="00955B12"/>
    <w:rsid w:val="00955E75"/>
    <w:rsid w:val="00956284"/>
    <w:rsid w:val="0095628B"/>
    <w:rsid w:val="00956577"/>
    <w:rsid w:val="00956B24"/>
    <w:rsid w:val="00956CE4"/>
    <w:rsid w:val="00957BE1"/>
    <w:rsid w:val="0096016D"/>
    <w:rsid w:val="00961758"/>
    <w:rsid w:val="00963087"/>
    <w:rsid w:val="009648FA"/>
    <w:rsid w:val="0096683C"/>
    <w:rsid w:val="00966898"/>
    <w:rsid w:val="00966E45"/>
    <w:rsid w:val="00967C0F"/>
    <w:rsid w:val="00970AC1"/>
    <w:rsid w:val="00970C15"/>
    <w:rsid w:val="009738F5"/>
    <w:rsid w:val="00973CA9"/>
    <w:rsid w:val="009747F9"/>
    <w:rsid w:val="00976F49"/>
    <w:rsid w:val="00977652"/>
    <w:rsid w:val="00980D05"/>
    <w:rsid w:val="00981D31"/>
    <w:rsid w:val="009829B0"/>
    <w:rsid w:val="00982E15"/>
    <w:rsid w:val="009836DF"/>
    <w:rsid w:val="009857FC"/>
    <w:rsid w:val="009867B9"/>
    <w:rsid w:val="00987BD7"/>
    <w:rsid w:val="00990A5D"/>
    <w:rsid w:val="00992A54"/>
    <w:rsid w:val="00994A36"/>
    <w:rsid w:val="00994E19"/>
    <w:rsid w:val="009951F3"/>
    <w:rsid w:val="00995487"/>
    <w:rsid w:val="00996D59"/>
    <w:rsid w:val="00997485"/>
    <w:rsid w:val="00997922"/>
    <w:rsid w:val="009A1557"/>
    <w:rsid w:val="009A1BA2"/>
    <w:rsid w:val="009A1D61"/>
    <w:rsid w:val="009A402C"/>
    <w:rsid w:val="009A4C96"/>
    <w:rsid w:val="009A6235"/>
    <w:rsid w:val="009B0011"/>
    <w:rsid w:val="009B0CDC"/>
    <w:rsid w:val="009B16C6"/>
    <w:rsid w:val="009B26BB"/>
    <w:rsid w:val="009B28E5"/>
    <w:rsid w:val="009B2E47"/>
    <w:rsid w:val="009B2F27"/>
    <w:rsid w:val="009B3595"/>
    <w:rsid w:val="009B3982"/>
    <w:rsid w:val="009B475C"/>
    <w:rsid w:val="009B4E77"/>
    <w:rsid w:val="009B5498"/>
    <w:rsid w:val="009B54FF"/>
    <w:rsid w:val="009B55D2"/>
    <w:rsid w:val="009B61E4"/>
    <w:rsid w:val="009B6B7E"/>
    <w:rsid w:val="009B6DFB"/>
    <w:rsid w:val="009C025A"/>
    <w:rsid w:val="009C0E94"/>
    <w:rsid w:val="009C1B40"/>
    <w:rsid w:val="009C1EE6"/>
    <w:rsid w:val="009C3303"/>
    <w:rsid w:val="009C721E"/>
    <w:rsid w:val="009C78DD"/>
    <w:rsid w:val="009D08FC"/>
    <w:rsid w:val="009D0B12"/>
    <w:rsid w:val="009D0E81"/>
    <w:rsid w:val="009D1337"/>
    <w:rsid w:val="009D3529"/>
    <w:rsid w:val="009D53A4"/>
    <w:rsid w:val="009D6391"/>
    <w:rsid w:val="009D6E82"/>
    <w:rsid w:val="009D7F0A"/>
    <w:rsid w:val="009E0180"/>
    <w:rsid w:val="009E28E0"/>
    <w:rsid w:val="009E2BC7"/>
    <w:rsid w:val="009E2D5E"/>
    <w:rsid w:val="009E39CB"/>
    <w:rsid w:val="009E3D7B"/>
    <w:rsid w:val="009E3E67"/>
    <w:rsid w:val="009E599D"/>
    <w:rsid w:val="009E5E84"/>
    <w:rsid w:val="009E6154"/>
    <w:rsid w:val="009E7548"/>
    <w:rsid w:val="009E7AF6"/>
    <w:rsid w:val="009F1082"/>
    <w:rsid w:val="009F15E6"/>
    <w:rsid w:val="009F2660"/>
    <w:rsid w:val="009F29A5"/>
    <w:rsid w:val="009F398C"/>
    <w:rsid w:val="009F3CF2"/>
    <w:rsid w:val="009F4582"/>
    <w:rsid w:val="009F4700"/>
    <w:rsid w:val="009F4AFB"/>
    <w:rsid w:val="009F4F7C"/>
    <w:rsid w:val="009F567B"/>
    <w:rsid w:val="009F5EF1"/>
    <w:rsid w:val="009F65AC"/>
    <w:rsid w:val="009F6A29"/>
    <w:rsid w:val="009F7825"/>
    <w:rsid w:val="009F7ADF"/>
    <w:rsid w:val="00A0141C"/>
    <w:rsid w:val="00A01C38"/>
    <w:rsid w:val="00A01DF7"/>
    <w:rsid w:val="00A04165"/>
    <w:rsid w:val="00A04900"/>
    <w:rsid w:val="00A05314"/>
    <w:rsid w:val="00A07B13"/>
    <w:rsid w:val="00A12713"/>
    <w:rsid w:val="00A128D1"/>
    <w:rsid w:val="00A137AB"/>
    <w:rsid w:val="00A1626A"/>
    <w:rsid w:val="00A16C83"/>
    <w:rsid w:val="00A16F56"/>
    <w:rsid w:val="00A20DFD"/>
    <w:rsid w:val="00A20F15"/>
    <w:rsid w:val="00A2159B"/>
    <w:rsid w:val="00A2408A"/>
    <w:rsid w:val="00A2435E"/>
    <w:rsid w:val="00A25799"/>
    <w:rsid w:val="00A2638A"/>
    <w:rsid w:val="00A265A1"/>
    <w:rsid w:val="00A2680B"/>
    <w:rsid w:val="00A275EA"/>
    <w:rsid w:val="00A27AC7"/>
    <w:rsid w:val="00A304FD"/>
    <w:rsid w:val="00A30906"/>
    <w:rsid w:val="00A30B89"/>
    <w:rsid w:val="00A3164D"/>
    <w:rsid w:val="00A319D7"/>
    <w:rsid w:val="00A31D1C"/>
    <w:rsid w:val="00A31E3E"/>
    <w:rsid w:val="00A3208A"/>
    <w:rsid w:val="00A3248B"/>
    <w:rsid w:val="00A33205"/>
    <w:rsid w:val="00A33561"/>
    <w:rsid w:val="00A33AA4"/>
    <w:rsid w:val="00A34899"/>
    <w:rsid w:val="00A3493B"/>
    <w:rsid w:val="00A35BB4"/>
    <w:rsid w:val="00A35CE7"/>
    <w:rsid w:val="00A36518"/>
    <w:rsid w:val="00A37F09"/>
    <w:rsid w:val="00A4108B"/>
    <w:rsid w:val="00A4121F"/>
    <w:rsid w:val="00A41267"/>
    <w:rsid w:val="00A437BC"/>
    <w:rsid w:val="00A454CD"/>
    <w:rsid w:val="00A45D92"/>
    <w:rsid w:val="00A51BDE"/>
    <w:rsid w:val="00A51C43"/>
    <w:rsid w:val="00A5238B"/>
    <w:rsid w:val="00A5253E"/>
    <w:rsid w:val="00A52707"/>
    <w:rsid w:val="00A53762"/>
    <w:rsid w:val="00A55442"/>
    <w:rsid w:val="00A57FF0"/>
    <w:rsid w:val="00A60BF9"/>
    <w:rsid w:val="00A60DFC"/>
    <w:rsid w:val="00A61AAA"/>
    <w:rsid w:val="00A62786"/>
    <w:rsid w:val="00A63979"/>
    <w:rsid w:val="00A63A64"/>
    <w:rsid w:val="00A63E4D"/>
    <w:rsid w:val="00A641AC"/>
    <w:rsid w:val="00A643FB"/>
    <w:rsid w:val="00A647D4"/>
    <w:rsid w:val="00A65FA4"/>
    <w:rsid w:val="00A66062"/>
    <w:rsid w:val="00A66E1E"/>
    <w:rsid w:val="00A66E5A"/>
    <w:rsid w:val="00A67790"/>
    <w:rsid w:val="00A67B62"/>
    <w:rsid w:val="00A70937"/>
    <w:rsid w:val="00A7527B"/>
    <w:rsid w:val="00A7530D"/>
    <w:rsid w:val="00A75B09"/>
    <w:rsid w:val="00A75F20"/>
    <w:rsid w:val="00A76A08"/>
    <w:rsid w:val="00A77077"/>
    <w:rsid w:val="00A803E3"/>
    <w:rsid w:val="00A81201"/>
    <w:rsid w:val="00A817D1"/>
    <w:rsid w:val="00A823E4"/>
    <w:rsid w:val="00A82945"/>
    <w:rsid w:val="00A82E70"/>
    <w:rsid w:val="00A83D0E"/>
    <w:rsid w:val="00A84019"/>
    <w:rsid w:val="00A84EAD"/>
    <w:rsid w:val="00A869FB"/>
    <w:rsid w:val="00A87214"/>
    <w:rsid w:val="00A91DC6"/>
    <w:rsid w:val="00A92505"/>
    <w:rsid w:val="00A92E36"/>
    <w:rsid w:val="00A94A59"/>
    <w:rsid w:val="00A955B1"/>
    <w:rsid w:val="00A95E8A"/>
    <w:rsid w:val="00A96026"/>
    <w:rsid w:val="00A9704B"/>
    <w:rsid w:val="00A976A1"/>
    <w:rsid w:val="00AA0C3C"/>
    <w:rsid w:val="00AA2283"/>
    <w:rsid w:val="00AA2E6E"/>
    <w:rsid w:val="00AA30F2"/>
    <w:rsid w:val="00AA3619"/>
    <w:rsid w:val="00AA42F8"/>
    <w:rsid w:val="00AA52FB"/>
    <w:rsid w:val="00AA5E96"/>
    <w:rsid w:val="00AA63B4"/>
    <w:rsid w:val="00AA6466"/>
    <w:rsid w:val="00AB0463"/>
    <w:rsid w:val="00AB052D"/>
    <w:rsid w:val="00AB40D2"/>
    <w:rsid w:val="00AB5274"/>
    <w:rsid w:val="00AB54C4"/>
    <w:rsid w:val="00AB5C4C"/>
    <w:rsid w:val="00AB6F3C"/>
    <w:rsid w:val="00AB7B0F"/>
    <w:rsid w:val="00AB7D24"/>
    <w:rsid w:val="00AC1D2A"/>
    <w:rsid w:val="00AC213E"/>
    <w:rsid w:val="00AC30D3"/>
    <w:rsid w:val="00AC3161"/>
    <w:rsid w:val="00AC3EEB"/>
    <w:rsid w:val="00AC4082"/>
    <w:rsid w:val="00AC53CA"/>
    <w:rsid w:val="00AD066D"/>
    <w:rsid w:val="00AD0D5B"/>
    <w:rsid w:val="00AD0EDE"/>
    <w:rsid w:val="00AD247D"/>
    <w:rsid w:val="00AD269F"/>
    <w:rsid w:val="00AD2E06"/>
    <w:rsid w:val="00AD32ED"/>
    <w:rsid w:val="00AD393E"/>
    <w:rsid w:val="00AD43E7"/>
    <w:rsid w:val="00AD46BC"/>
    <w:rsid w:val="00AD6841"/>
    <w:rsid w:val="00AD6E11"/>
    <w:rsid w:val="00AD782E"/>
    <w:rsid w:val="00AD7E19"/>
    <w:rsid w:val="00AE0119"/>
    <w:rsid w:val="00AE0EB8"/>
    <w:rsid w:val="00AE1273"/>
    <w:rsid w:val="00AE1858"/>
    <w:rsid w:val="00AE3164"/>
    <w:rsid w:val="00AE3808"/>
    <w:rsid w:val="00AE3A08"/>
    <w:rsid w:val="00AE4479"/>
    <w:rsid w:val="00AE4D96"/>
    <w:rsid w:val="00AE4DBC"/>
    <w:rsid w:val="00AE6034"/>
    <w:rsid w:val="00AE625E"/>
    <w:rsid w:val="00AE7EB4"/>
    <w:rsid w:val="00AF01E0"/>
    <w:rsid w:val="00AF085A"/>
    <w:rsid w:val="00AF1369"/>
    <w:rsid w:val="00AF13D7"/>
    <w:rsid w:val="00AF1D4C"/>
    <w:rsid w:val="00AF2E7A"/>
    <w:rsid w:val="00AF2FFE"/>
    <w:rsid w:val="00AF30CC"/>
    <w:rsid w:val="00AF5E99"/>
    <w:rsid w:val="00AF6308"/>
    <w:rsid w:val="00AF6A6B"/>
    <w:rsid w:val="00AF6EBB"/>
    <w:rsid w:val="00AF6FAF"/>
    <w:rsid w:val="00AF7C4A"/>
    <w:rsid w:val="00AF7FD0"/>
    <w:rsid w:val="00B00B22"/>
    <w:rsid w:val="00B04176"/>
    <w:rsid w:val="00B04958"/>
    <w:rsid w:val="00B04FBA"/>
    <w:rsid w:val="00B078E8"/>
    <w:rsid w:val="00B1074E"/>
    <w:rsid w:val="00B10FDE"/>
    <w:rsid w:val="00B11A8C"/>
    <w:rsid w:val="00B125F1"/>
    <w:rsid w:val="00B13B88"/>
    <w:rsid w:val="00B14553"/>
    <w:rsid w:val="00B14BCE"/>
    <w:rsid w:val="00B14F89"/>
    <w:rsid w:val="00B15D46"/>
    <w:rsid w:val="00B1681E"/>
    <w:rsid w:val="00B16C98"/>
    <w:rsid w:val="00B20074"/>
    <w:rsid w:val="00B201F9"/>
    <w:rsid w:val="00B20B1A"/>
    <w:rsid w:val="00B21D46"/>
    <w:rsid w:val="00B22F52"/>
    <w:rsid w:val="00B2365E"/>
    <w:rsid w:val="00B23F62"/>
    <w:rsid w:val="00B24E8B"/>
    <w:rsid w:val="00B24F8F"/>
    <w:rsid w:val="00B25B8A"/>
    <w:rsid w:val="00B265FC"/>
    <w:rsid w:val="00B27C09"/>
    <w:rsid w:val="00B27FE4"/>
    <w:rsid w:val="00B3073F"/>
    <w:rsid w:val="00B309B0"/>
    <w:rsid w:val="00B30F6D"/>
    <w:rsid w:val="00B31C13"/>
    <w:rsid w:val="00B320B0"/>
    <w:rsid w:val="00B33E54"/>
    <w:rsid w:val="00B34727"/>
    <w:rsid w:val="00B34D44"/>
    <w:rsid w:val="00B3561D"/>
    <w:rsid w:val="00B35E9C"/>
    <w:rsid w:val="00B370CA"/>
    <w:rsid w:val="00B373CA"/>
    <w:rsid w:val="00B37ADA"/>
    <w:rsid w:val="00B37E52"/>
    <w:rsid w:val="00B40514"/>
    <w:rsid w:val="00B40516"/>
    <w:rsid w:val="00B42797"/>
    <w:rsid w:val="00B4334D"/>
    <w:rsid w:val="00B44CE7"/>
    <w:rsid w:val="00B45D29"/>
    <w:rsid w:val="00B475A3"/>
    <w:rsid w:val="00B47F2A"/>
    <w:rsid w:val="00B500B5"/>
    <w:rsid w:val="00B50535"/>
    <w:rsid w:val="00B5068A"/>
    <w:rsid w:val="00B52283"/>
    <w:rsid w:val="00B52366"/>
    <w:rsid w:val="00B528F5"/>
    <w:rsid w:val="00B52C49"/>
    <w:rsid w:val="00B531B1"/>
    <w:rsid w:val="00B53FC4"/>
    <w:rsid w:val="00B54049"/>
    <w:rsid w:val="00B54C8A"/>
    <w:rsid w:val="00B56D8E"/>
    <w:rsid w:val="00B57DAB"/>
    <w:rsid w:val="00B60C6D"/>
    <w:rsid w:val="00B60E2F"/>
    <w:rsid w:val="00B62AFF"/>
    <w:rsid w:val="00B63C6D"/>
    <w:rsid w:val="00B6498F"/>
    <w:rsid w:val="00B658CF"/>
    <w:rsid w:val="00B6635B"/>
    <w:rsid w:val="00B707D1"/>
    <w:rsid w:val="00B71EBE"/>
    <w:rsid w:val="00B72814"/>
    <w:rsid w:val="00B7348E"/>
    <w:rsid w:val="00B7351E"/>
    <w:rsid w:val="00B7476C"/>
    <w:rsid w:val="00B74A2A"/>
    <w:rsid w:val="00B74D3F"/>
    <w:rsid w:val="00B75C6A"/>
    <w:rsid w:val="00B75C71"/>
    <w:rsid w:val="00B75FD4"/>
    <w:rsid w:val="00B766F5"/>
    <w:rsid w:val="00B77240"/>
    <w:rsid w:val="00B776C3"/>
    <w:rsid w:val="00B80485"/>
    <w:rsid w:val="00B80918"/>
    <w:rsid w:val="00B80E35"/>
    <w:rsid w:val="00B81B4F"/>
    <w:rsid w:val="00B8262E"/>
    <w:rsid w:val="00B82802"/>
    <w:rsid w:val="00B82915"/>
    <w:rsid w:val="00B82B1D"/>
    <w:rsid w:val="00B848F0"/>
    <w:rsid w:val="00B85716"/>
    <w:rsid w:val="00B860A2"/>
    <w:rsid w:val="00B86D44"/>
    <w:rsid w:val="00B9003D"/>
    <w:rsid w:val="00B9129B"/>
    <w:rsid w:val="00B919D9"/>
    <w:rsid w:val="00B9392F"/>
    <w:rsid w:val="00B94BB1"/>
    <w:rsid w:val="00B94E00"/>
    <w:rsid w:val="00B954E1"/>
    <w:rsid w:val="00B956EE"/>
    <w:rsid w:val="00B9589D"/>
    <w:rsid w:val="00B959D0"/>
    <w:rsid w:val="00B95DE1"/>
    <w:rsid w:val="00B967F7"/>
    <w:rsid w:val="00B975E6"/>
    <w:rsid w:val="00BA06F7"/>
    <w:rsid w:val="00BA0BE7"/>
    <w:rsid w:val="00BA14C9"/>
    <w:rsid w:val="00BA2341"/>
    <w:rsid w:val="00BA493F"/>
    <w:rsid w:val="00BA6010"/>
    <w:rsid w:val="00BA6827"/>
    <w:rsid w:val="00BA7ECA"/>
    <w:rsid w:val="00BB092A"/>
    <w:rsid w:val="00BB0BA1"/>
    <w:rsid w:val="00BB2B2E"/>
    <w:rsid w:val="00BB312D"/>
    <w:rsid w:val="00BB3AA5"/>
    <w:rsid w:val="00BB3FE5"/>
    <w:rsid w:val="00BB55BD"/>
    <w:rsid w:val="00BB6B74"/>
    <w:rsid w:val="00BB6D94"/>
    <w:rsid w:val="00BC0E81"/>
    <w:rsid w:val="00BC1986"/>
    <w:rsid w:val="00BC39D5"/>
    <w:rsid w:val="00BC5247"/>
    <w:rsid w:val="00BC54AA"/>
    <w:rsid w:val="00BD01AF"/>
    <w:rsid w:val="00BD01F2"/>
    <w:rsid w:val="00BD0478"/>
    <w:rsid w:val="00BD0A23"/>
    <w:rsid w:val="00BD0E3B"/>
    <w:rsid w:val="00BD16E2"/>
    <w:rsid w:val="00BD2300"/>
    <w:rsid w:val="00BD3C55"/>
    <w:rsid w:val="00BD430A"/>
    <w:rsid w:val="00BD4400"/>
    <w:rsid w:val="00BD4571"/>
    <w:rsid w:val="00BD46D2"/>
    <w:rsid w:val="00BD6E50"/>
    <w:rsid w:val="00BE0C2B"/>
    <w:rsid w:val="00BE0F4D"/>
    <w:rsid w:val="00BE2478"/>
    <w:rsid w:val="00BE295D"/>
    <w:rsid w:val="00BE2B0E"/>
    <w:rsid w:val="00BE2C9B"/>
    <w:rsid w:val="00BE3334"/>
    <w:rsid w:val="00BE43CB"/>
    <w:rsid w:val="00BE6198"/>
    <w:rsid w:val="00BE7594"/>
    <w:rsid w:val="00BE7AFC"/>
    <w:rsid w:val="00BF1375"/>
    <w:rsid w:val="00BF3C7D"/>
    <w:rsid w:val="00BF42BA"/>
    <w:rsid w:val="00BF51DB"/>
    <w:rsid w:val="00BF57E4"/>
    <w:rsid w:val="00BF5AEC"/>
    <w:rsid w:val="00BF6D14"/>
    <w:rsid w:val="00BF739C"/>
    <w:rsid w:val="00C00F92"/>
    <w:rsid w:val="00C0264B"/>
    <w:rsid w:val="00C02EAF"/>
    <w:rsid w:val="00C05F5F"/>
    <w:rsid w:val="00C05FEE"/>
    <w:rsid w:val="00C063E8"/>
    <w:rsid w:val="00C06ECA"/>
    <w:rsid w:val="00C1157D"/>
    <w:rsid w:val="00C1219E"/>
    <w:rsid w:val="00C126DC"/>
    <w:rsid w:val="00C1302B"/>
    <w:rsid w:val="00C13F42"/>
    <w:rsid w:val="00C13F4D"/>
    <w:rsid w:val="00C14563"/>
    <w:rsid w:val="00C150F9"/>
    <w:rsid w:val="00C1744F"/>
    <w:rsid w:val="00C17C5B"/>
    <w:rsid w:val="00C201E1"/>
    <w:rsid w:val="00C21B15"/>
    <w:rsid w:val="00C22735"/>
    <w:rsid w:val="00C22DA1"/>
    <w:rsid w:val="00C22FA5"/>
    <w:rsid w:val="00C26971"/>
    <w:rsid w:val="00C2784D"/>
    <w:rsid w:val="00C30356"/>
    <w:rsid w:val="00C31101"/>
    <w:rsid w:val="00C311CD"/>
    <w:rsid w:val="00C31324"/>
    <w:rsid w:val="00C31B45"/>
    <w:rsid w:val="00C31E55"/>
    <w:rsid w:val="00C32B0F"/>
    <w:rsid w:val="00C32EA1"/>
    <w:rsid w:val="00C337D9"/>
    <w:rsid w:val="00C344BE"/>
    <w:rsid w:val="00C3464B"/>
    <w:rsid w:val="00C34C4E"/>
    <w:rsid w:val="00C3514C"/>
    <w:rsid w:val="00C3564B"/>
    <w:rsid w:val="00C35683"/>
    <w:rsid w:val="00C35801"/>
    <w:rsid w:val="00C37FB2"/>
    <w:rsid w:val="00C4018E"/>
    <w:rsid w:val="00C4150C"/>
    <w:rsid w:val="00C4437F"/>
    <w:rsid w:val="00C44576"/>
    <w:rsid w:val="00C45FB8"/>
    <w:rsid w:val="00C46A7C"/>
    <w:rsid w:val="00C46C7C"/>
    <w:rsid w:val="00C47D93"/>
    <w:rsid w:val="00C5038C"/>
    <w:rsid w:val="00C51855"/>
    <w:rsid w:val="00C527C6"/>
    <w:rsid w:val="00C5387B"/>
    <w:rsid w:val="00C5442A"/>
    <w:rsid w:val="00C55216"/>
    <w:rsid w:val="00C553AA"/>
    <w:rsid w:val="00C55A9F"/>
    <w:rsid w:val="00C564F1"/>
    <w:rsid w:val="00C56C32"/>
    <w:rsid w:val="00C572B1"/>
    <w:rsid w:val="00C5780B"/>
    <w:rsid w:val="00C60946"/>
    <w:rsid w:val="00C6164E"/>
    <w:rsid w:val="00C622D2"/>
    <w:rsid w:val="00C63E94"/>
    <w:rsid w:val="00C64732"/>
    <w:rsid w:val="00C65130"/>
    <w:rsid w:val="00C674D8"/>
    <w:rsid w:val="00C7022D"/>
    <w:rsid w:val="00C70D6F"/>
    <w:rsid w:val="00C70DEE"/>
    <w:rsid w:val="00C7160B"/>
    <w:rsid w:val="00C719E0"/>
    <w:rsid w:val="00C720F1"/>
    <w:rsid w:val="00C72230"/>
    <w:rsid w:val="00C75114"/>
    <w:rsid w:val="00C75344"/>
    <w:rsid w:val="00C7592E"/>
    <w:rsid w:val="00C76156"/>
    <w:rsid w:val="00C805D3"/>
    <w:rsid w:val="00C806EE"/>
    <w:rsid w:val="00C8083A"/>
    <w:rsid w:val="00C80ABF"/>
    <w:rsid w:val="00C8195F"/>
    <w:rsid w:val="00C82809"/>
    <w:rsid w:val="00C82DBC"/>
    <w:rsid w:val="00C82F49"/>
    <w:rsid w:val="00C82FAC"/>
    <w:rsid w:val="00C840AE"/>
    <w:rsid w:val="00C84145"/>
    <w:rsid w:val="00C84FE7"/>
    <w:rsid w:val="00C86582"/>
    <w:rsid w:val="00C868F5"/>
    <w:rsid w:val="00C9190F"/>
    <w:rsid w:val="00C920FC"/>
    <w:rsid w:val="00C92273"/>
    <w:rsid w:val="00C92431"/>
    <w:rsid w:val="00C92618"/>
    <w:rsid w:val="00C94D59"/>
    <w:rsid w:val="00C94F05"/>
    <w:rsid w:val="00C954D9"/>
    <w:rsid w:val="00C957E2"/>
    <w:rsid w:val="00C95D25"/>
    <w:rsid w:val="00C976E5"/>
    <w:rsid w:val="00CA06E3"/>
    <w:rsid w:val="00CA0DAA"/>
    <w:rsid w:val="00CA14F4"/>
    <w:rsid w:val="00CA1B52"/>
    <w:rsid w:val="00CA2588"/>
    <w:rsid w:val="00CA3CB4"/>
    <w:rsid w:val="00CA4774"/>
    <w:rsid w:val="00CA50E1"/>
    <w:rsid w:val="00CA5853"/>
    <w:rsid w:val="00CA6A0E"/>
    <w:rsid w:val="00CA6D9C"/>
    <w:rsid w:val="00CA734F"/>
    <w:rsid w:val="00CA74C6"/>
    <w:rsid w:val="00CA7C10"/>
    <w:rsid w:val="00CB0B39"/>
    <w:rsid w:val="00CB12EA"/>
    <w:rsid w:val="00CB169F"/>
    <w:rsid w:val="00CB2A55"/>
    <w:rsid w:val="00CB38C0"/>
    <w:rsid w:val="00CB4792"/>
    <w:rsid w:val="00CB58A4"/>
    <w:rsid w:val="00CB679B"/>
    <w:rsid w:val="00CB73C2"/>
    <w:rsid w:val="00CC00CA"/>
    <w:rsid w:val="00CC0392"/>
    <w:rsid w:val="00CC0A22"/>
    <w:rsid w:val="00CC3264"/>
    <w:rsid w:val="00CC42D1"/>
    <w:rsid w:val="00CC47D8"/>
    <w:rsid w:val="00CD24DB"/>
    <w:rsid w:val="00CD24E2"/>
    <w:rsid w:val="00CD3696"/>
    <w:rsid w:val="00CD3A87"/>
    <w:rsid w:val="00CD4391"/>
    <w:rsid w:val="00CD6385"/>
    <w:rsid w:val="00CD70C0"/>
    <w:rsid w:val="00CE0420"/>
    <w:rsid w:val="00CE1634"/>
    <w:rsid w:val="00CE1864"/>
    <w:rsid w:val="00CE1A03"/>
    <w:rsid w:val="00CE2C47"/>
    <w:rsid w:val="00CE4B24"/>
    <w:rsid w:val="00CE5085"/>
    <w:rsid w:val="00CE53E2"/>
    <w:rsid w:val="00CE562B"/>
    <w:rsid w:val="00CE6122"/>
    <w:rsid w:val="00CF0317"/>
    <w:rsid w:val="00CF1490"/>
    <w:rsid w:val="00CF20BD"/>
    <w:rsid w:val="00CF2AC2"/>
    <w:rsid w:val="00CF2FB1"/>
    <w:rsid w:val="00CF4024"/>
    <w:rsid w:val="00CF4586"/>
    <w:rsid w:val="00CF5562"/>
    <w:rsid w:val="00CF670F"/>
    <w:rsid w:val="00CF6CB0"/>
    <w:rsid w:val="00CF79B3"/>
    <w:rsid w:val="00D00564"/>
    <w:rsid w:val="00D00859"/>
    <w:rsid w:val="00D03AF4"/>
    <w:rsid w:val="00D050AF"/>
    <w:rsid w:val="00D05DD6"/>
    <w:rsid w:val="00D05EE6"/>
    <w:rsid w:val="00D06946"/>
    <w:rsid w:val="00D07017"/>
    <w:rsid w:val="00D07417"/>
    <w:rsid w:val="00D076F4"/>
    <w:rsid w:val="00D0770C"/>
    <w:rsid w:val="00D07A91"/>
    <w:rsid w:val="00D11C89"/>
    <w:rsid w:val="00D140BC"/>
    <w:rsid w:val="00D14547"/>
    <w:rsid w:val="00D14AC4"/>
    <w:rsid w:val="00D1630C"/>
    <w:rsid w:val="00D169D7"/>
    <w:rsid w:val="00D21459"/>
    <w:rsid w:val="00D21EA3"/>
    <w:rsid w:val="00D229DB"/>
    <w:rsid w:val="00D23046"/>
    <w:rsid w:val="00D23149"/>
    <w:rsid w:val="00D23266"/>
    <w:rsid w:val="00D232A5"/>
    <w:rsid w:val="00D23508"/>
    <w:rsid w:val="00D2361C"/>
    <w:rsid w:val="00D2370C"/>
    <w:rsid w:val="00D23883"/>
    <w:rsid w:val="00D23DED"/>
    <w:rsid w:val="00D240F5"/>
    <w:rsid w:val="00D24326"/>
    <w:rsid w:val="00D25B36"/>
    <w:rsid w:val="00D30694"/>
    <w:rsid w:val="00D32112"/>
    <w:rsid w:val="00D32AE5"/>
    <w:rsid w:val="00D32D20"/>
    <w:rsid w:val="00D336D7"/>
    <w:rsid w:val="00D34377"/>
    <w:rsid w:val="00D34AF8"/>
    <w:rsid w:val="00D34D99"/>
    <w:rsid w:val="00D354A2"/>
    <w:rsid w:val="00D3583A"/>
    <w:rsid w:val="00D4051E"/>
    <w:rsid w:val="00D40A53"/>
    <w:rsid w:val="00D4143C"/>
    <w:rsid w:val="00D420D7"/>
    <w:rsid w:val="00D4310F"/>
    <w:rsid w:val="00D4477F"/>
    <w:rsid w:val="00D45BA9"/>
    <w:rsid w:val="00D46253"/>
    <w:rsid w:val="00D46B19"/>
    <w:rsid w:val="00D46B27"/>
    <w:rsid w:val="00D476C9"/>
    <w:rsid w:val="00D47F4A"/>
    <w:rsid w:val="00D51FC6"/>
    <w:rsid w:val="00D522AB"/>
    <w:rsid w:val="00D5331A"/>
    <w:rsid w:val="00D5368F"/>
    <w:rsid w:val="00D53692"/>
    <w:rsid w:val="00D546E7"/>
    <w:rsid w:val="00D55C56"/>
    <w:rsid w:val="00D563D6"/>
    <w:rsid w:val="00D56B35"/>
    <w:rsid w:val="00D56BFB"/>
    <w:rsid w:val="00D606A2"/>
    <w:rsid w:val="00D60813"/>
    <w:rsid w:val="00D6095A"/>
    <w:rsid w:val="00D60E79"/>
    <w:rsid w:val="00D62BAA"/>
    <w:rsid w:val="00D635AD"/>
    <w:rsid w:val="00D63F19"/>
    <w:rsid w:val="00D649A9"/>
    <w:rsid w:val="00D66C02"/>
    <w:rsid w:val="00D67EE6"/>
    <w:rsid w:val="00D702F5"/>
    <w:rsid w:val="00D70D7D"/>
    <w:rsid w:val="00D7268F"/>
    <w:rsid w:val="00D72FDB"/>
    <w:rsid w:val="00D73B6F"/>
    <w:rsid w:val="00D73C73"/>
    <w:rsid w:val="00D73D30"/>
    <w:rsid w:val="00D74164"/>
    <w:rsid w:val="00D75702"/>
    <w:rsid w:val="00D75CD9"/>
    <w:rsid w:val="00D75D6F"/>
    <w:rsid w:val="00D76DF3"/>
    <w:rsid w:val="00D80093"/>
    <w:rsid w:val="00D801C2"/>
    <w:rsid w:val="00D80CB8"/>
    <w:rsid w:val="00D833E6"/>
    <w:rsid w:val="00D86FB5"/>
    <w:rsid w:val="00D874C7"/>
    <w:rsid w:val="00D87611"/>
    <w:rsid w:val="00D907E2"/>
    <w:rsid w:val="00D91BA8"/>
    <w:rsid w:val="00D92E80"/>
    <w:rsid w:val="00D93270"/>
    <w:rsid w:val="00D93F6E"/>
    <w:rsid w:val="00D947B4"/>
    <w:rsid w:val="00D95979"/>
    <w:rsid w:val="00D96627"/>
    <w:rsid w:val="00D97DB7"/>
    <w:rsid w:val="00DA0147"/>
    <w:rsid w:val="00DA0538"/>
    <w:rsid w:val="00DA2C1E"/>
    <w:rsid w:val="00DA30BD"/>
    <w:rsid w:val="00DA30C9"/>
    <w:rsid w:val="00DA3D4B"/>
    <w:rsid w:val="00DA3FAA"/>
    <w:rsid w:val="00DA42FF"/>
    <w:rsid w:val="00DA4A78"/>
    <w:rsid w:val="00DA4AA1"/>
    <w:rsid w:val="00DA5981"/>
    <w:rsid w:val="00DA5E00"/>
    <w:rsid w:val="00DA69DA"/>
    <w:rsid w:val="00DA70F2"/>
    <w:rsid w:val="00DB05A5"/>
    <w:rsid w:val="00DB0AAF"/>
    <w:rsid w:val="00DB0C82"/>
    <w:rsid w:val="00DB17B1"/>
    <w:rsid w:val="00DB2860"/>
    <w:rsid w:val="00DB5B08"/>
    <w:rsid w:val="00DB74A3"/>
    <w:rsid w:val="00DB7FCA"/>
    <w:rsid w:val="00DC07CD"/>
    <w:rsid w:val="00DC12DF"/>
    <w:rsid w:val="00DC1662"/>
    <w:rsid w:val="00DC1D4F"/>
    <w:rsid w:val="00DC2914"/>
    <w:rsid w:val="00DC383F"/>
    <w:rsid w:val="00DC3868"/>
    <w:rsid w:val="00DC3F85"/>
    <w:rsid w:val="00DC42F8"/>
    <w:rsid w:val="00DC49FF"/>
    <w:rsid w:val="00DC4B40"/>
    <w:rsid w:val="00DC5594"/>
    <w:rsid w:val="00DC673E"/>
    <w:rsid w:val="00DC71E8"/>
    <w:rsid w:val="00DC7246"/>
    <w:rsid w:val="00DC764F"/>
    <w:rsid w:val="00DD0549"/>
    <w:rsid w:val="00DD0EE4"/>
    <w:rsid w:val="00DD11DA"/>
    <w:rsid w:val="00DD15D7"/>
    <w:rsid w:val="00DD1B33"/>
    <w:rsid w:val="00DE0273"/>
    <w:rsid w:val="00DE0E50"/>
    <w:rsid w:val="00DE1C8F"/>
    <w:rsid w:val="00DE2804"/>
    <w:rsid w:val="00DE3C11"/>
    <w:rsid w:val="00DE3F84"/>
    <w:rsid w:val="00DE7015"/>
    <w:rsid w:val="00DE723B"/>
    <w:rsid w:val="00DE76B1"/>
    <w:rsid w:val="00DF022D"/>
    <w:rsid w:val="00DF215D"/>
    <w:rsid w:val="00DF4E10"/>
    <w:rsid w:val="00DF6266"/>
    <w:rsid w:val="00DF6B83"/>
    <w:rsid w:val="00DF7830"/>
    <w:rsid w:val="00E0130F"/>
    <w:rsid w:val="00E020E2"/>
    <w:rsid w:val="00E04D76"/>
    <w:rsid w:val="00E051B5"/>
    <w:rsid w:val="00E05B0D"/>
    <w:rsid w:val="00E07A9E"/>
    <w:rsid w:val="00E106D1"/>
    <w:rsid w:val="00E113AA"/>
    <w:rsid w:val="00E124E5"/>
    <w:rsid w:val="00E137FB"/>
    <w:rsid w:val="00E1451A"/>
    <w:rsid w:val="00E15463"/>
    <w:rsid w:val="00E15569"/>
    <w:rsid w:val="00E15A2A"/>
    <w:rsid w:val="00E16159"/>
    <w:rsid w:val="00E16E04"/>
    <w:rsid w:val="00E17EA9"/>
    <w:rsid w:val="00E214B9"/>
    <w:rsid w:val="00E23ED4"/>
    <w:rsid w:val="00E2699F"/>
    <w:rsid w:val="00E27A34"/>
    <w:rsid w:val="00E3071B"/>
    <w:rsid w:val="00E30C20"/>
    <w:rsid w:val="00E32604"/>
    <w:rsid w:val="00E32BEC"/>
    <w:rsid w:val="00E33384"/>
    <w:rsid w:val="00E3421D"/>
    <w:rsid w:val="00E34633"/>
    <w:rsid w:val="00E35625"/>
    <w:rsid w:val="00E360D5"/>
    <w:rsid w:val="00E369B0"/>
    <w:rsid w:val="00E36B5E"/>
    <w:rsid w:val="00E376D9"/>
    <w:rsid w:val="00E37E97"/>
    <w:rsid w:val="00E40A02"/>
    <w:rsid w:val="00E419F3"/>
    <w:rsid w:val="00E41EC4"/>
    <w:rsid w:val="00E4228E"/>
    <w:rsid w:val="00E43076"/>
    <w:rsid w:val="00E4443D"/>
    <w:rsid w:val="00E47F78"/>
    <w:rsid w:val="00E50195"/>
    <w:rsid w:val="00E5503C"/>
    <w:rsid w:val="00E55A4A"/>
    <w:rsid w:val="00E564E4"/>
    <w:rsid w:val="00E57C17"/>
    <w:rsid w:val="00E57C8B"/>
    <w:rsid w:val="00E6015E"/>
    <w:rsid w:val="00E601DB"/>
    <w:rsid w:val="00E603AD"/>
    <w:rsid w:val="00E6062A"/>
    <w:rsid w:val="00E6120E"/>
    <w:rsid w:val="00E61AEA"/>
    <w:rsid w:val="00E6301B"/>
    <w:rsid w:val="00E632EB"/>
    <w:rsid w:val="00E63950"/>
    <w:rsid w:val="00E63FD1"/>
    <w:rsid w:val="00E658D9"/>
    <w:rsid w:val="00E65F2D"/>
    <w:rsid w:val="00E671E0"/>
    <w:rsid w:val="00E671ED"/>
    <w:rsid w:val="00E70139"/>
    <w:rsid w:val="00E708B4"/>
    <w:rsid w:val="00E709D4"/>
    <w:rsid w:val="00E71CA7"/>
    <w:rsid w:val="00E73A44"/>
    <w:rsid w:val="00E7512A"/>
    <w:rsid w:val="00E76CA3"/>
    <w:rsid w:val="00E77860"/>
    <w:rsid w:val="00E7799D"/>
    <w:rsid w:val="00E802E4"/>
    <w:rsid w:val="00E80648"/>
    <w:rsid w:val="00E81453"/>
    <w:rsid w:val="00E81C11"/>
    <w:rsid w:val="00E84E65"/>
    <w:rsid w:val="00E85E83"/>
    <w:rsid w:val="00E86940"/>
    <w:rsid w:val="00E877B9"/>
    <w:rsid w:val="00E877D8"/>
    <w:rsid w:val="00E910CD"/>
    <w:rsid w:val="00E91410"/>
    <w:rsid w:val="00E91ECB"/>
    <w:rsid w:val="00E92547"/>
    <w:rsid w:val="00E94B0F"/>
    <w:rsid w:val="00E96A18"/>
    <w:rsid w:val="00EA0513"/>
    <w:rsid w:val="00EA091C"/>
    <w:rsid w:val="00EA0A55"/>
    <w:rsid w:val="00EA1076"/>
    <w:rsid w:val="00EA1D47"/>
    <w:rsid w:val="00EA1D67"/>
    <w:rsid w:val="00EA2B4A"/>
    <w:rsid w:val="00EA2E7C"/>
    <w:rsid w:val="00EA33E1"/>
    <w:rsid w:val="00EA360A"/>
    <w:rsid w:val="00EA36DD"/>
    <w:rsid w:val="00EA4079"/>
    <w:rsid w:val="00EA4ECD"/>
    <w:rsid w:val="00EA5A13"/>
    <w:rsid w:val="00EA79EF"/>
    <w:rsid w:val="00EB12D1"/>
    <w:rsid w:val="00EB18A7"/>
    <w:rsid w:val="00EB405C"/>
    <w:rsid w:val="00EB4C6B"/>
    <w:rsid w:val="00EB5197"/>
    <w:rsid w:val="00EB5DF6"/>
    <w:rsid w:val="00EB6AC5"/>
    <w:rsid w:val="00EB73C2"/>
    <w:rsid w:val="00EB7828"/>
    <w:rsid w:val="00EC00F1"/>
    <w:rsid w:val="00EC0F3A"/>
    <w:rsid w:val="00EC1564"/>
    <w:rsid w:val="00EC18FF"/>
    <w:rsid w:val="00EC3032"/>
    <w:rsid w:val="00EC37C9"/>
    <w:rsid w:val="00EC51CE"/>
    <w:rsid w:val="00EC5803"/>
    <w:rsid w:val="00EC62BF"/>
    <w:rsid w:val="00EC6849"/>
    <w:rsid w:val="00EC77BD"/>
    <w:rsid w:val="00EC7AF8"/>
    <w:rsid w:val="00ED0716"/>
    <w:rsid w:val="00ED0F51"/>
    <w:rsid w:val="00ED13C4"/>
    <w:rsid w:val="00ED1CDA"/>
    <w:rsid w:val="00ED1EE8"/>
    <w:rsid w:val="00ED28CF"/>
    <w:rsid w:val="00ED3310"/>
    <w:rsid w:val="00ED368F"/>
    <w:rsid w:val="00ED3FDD"/>
    <w:rsid w:val="00ED4054"/>
    <w:rsid w:val="00ED4ECF"/>
    <w:rsid w:val="00ED5C59"/>
    <w:rsid w:val="00ED6554"/>
    <w:rsid w:val="00ED7272"/>
    <w:rsid w:val="00EE0128"/>
    <w:rsid w:val="00EE14E1"/>
    <w:rsid w:val="00EE2D53"/>
    <w:rsid w:val="00EE33A6"/>
    <w:rsid w:val="00EE3C5A"/>
    <w:rsid w:val="00EE42C1"/>
    <w:rsid w:val="00EE5048"/>
    <w:rsid w:val="00EE5EE4"/>
    <w:rsid w:val="00EE62A3"/>
    <w:rsid w:val="00EE70F4"/>
    <w:rsid w:val="00EE7EB0"/>
    <w:rsid w:val="00EF09D3"/>
    <w:rsid w:val="00EF213A"/>
    <w:rsid w:val="00EF29B6"/>
    <w:rsid w:val="00EF2C16"/>
    <w:rsid w:val="00EF355B"/>
    <w:rsid w:val="00EF4346"/>
    <w:rsid w:val="00EF52DE"/>
    <w:rsid w:val="00EF617A"/>
    <w:rsid w:val="00EF6335"/>
    <w:rsid w:val="00EF672E"/>
    <w:rsid w:val="00EF673C"/>
    <w:rsid w:val="00F01172"/>
    <w:rsid w:val="00F0415E"/>
    <w:rsid w:val="00F044BD"/>
    <w:rsid w:val="00F05F8C"/>
    <w:rsid w:val="00F06501"/>
    <w:rsid w:val="00F06734"/>
    <w:rsid w:val="00F07B43"/>
    <w:rsid w:val="00F106DB"/>
    <w:rsid w:val="00F10FF8"/>
    <w:rsid w:val="00F111D8"/>
    <w:rsid w:val="00F11441"/>
    <w:rsid w:val="00F127F7"/>
    <w:rsid w:val="00F144C3"/>
    <w:rsid w:val="00F14EE8"/>
    <w:rsid w:val="00F151B1"/>
    <w:rsid w:val="00F1635C"/>
    <w:rsid w:val="00F16464"/>
    <w:rsid w:val="00F16D30"/>
    <w:rsid w:val="00F171A8"/>
    <w:rsid w:val="00F226E5"/>
    <w:rsid w:val="00F241A0"/>
    <w:rsid w:val="00F2470F"/>
    <w:rsid w:val="00F2509A"/>
    <w:rsid w:val="00F25136"/>
    <w:rsid w:val="00F253AC"/>
    <w:rsid w:val="00F25712"/>
    <w:rsid w:val="00F25805"/>
    <w:rsid w:val="00F2614D"/>
    <w:rsid w:val="00F26EDE"/>
    <w:rsid w:val="00F271DA"/>
    <w:rsid w:val="00F27A26"/>
    <w:rsid w:val="00F30162"/>
    <w:rsid w:val="00F301B5"/>
    <w:rsid w:val="00F30CB1"/>
    <w:rsid w:val="00F3169B"/>
    <w:rsid w:val="00F32087"/>
    <w:rsid w:val="00F327B9"/>
    <w:rsid w:val="00F32AEB"/>
    <w:rsid w:val="00F32FB4"/>
    <w:rsid w:val="00F3309B"/>
    <w:rsid w:val="00F339B3"/>
    <w:rsid w:val="00F339F8"/>
    <w:rsid w:val="00F33CBA"/>
    <w:rsid w:val="00F343A3"/>
    <w:rsid w:val="00F346D8"/>
    <w:rsid w:val="00F34A59"/>
    <w:rsid w:val="00F359E2"/>
    <w:rsid w:val="00F35B29"/>
    <w:rsid w:val="00F36137"/>
    <w:rsid w:val="00F403CD"/>
    <w:rsid w:val="00F4270C"/>
    <w:rsid w:val="00F44652"/>
    <w:rsid w:val="00F46754"/>
    <w:rsid w:val="00F47377"/>
    <w:rsid w:val="00F478A5"/>
    <w:rsid w:val="00F50CCD"/>
    <w:rsid w:val="00F5135A"/>
    <w:rsid w:val="00F51A1A"/>
    <w:rsid w:val="00F52608"/>
    <w:rsid w:val="00F5266B"/>
    <w:rsid w:val="00F53215"/>
    <w:rsid w:val="00F53E60"/>
    <w:rsid w:val="00F54AEC"/>
    <w:rsid w:val="00F559DF"/>
    <w:rsid w:val="00F561ED"/>
    <w:rsid w:val="00F56BE1"/>
    <w:rsid w:val="00F60685"/>
    <w:rsid w:val="00F60B0E"/>
    <w:rsid w:val="00F60D14"/>
    <w:rsid w:val="00F61114"/>
    <w:rsid w:val="00F61645"/>
    <w:rsid w:val="00F62637"/>
    <w:rsid w:val="00F62825"/>
    <w:rsid w:val="00F62A3D"/>
    <w:rsid w:val="00F62FF5"/>
    <w:rsid w:val="00F63CE2"/>
    <w:rsid w:val="00F642F5"/>
    <w:rsid w:val="00F64A5F"/>
    <w:rsid w:val="00F657E8"/>
    <w:rsid w:val="00F65AAE"/>
    <w:rsid w:val="00F66D88"/>
    <w:rsid w:val="00F67095"/>
    <w:rsid w:val="00F67808"/>
    <w:rsid w:val="00F71EA7"/>
    <w:rsid w:val="00F7296B"/>
    <w:rsid w:val="00F72D62"/>
    <w:rsid w:val="00F72EDE"/>
    <w:rsid w:val="00F73539"/>
    <w:rsid w:val="00F74756"/>
    <w:rsid w:val="00F74FF6"/>
    <w:rsid w:val="00F75682"/>
    <w:rsid w:val="00F756E9"/>
    <w:rsid w:val="00F75FBD"/>
    <w:rsid w:val="00F77883"/>
    <w:rsid w:val="00F81214"/>
    <w:rsid w:val="00F81D64"/>
    <w:rsid w:val="00F82A06"/>
    <w:rsid w:val="00F82FF6"/>
    <w:rsid w:val="00F83157"/>
    <w:rsid w:val="00F86542"/>
    <w:rsid w:val="00F87E52"/>
    <w:rsid w:val="00F9007E"/>
    <w:rsid w:val="00F9058D"/>
    <w:rsid w:val="00F93A54"/>
    <w:rsid w:val="00F946B1"/>
    <w:rsid w:val="00F956A3"/>
    <w:rsid w:val="00F96A5D"/>
    <w:rsid w:val="00F97E5C"/>
    <w:rsid w:val="00FA0CB5"/>
    <w:rsid w:val="00FA0E1F"/>
    <w:rsid w:val="00FA231A"/>
    <w:rsid w:val="00FA2406"/>
    <w:rsid w:val="00FA2CD5"/>
    <w:rsid w:val="00FA42DE"/>
    <w:rsid w:val="00FA51C4"/>
    <w:rsid w:val="00FA6097"/>
    <w:rsid w:val="00FA7A10"/>
    <w:rsid w:val="00FB1BFA"/>
    <w:rsid w:val="00FB2656"/>
    <w:rsid w:val="00FB33F8"/>
    <w:rsid w:val="00FB36B9"/>
    <w:rsid w:val="00FB4FF5"/>
    <w:rsid w:val="00FB526B"/>
    <w:rsid w:val="00FB6433"/>
    <w:rsid w:val="00FB799E"/>
    <w:rsid w:val="00FC0194"/>
    <w:rsid w:val="00FC01DE"/>
    <w:rsid w:val="00FC19B8"/>
    <w:rsid w:val="00FC2163"/>
    <w:rsid w:val="00FC24FF"/>
    <w:rsid w:val="00FC3153"/>
    <w:rsid w:val="00FC3F22"/>
    <w:rsid w:val="00FC5A17"/>
    <w:rsid w:val="00FC5DAD"/>
    <w:rsid w:val="00FC64E7"/>
    <w:rsid w:val="00FD05A4"/>
    <w:rsid w:val="00FD085B"/>
    <w:rsid w:val="00FD09D0"/>
    <w:rsid w:val="00FD1C60"/>
    <w:rsid w:val="00FD1CAC"/>
    <w:rsid w:val="00FD2B82"/>
    <w:rsid w:val="00FD5AD6"/>
    <w:rsid w:val="00FD7C80"/>
    <w:rsid w:val="00FE01A8"/>
    <w:rsid w:val="00FE070E"/>
    <w:rsid w:val="00FE2F74"/>
    <w:rsid w:val="00FE3F88"/>
    <w:rsid w:val="00FE427C"/>
    <w:rsid w:val="00FE4AD0"/>
    <w:rsid w:val="00FE4C54"/>
    <w:rsid w:val="00FE627E"/>
    <w:rsid w:val="00FE63A5"/>
    <w:rsid w:val="00FE7E20"/>
    <w:rsid w:val="00FF08C9"/>
    <w:rsid w:val="00FF178C"/>
    <w:rsid w:val="00FF1A12"/>
    <w:rsid w:val="00FF25CF"/>
    <w:rsid w:val="00FF4672"/>
    <w:rsid w:val="00FF5015"/>
    <w:rsid w:val="00FF61A4"/>
    <w:rsid w:val="00FF6515"/>
    <w:rsid w:val="00FF6727"/>
    <w:rsid w:val="00FF6BB2"/>
    <w:rsid w:val="00FF75B3"/>
    <w:rsid w:val="00FF7ECD"/>
    <w:rsid w:val="03885CE8"/>
    <w:rsid w:val="13CA6005"/>
    <w:rsid w:val="33830490"/>
    <w:rsid w:val="3F8548C3"/>
    <w:rsid w:val="79DD23F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0EC6F76"/>
  <w15:docId w15:val="{030D0C4D-4C57-4B2D-A6F2-075EB5F8B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32C40"/>
    <w:pPr>
      <w:widowControl w:val="0"/>
      <w:jc w:val="both"/>
    </w:pPr>
    <w:rPr>
      <w:kern w:val="2"/>
      <w:sz w:val="21"/>
    </w:rPr>
  </w:style>
  <w:style w:type="paragraph" w:styleId="1">
    <w:name w:val="heading 1"/>
    <w:basedOn w:val="a0"/>
    <w:next w:val="a0"/>
    <w:link w:val="10"/>
    <w:uiPriority w:val="9"/>
    <w:qFormat/>
    <w:rsid w:val="00082D8B"/>
    <w:pPr>
      <w:keepNext/>
      <w:keepLines/>
      <w:numPr>
        <w:numId w:val="1"/>
      </w:numPr>
      <w:spacing w:before="340" w:after="330" w:line="578" w:lineRule="auto"/>
      <w:outlineLvl w:val="0"/>
    </w:pPr>
    <w:rPr>
      <w:b/>
      <w:bCs/>
      <w:kern w:val="44"/>
      <w:sz w:val="44"/>
      <w:szCs w:val="44"/>
    </w:rPr>
  </w:style>
  <w:style w:type="paragraph" w:styleId="2">
    <w:name w:val="heading 2"/>
    <w:basedOn w:val="a0"/>
    <w:next w:val="a0"/>
    <w:link w:val="20"/>
    <w:uiPriority w:val="9"/>
    <w:qFormat/>
    <w:rsid w:val="00082D8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0"/>
    <w:next w:val="a0"/>
    <w:link w:val="30"/>
    <w:uiPriority w:val="9"/>
    <w:qFormat/>
    <w:rsid w:val="00082D8B"/>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0"/>
    <w:uiPriority w:val="9"/>
    <w:qFormat/>
    <w:rsid w:val="00082D8B"/>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link w:val="50"/>
    <w:uiPriority w:val="9"/>
    <w:unhideWhenUsed/>
    <w:qFormat/>
    <w:rsid w:val="00740034"/>
    <w:pPr>
      <w:keepNext/>
      <w:keepLines/>
      <w:spacing w:line="372" w:lineRule="auto"/>
      <w:ind w:left="1008" w:hanging="1008"/>
      <w:outlineLvl w:val="4"/>
    </w:pPr>
    <w:rPr>
      <w:b/>
      <w:sz w:val="28"/>
    </w:rPr>
  </w:style>
  <w:style w:type="paragraph" w:styleId="6">
    <w:name w:val="heading 6"/>
    <w:basedOn w:val="a0"/>
    <w:next w:val="a0"/>
    <w:link w:val="60"/>
    <w:qFormat/>
    <w:rsid w:val="00AA361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uiPriority w:val="9"/>
    <w:unhideWhenUsed/>
    <w:qFormat/>
    <w:rsid w:val="00740034"/>
    <w:pPr>
      <w:keepNext/>
      <w:keepLines/>
      <w:spacing w:line="317" w:lineRule="auto"/>
      <w:ind w:left="1296" w:hanging="1296"/>
      <w:outlineLvl w:val="6"/>
    </w:pPr>
    <w:rPr>
      <w:b/>
      <w:sz w:val="24"/>
    </w:rPr>
  </w:style>
  <w:style w:type="paragraph" w:styleId="8">
    <w:name w:val="heading 8"/>
    <w:basedOn w:val="a0"/>
    <w:next w:val="a0"/>
    <w:link w:val="80"/>
    <w:uiPriority w:val="9"/>
    <w:unhideWhenUsed/>
    <w:qFormat/>
    <w:rsid w:val="00740034"/>
    <w:pPr>
      <w:keepNext/>
      <w:keepLines/>
      <w:spacing w:line="317" w:lineRule="auto"/>
      <w:ind w:left="1440" w:hanging="1440"/>
      <w:outlineLvl w:val="7"/>
    </w:pPr>
    <w:rPr>
      <w:rFonts w:ascii="Arial" w:eastAsia="黑体" w:hAnsi="Arial"/>
      <w:sz w:val="24"/>
    </w:rPr>
  </w:style>
  <w:style w:type="paragraph" w:styleId="9">
    <w:name w:val="heading 9"/>
    <w:basedOn w:val="a0"/>
    <w:next w:val="a0"/>
    <w:link w:val="90"/>
    <w:uiPriority w:val="9"/>
    <w:unhideWhenUsed/>
    <w:qFormat/>
    <w:rsid w:val="00740034"/>
    <w:pPr>
      <w:keepNext/>
      <w:keepLines/>
      <w:spacing w:line="317" w:lineRule="auto"/>
      <w:ind w:left="1583" w:hanging="1583"/>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qFormat/>
    <w:rsid w:val="00082D8B"/>
    <w:rPr>
      <w:color w:val="0000FF"/>
      <w:u w:val="single"/>
    </w:rPr>
  </w:style>
  <w:style w:type="paragraph" w:customStyle="1" w:styleId="a5">
    <w:name w:val="段"/>
    <w:link w:val="CharChar"/>
    <w:qFormat/>
    <w:rsid w:val="00082D8B"/>
    <w:pPr>
      <w:tabs>
        <w:tab w:val="center" w:pos="4201"/>
        <w:tab w:val="right" w:leader="dot" w:pos="9298"/>
      </w:tabs>
      <w:autoSpaceDE w:val="0"/>
      <w:autoSpaceDN w:val="0"/>
      <w:ind w:firstLineChars="200" w:firstLine="420"/>
      <w:jc w:val="both"/>
    </w:pPr>
    <w:rPr>
      <w:rFonts w:ascii="宋体"/>
      <w:sz w:val="21"/>
    </w:rPr>
  </w:style>
  <w:style w:type="paragraph" w:customStyle="1" w:styleId="11">
    <w:name w:val="_标题1"/>
    <w:basedOn w:val="1"/>
    <w:next w:val="a0"/>
    <w:link w:val="1Char"/>
    <w:qFormat/>
    <w:rsid w:val="00082D8B"/>
    <w:pPr>
      <w:numPr>
        <w:numId w:val="0"/>
      </w:numPr>
      <w:ind w:left="567" w:hanging="567"/>
      <w:jc w:val="center"/>
    </w:pPr>
    <w:rPr>
      <w:rFonts w:ascii="Arial" w:eastAsia="黑体" w:hAnsi="Arial"/>
      <w:b w:val="0"/>
    </w:rPr>
  </w:style>
  <w:style w:type="paragraph" w:styleId="a6">
    <w:name w:val="footer"/>
    <w:basedOn w:val="a0"/>
    <w:link w:val="a7"/>
    <w:unhideWhenUsed/>
    <w:qFormat/>
    <w:rsid w:val="00082D8B"/>
    <w:pPr>
      <w:tabs>
        <w:tab w:val="center" w:pos="4153"/>
        <w:tab w:val="right" w:pos="8306"/>
      </w:tabs>
      <w:snapToGrid w:val="0"/>
      <w:jc w:val="left"/>
    </w:pPr>
    <w:rPr>
      <w:sz w:val="18"/>
      <w:szCs w:val="18"/>
    </w:rPr>
  </w:style>
  <w:style w:type="paragraph" w:styleId="12">
    <w:name w:val="toc 1"/>
    <w:basedOn w:val="a0"/>
    <w:next w:val="a0"/>
    <w:uiPriority w:val="39"/>
    <w:unhideWhenUsed/>
    <w:qFormat/>
    <w:rsid w:val="00082D8B"/>
  </w:style>
  <w:style w:type="paragraph" w:customStyle="1" w:styleId="31">
    <w:name w:val="_标题3"/>
    <w:basedOn w:val="3"/>
    <w:next w:val="a0"/>
    <w:link w:val="3CharChar"/>
    <w:qFormat/>
    <w:rsid w:val="00082D8B"/>
    <w:pPr>
      <w:numPr>
        <w:ilvl w:val="0"/>
        <w:numId w:val="0"/>
      </w:numPr>
      <w:spacing w:beforeLines="50" w:afterLines="50" w:line="415" w:lineRule="auto"/>
      <w:ind w:left="2808" w:hanging="2808"/>
    </w:pPr>
    <w:rPr>
      <w:rFonts w:ascii="Tahoma" w:eastAsia="黑体" w:hAnsi="Tahoma"/>
      <w:b w:val="0"/>
      <w:sz w:val="30"/>
      <w:szCs w:val="30"/>
    </w:rPr>
  </w:style>
  <w:style w:type="paragraph" w:customStyle="1" w:styleId="21">
    <w:name w:val="_标题2"/>
    <w:basedOn w:val="2"/>
    <w:next w:val="a0"/>
    <w:qFormat/>
    <w:rsid w:val="00082D8B"/>
    <w:pPr>
      <w:numPr>
        <w:ilvl w:val="0"/>
        <w:numId w:val="0"/>
      </w:numPr>
      <w:spacing w:beforeLines="50" w:afterLines="50"/>
      <w:ind w:left="1418" w:hanging="1418"/>
    </w:pPr>
    <w:rPr>
      <w:rFonts w:ascii="Tahoma" w:hAnsi="Tahoma"/>
      <w:b w:val="0"/>
    </w:rPr>
  </w:style>
  <w:style w:type="paragraph" w:styleId="a8">
    <w:name w:val="header"/>
    <w:basedOn w:val="a0"/>
    <w:link w:val="a9"/>
    <w:unhideWhenUsed/>
    <w:qFormat/>
    <w:rsid w:val="00082D8B"/>
    <w:pPr>
      <w:pBdr>
        <w:bottom w:val="single" w:sz="6" w:space="1" w:color="auto"/>
      </w:pBdr>
      <w:tabs>
        <w:tab w:val="center" w:pos="4153"/>
        <w:tab w:val="right" w:pos="8306"/>
      </w:tabs>
      <w:snapToGrid w:val="0"/>
      <w:jc w:val="center"/>
    </w:pPr>
    <w:rPr>
      <w:sz w:val="18"/>
      <w:szCs w:val="18"/>
    </w:rPr>
  </w:style>
  <w:style w:type="paragraph" w:styleId="32">
    <w:name w:val="toc 3"/>
    <w:basedOn w:val="a0"/>
    <w:next w:val="a0"/>
    <w:uiPriority w:val="39"/>
    <w:unhideWhenUsed/>
    <w:qFormat/>
    <w:rsid w:val="00082D8B"/>
    <w:pPr>
      <w:ind w:leftChars="400" w:left="840"/>
    </w:pPr>
  </w:style>
  <w:style w:type="paragraph" w:customStyle="1" w:styleId="aa">
    <w:name w:val="封面样式 _正文 + 小一 加粗 居中"/>
    <w:basedOn w:val="a0"/>
    <w:qFormat/>
    <w:rsid w:val="00082D8B"/>
    <w:pPr>
      <w:adjustRightInd w:val="0"/>
      <w:snapToGrid w:val="0"/>
      <w:spacing w:line="360" w:lineRule="auto"/>
      <w:jc w:val="center"/>
    </w:pPr>
    <w:rPr>
      <w:rFonts w:cs="宋体"/>
      <w:b/>
      <w:bCs/>
      <w:sz w:val="48"/>
    </w:rPr>
  </w:style>
  <w:style w:type="paragraph" w:customStyle="1" w:styleId="ab">
    <w:name w:val="底纹"/>
    <w:basedOn w:val="a0"/>
    <w:qFormat/>
    <w:rsid w:val="00082D8B"/>
    <w:pPr>
      <w:pBdr>
        <w:top w:val="single" w:sz="4" w:space="1" w:color="E6E6E6"/>
        <w:left w:val="single" w:sz="4" w:space="4" w:color="E6E6E6"/>
        <w:bottom w:val="single" w:sz="4" w:space="1" w:color="E6E6E6"/>
        <w:right w:val="single" w:sz="4" w:space="4" w:color="E6E6E6"/>
      </w:pBdr>
      <w:shd w:val="pct10" w:color="auto" w:fill="auto"/>
      <w:topLinePunct/>
      <w:adjustRightInd w:val="0"/>
      <w:snapToGrid w:val="0"/>
      <w:spacing w:line="300" w:lineRule="atLeast"/>
      <w:ind w:left="113" w:right="113" w:firstLine="420"/>
      <w:textAlignment w:val="center"/>
    </w:pPr>
    <w:rPr>
      <w:rFonts w:eastAsia="楷体_GB2312"/>
      <w:snapToGrid w:val="0"/>
      <w:kern w:val="20"/>
      <w:sz w:val="20"/>
      <w:szCs w:val="18"/>
    </w:rPr>
  </w:style>
  <w:style w:type="paragraph" w:customStyle="1" w:styleId="ac">
    <w:name w:val="表中文字 注脚 居中 宋体五号"/>
    <w:basedOn w:val="a0"/>
    <w:qFormat/>
    <w:rsid w:val="00082D8B"/>
    <w:pPr>
      <w:jc w:val="center"/>
    </w:pPr>
    <w:rPr>
      <w:szCs w:val="21"/>
    </w:rPr>
  </w:style>
  <w:style w:type="paragraph" w:styleId="22">
    <w:name w:val="toc 2"/>
    <w:basedOn w:val="a0"/>
    <w:next w:val="a0"/>
    <w:uiPriority w:val="39"/>
    <w:unhideWhenUsed/>
    <w:qFormat/>
    <w:rsid w:val="00082D8B"/>
    <w:pPr>
      <w:tabs>
        <w:tab w:val="right" w:leader="dot" w:pos="8296"/>
      </w:tabs>
      <w:adjustRightInd w:val="0"/>
      <w:snapToGrid w:val="0"/>
      <w:ind w:leftChars="200" w:left="200"/>
    </w:pPr>
  </w:style>
  <w:style w:type="paragraph" w:styleId="ad">
    <w:name w:val="Title"/>
    <w:basedOn w:val="a0"/>
    <w:next w:val="a0"/>
    <w:link w:val="ae"/>
    <w:qFormat/>
    <w:rsid w:val="00082D8B"/>
    <w:pPr>
      <w:spacing w:before="240" w:after="60"/>
      <w:jc w:val="center"/>
      <w:outlineLvl w:val="0"/>
    </w:pPr>
    <w:rPr>
      <w:rFonts w:ascii="Cambria" w:hAnsi="Cambria"/>
      <w:b/>
      <w:bCs/>
      <w:sz w:val="32"/>
      <w:szCs w:val="32"/>
    </w:rPr>
  </w:style>
  <w:style w:type="paragraph" w:customStyle="1" w:styleId="af">
    <w:name w:val="正式文档"/>
    <w:basedOn w:val="a0"/>
    <w:qFormat/>
    <w:rsid w:val="00082D8B"/>
    <w:pPr>
      <w:ind w:leftChars="400" w:left="400"/>
    </w:pPr>
  </w:style>
  <w:style w:type="paragraph" w:customStyle="1" w:styleId="af0">
    <w:name w:val="表格文字 左对齐"/>
    <w:basedOn w:val="af1"/>
    <w:qFormat/>
    <w:rsid w:val="00082D8B"/>
    <w:pPr>
      <w:jc w:val="both"/>
    </w:pPr>
  </w:style>
  <w:style w:type="paragraph" w:customStyle="1" w:styleId="af1">
    <w:name w:val="表格文字 居中"/>
    <w:basedOn w:val="a0"/>
    <w:qFormat/>
    <w:rsid w:val="00082D8B"/>
    <w:pPr>
      <w:jc w:val="center"/>
    </w:pPr>
    <w:rPr>
      <w:rFonts w:ascii="Arial" w:hAnsi="Arial" w:cs="宋体"/>
    </w:rPr>
  </w:style>
  <w:style w:type="paragraph" w:customStyle="1" w:styleId="af2">
    <w:name w:val="正文 居中加粗"/>
    <w:basedOn w:val="a0"/>
    <w:qFormat/>
    <w:rsid w:val="00082D8B"/>
    <w:pPr>
      <w:jc w:val="center"/>
    </w:pPr>
    <w:rPr>
      <w:rFonts w:ascii="Calibri" w:hAnsi="Calibri"/>
      <w:b/>
      <w:bCs/>
      <w:szCs w:val="22"/>
    </w:rPr>
  </w:style>
  <w:style w:type="paragraph" w:customStyle="1" w:styleId="af3">
    <w:name w:val="表格文字 居中加粗"/>
    <w:basedOn w:val="a0"/>
    <w:qFormat/>
    <w:rsid w:val="00082D8B"/>
    <w:pPr>
      <w:jc w:val="center"/>
    </w:pPr>
    <w:rPr>
      <w:rFonts w:ascii="Arial" w:hAnsi="Arial" w:cs="宋体"/>
      <w:b/>
      <w:bCs/>
    </w:rPr>
  </w:style>
  <w:style w:type="paragraph" w:customStyle="1" w:styleId="23">
    <w:name w:val="封面样式 _正文 + 加粗 首行缩进:  2 字符"/>
    <w:basedOn w:val="a0"/>
    <w:rsid w:val="00082D8B"/>
    <w:pPr>
      <w:adjustRightInd w:val="0"/>
      <w:snapToGrid w:val="0"/>
      <w:spacing w:line="360" w:lineRule="auto"/>
      <w:ind w:firstLineChars="200" w:firstLine="482"/>
    </w:pPr>
    <w:rPr>
      <w:rFonts w:cs="宋体"/>
      <w:b/>
      <w:bCs/>
      <w:sz w:val="24"/>
    </w:rPr>
  </w:style>
  <w:style w:type="paragraph" w:styleId="af4">
    <w:name w:val="List Paragraph"/>
    <w:basedOn w:val="a0"/>
    <w:uiPriority w:val="99"/>
    <w:qFormat/>
    <w:rsid w:val="002652A6"/>
    <w:pPr>
      <w:ind w:firstLineChars="200" w:firstLine="420"/>
    </w:pPr>
  </w:style>
  <w:style w:type="paragraph" w:styleId="af5">
    <w:name w:val="Document Map"/>
    <w:basedOn w:val="a0"/>
    <w:link w:val="af6"/>
    <w:unhideWhenUsed/>
    <w:qFormat/>
    <w:rsid w:val="00DA0147"/>
    <w:rPr>
      <w:rFonts w:ascii="宋体"/>
      <w:sz w:val="18"/>
      <w:szCs w:val="18"/>
    </w:rPr>
  </w:style>
  <w:style w:type="character" w:customStyle="1" w:styleId="af6">
    <w:name w:val="文档结构图 字符"/>
    <w:basedOn w:val="a1"/>
    <w:link w:val="af5"/>
    <w:uiPriority w:val="99"/>
    <w:semiHidden/>
    <w:qFormat/>
    <w:rsid w:val="00DA0147"/>
    <w:rPr>
      <w:rFonts w:ascii="宋体"/>
      <w:kern w:val="2"/>
      <w:sz w:val="18"/>
      <w:szCs w:val="18"/>
    </w:rPr>
  </w:style>
  <w:style w:type="paragraph" w:styleId="af7">
    <w:name w:val="No Spacing"/>
    <w:link w:val="af8"/>
    <w:uiPriority w:val="1"/>
    <w:qFormat/>
    <w:rsid w:val="00DA0147"/>
    <w:rPr>
      <w:rFonts w:asciiTheme="minorHAnsi" w:eastAsiaTheme="minorEastAsia" w:hAnsiTheme="minorHAnsi" w:cstheme="minorBidi"/>
      <w:sz w:val="22"/>
      <w:szCs w:val="22"/>
    </w:rPr>
  </w:style>
  <w:style w:type="character" w:customStyle="1" w:styleId="af8">
    <w:name w:val="无间隔 字符"/>
    <w:basedOn w:val="a1"/>
    <w:link w:val="af7"/>
    <w:uiPriority w:val="1"/>
    <w:qFormat/>
    <w:rsid w:val="00DA0147"/>
    <w:rPr>
      <w:rFonts w:asciiTheme="minorHAnsi" w:eastAsiaTheme="minorEastAsia" w:hAnsiTheme="minorHAnsi" w:cstheme="minorBidi"/>
      <w:sz w:val="22"/>
      <w:szCs w:val="22"/>
    </w:rPr>
  </w:style>
  <w:style w:type="paragraph" w:styleId="af9">
    <w:name w:val="Balloon Text"/>
    <w:basedOn w:val="a0"/>
    <w:link w:val="afa"/>
    <w:unhideWhenUsed/>
    <w:qFormat/>
    <w:rsid w:val="00DA0147"/>
    <w:rPr>
      <w:sz w:val="18"/>
      <w:szCs w:val="18"/>
    </w:rPr>
  </w:style>
  <w:style w:type="character" w:customStyle="1" w:styleId="afa">
    <w:name w:val="批注框文本 字符"/>
    <w:basedOn w:val="a1"/>
    <w:link w:val="af9"/>
    <w:uiPriority w:val="99"/>
    <w:semiHidden/>
    <w:qFormat/>
    <w:rsid w:val="00DA0147"/>
    <w:rPr>
      <w:kern w:val="2"/>
      <w:sz w:val="18"/>
      <w:szCs w:val="18"/>
    </w:rPr>
  </w:style>
  <w:style w:type="table" w:styleId="afb">
    <w:name w:val="Table Grid"/>
    <w:basedOn w:val="a2"/>
    <w:uiPriority w:val="99"/>
    <w:unhideWhenUsed/>
    <w:qFormat/>
    <w:rsid w:val="00F50C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CharChar">
    <w:name w:val="_标题3 Char Char"/>
    <w:link w:val="31"/>
    <w:rsid w:val="008722A6"/>
    <w:rPr>
      <w:rFonts w:ascii="Tahoma" w:eastAsia="黑体" w:hAnsi="Tahoma"/>
      <w:bCs/>
      <w:kern w:val="2"/>
      <w:sz w:val="30"/>
      <w:szCs w:val="30"/>
    </w:rPr>
  </w:style>
  <w:style w:type="character" w:customStyle="1" w:styleId="20">
    <w:name w:val="标题 2 字符"/>
    <w:basedOn w:val="a1"/>
    <w:link w:val="2"/>
    <w:uiPriority w:val="9"/>
    <w:qFormat/>
    <w:rsid w:val="00244824"/>
    <w:rPr>
      <w:rFonts w:ascii="Arial" w:eastAsia="黑体" w:hAnsi="Arial"/>
      <w:b/>
      <w:bCs/>
      <w:kern w:val="2"/>
      <w:sz w:val="32"/>
      <w:szCs w:val="32"/>
    </w:rPr>
  </w:style>
  <w:style w:type="character" w:customStyle="1" w:styleId="30">
    <w:name w:val="标题 3 字符"/>
    <w:basedOn w:val="a1"/>
    <w:link w:val="3"/>
    <w:uiPriority w:val="9"/>
    <w:qFormat/>
    <w:rsid w:val="00E1451A"/>
    <w:rPr>
      <w:b/>
      <w:bCs/>
      <w:kern w:val="2"/>
      <w:sz w:val="32"/>
      <w:szCs w:val="32"/>
    </w:rPr>
  </w:style>
  <w:style w:type="paragraph" w:styleId="TOC">
    <w:name w:val="TOC Heading"/>
    <w:basedOn w:val="1"/>
    <w:next w:val="a0"/>
    <w:unhideWhenUsed/>
    <w:qFormat/>
    <w:rsid w:val="00BA06F7"/>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41">
    <w:name w:val="_标题4"/>
    <w:basedOn w:val="4"/>
    <w:next w:val="a0"/>
    <w:rsid w:val="00BA06F7"/>
    <w:pPr>
      <w:numPr>
        <w:ilvl w:val="0"/>
        <w:numId w:val="0"/>
      </w:numPr>
      <w:spacing w:line="377" w:lineRule="auto"/>
    </w:pPr>
    <w:rPr>
      <w:rFonts w:ascii="Tahoma" w:hAnsi="Tahoma"/>
      <w:b w:val="0"/>
    </w:rPr>
  </w:style>
  <w:style w:type="character" w:customStyle="1" w:styleId="1Char">
    <w:name w:val="_标题1 Char"/>
    <w:link w:val="11"/>
    <w:rsid w:val="00BA06F7"/>
    <w:rPr>
      <w:rFonts w:ascii="Arial" w:eastAsia="黑体" w:hAnsi="Arial"/>
      <w:bCs/>
      <w:kern w:val="44"/>
      <w:sz w:val="44"/>
      <w:szCs w:val="44"/>
    </w:rPr>
  </w:style>
  <w:style w:type="paragraph" w:styleId="afc">
    <w:name w:val="Date"/>
    <w:basedOn w:val="a0"/>
    <w:next w:val="a0"/>
    <w:link w:val="afd"/>
    <w:unhideWhenUsed/>
    <w:qFormat/>
    <w:rsid w:val="00EC0F3A"/>
    <w:pPr>
      <w:ind w:leftChars="2500" w:left="100"/>
    </w:pPr>
  </w:style>
  <w:style w:type="character" w:customStyle="1" w:styleId="afd">
    <w:name w:val="日期 字符"/>
    <w:basedOn w:val="a1"/>
    <w:link w:val="afc"/>
    <w:rsid w:val="00EC0F3A"/>
    <w:rPr>
      <w:kern w:val="2"/>
      <w:sz w:val="21"/>
    </w:rPr>
  </w:style>
  <w:style w:type="paragraph" w:customStyle="1" w:styleId="afe">
    <w:name w:val="图表标题"/>
    <w:basedOn w:val="a0"/>
    <w:rsid w:val="00226310"/>
    <w:pPr>
      <w:adjustRightInd w:val="0"/>
      <w:spacing w:line="360" w:lineRule="auto"/>
      <w:jc w:val="center"/>
    </w:pPr>
    <w:rPr>
      <w:b/>
      <w:sz w:val="24"/>
      <w:szCs w:val="24"/>
    </w:rPr>
  </w:style>
  <w:style w:type="paragraph" w:customStyle="1" w:styleId="aff">
    <w:name w:val="_正文"/>
    <w:basedOn w:val="a0"/>
    <w:link w:val="Char"/>
    <w:qFormat/>
    <w:rsid w:val="00025321"/>
    <w:pPr>
      <w:adjustRightInd w:val="0"/>
      <w:snapToGrid w:val="0"/>
      <w:spacing w:line="360" w:lineRule="auto"/>
      <w:ind w:firstLineChars="200" w:firstLine="200"/>
    </w:pPr>
    <w:rPr>
      <w:sz w:val="24"/>
      <w:szCs w:val="24"/>
    </w:rPr>
  </w:style>
  <w:style w:type="character" w:customStyle="1" w:styleId="Char">
    <w:name w:val="_正文 Char"/>
    <w:link w:val="aff"/>
    <w:qFormat/>
    <w:rsid w:val="00025321"/>
    <w:rPr>
      <w:kern w:val="2"/>
      <w:sz w:val="24"/>
      <w:szCs w:val="24"/>
    </w:rPr>
  </w:style>
  <w:style w:type="character" w:customStyle="1" w:styleId="60">
    <w:name w:val="标题 6 字符"/>
    <w:basedOn w:val="a1"/>
    <w:link w:val="6"/>
    <w:rsid w:val="00AA3619"/>
    <w:rPr>
      <w:rFonts w:ascii="Arial" w:eastAsia="黑体" w:hAnsi="Arial"/>
      <w:b/>
      <w:bCs/>
      <w:kern w:val="2"/>
      <w:sz w:val="24"/>
      <w:szCs w:val="24"/>
    </w:rPr>
  </w:style>
  <w:style w:type="character" w:customStyle="1" w:styleId="t1">
    <w:name w:val="t1"/>
    <w:rsid w:val="00AA3619"/>
    <w:rPr>
      <w:color w:val="990000"/>
    </w:rPr>
  </w:style>
  <w:style w:type="character" w:customStyle="1" w:styleId="ae">
    <w:name w:val="标题 字符"/>
    <w:link w:val="ad"/>
    <w:rsid w:val="00AA3619"/>
    <w:rPr>
      <w:rFonts w:ascii="Cambria" w:hAnsi="Cambria"/>
      <w:b/>
      <w:bCs/>
      <w:kern w:val="2"/>
      <w:sz w:val="32"/>
      <w:szCs w:val="32"/>
    </w:rPr>
  </w:style>
  <w:style w:type="character" w:customStyle="1" w:styleId="1CharChar">
    <w:name w:val="_标题1 Char Char"/>
    <w:rsid w:val="00AA3619"/>
    <w:rPr>
      <w:rFonts w:ascii="Arial" w:eastAsia="黑体" w:hAnsi="Arial"/>
      <w:bCs/>
      <w:kern w:val="44"/>
      <w:sz w:val="44"/>
      <w:szCs w:val="44"/>
    </w:rPr>
  </w:style>
  <w:style w:type="character" w:customStyle="1" w:styleId="a9">
    <w:name w:val="页眉 字符"/>
    <w:link w:val="a8"/>
    <w:rsid w:val="00AA3619"/>
    <w:rPr>
      <w:kern w:val="2"/>
      <w:sz w:val="18"/>
      <w:szCs w:val="18"/>
    </w:rPr>
  </w:style>
  <w:style w:type="character" w:customStyle="1" w:styleId="CharChar">
    <w:name w:val="段 Char Char"/>
    <w:link w:val="a5"/>
    <w:rsid w:val="00AA3619"/>
    <w:rPr>
      <w:rFonts w:ascii="宋体"/>
      <w:sz w:val="21"/>
    </w:rPr>
  </w:style>
  <w:style w:type="character" w:customStyle="1" w:styleId="10">
    <w:name w:val="标题 1 字符"/>
    <w:link w:val="1"/>
    <w:uiPriority w:val="9"/>
    <w:qFormat/>
    <w:rsid w:val="00AA3619"/>
    <w:rPr>
      <w:b/>
      <w:bCs/>
      <w:kern w:val="44"/>
      <w:sz w:val="44"/>
      <w:szCs w:val="44"/>
    </w:rPr>
  </w:style>
  <w:style w:type="character" w:customStyle="1" w:styleId="a7">
    <w:name w:val="页脚 字符"/>
    <w:link w:val="a6"/>
    <w:qFormat/>
    <w:rsid w:val="00AA3619"/>
    <w:rPr>
      <w:kern w:val="2"/>
      <w:sz w:val="18"/>
      <w:szCs w:val="18"/>
    </w:rPr>
  </w:style>
  <w:style w:type="paragraph" w:styleId="13">
    <w:name w:val="index 1"/>
    <w:basedOn w:val="a0"/>
    <w:next w:val="a0"/>
    <w:qFormat/>
    <w:rsid w:val="00AA3619"/>
    <w:rPr>
      <w:rFonts w:ascii="宋体" w:hAnsi="宋体"/>
    </w:rPr>
  </w:style>
  <w:style w:type="paragraph" w:customStyle="1" w:styleId="CharCharCharChar">
    <w:name w:val="Char Char Char Char"/>
    <w:basedOn w:val="a0"/>
    <w:qFormat/>
    <w:rsid w:val="00AA3619"/>
    <w:rPr>
      <w:rFonts w:ascii="Tahoma" w:hAnsi="Tahoma"/>
      <w:sz w:val="24"/>
    </w:rPr>
  </w:style>
  <w:style w:type="paragraph" w:customStyle="1" w:styleId="aff0">
    <w:name w:val="加底色"/>
    <w:basedOn w:val="a0"/>
    <w:qFormat/>
    <w:rsid w:val="00AA3619"/>
    <w:pPr>
      <w:shd w:val="clear" w:color="auto" w:fill="FFCC99"/>
      <w:adjustRightInd w:val="0"/>
      <w:snapToGrid w:val="0"/>
      <w:spacing w:beforeLines="15" w:afterLines="15"/>
    </w:pPr>
    <w:rPr>
      <w:szCs w:val="24"/>
    </w:rPr>
  </w:style>
  <w:style w:type="paragraph" w:customStyle="1" w:styleId="aff1">
    <w:name w:val="前言、引言标题"/>
    <w:next w:val="a5"/>
    <w:qFormat/>
    <w:rsid w:val="00AA3619"/>
    <w:pPr>
      <w:keepNext/>
      <w:pageBreakBefore/>
      <w:shd w:val="clear" w:color="FFFFFF" w:fill="FFFFFF"/>
      <w:spacing w:before="640" w:after="560"/>
      <w:jc w:val="center"/>
      <w:outlineLvl w:val="0"/>
    </w:pPr>
    <w:rPr>
      <w:rFonts w:ascii="黑体" w:eastAsia="黑体"/>
      <w:sz w:val="32"/>
    </w:rPr>
  </w:style>
  <w:style w:type="paragraph" w:customStyle="1" w:styleId="a">
    <w:name w:val="正文表标题"/>
    <w:next w:val="a0"/>
    <w:qFormat/>
    <w:rsid w:val="00AA3619"/>
    <w:pPr>
      <w:numPr>
        <w:numId w:val="3"/>
      </w:numPr>
      <w:jc w:val="center"/>
    </w:pPr>
    <w:rPr>
      <w:rFonts w:ascii="黑体" w:eastAsia="黑体"/>
      <w:sz w:val="21"/>
    </w:rPr>
  </w:style>
  <w:style w:type="paragraph" w:customStyle="1" w:styleId="0150151">
    <w:name w:val="样式 组件表格正文 + 段前: 0.15 行 段后: 0.15 行1"/>
    <w:basedOn w:val="a0"/>
    <w:qFormat/>
    <w:rsid w:val="00AA3619"/>
    <w:pPr>
      <w:adjustRightInd w:val="0"/>
      <w:snapToGrid w:val="0"/>
      <w:spacing w:beforeLines="15" w:afterLines="15"/>
    </w:pPr>
    <w:rPr>
      <w:rFonts w:cs="宋体"/>
    </w:rPr>
  </w:style>
  <w:style w:type="paragraph" w:customStyle="1" w:styleId="14">
    <w:name w:val="列出段落1"/>
    <w:basedOn w:val="a0"/>
    <w:uiPriority w:val="99"/>
    <w:qFormat/>
    <w:rsid w:val="00225072"/>
    <w:pPr>
      <w:ind w:firstLineChars="200" w:firstLine="420"/>
    </w:pPr>
  </w:style>
  <w:style w:type="paragraph" w:customStyle="1" w:styleId="15">
    <w:name w:val="无间隔1"/>
    <w:uiPriority w:val="1"/>
    <w:qFormat/>
    <w:rsid w:val="00225072"/>
    <w:rPr>
      <w:rFonts w:asciiTheme="minorHAnsi" w:eastAsiaTheme="minorEastAsia" w:hAnsiTheme="minorHAnsi" w:cstheme="minorBidi"/>
      <w:sz w:val="22"/>
      <w:szCs w:val="22"/>
    </w:rPr>
  </w:style>
  <w:style w:type="paragraph" w:customStyle="1" w:styleId="TOC1">
    <w:name w:val="TOC 标题1"/>
    <w:basedOn w:val="1"/>
    <w:next w:val="a0"/>
    <w:unhideWhenUsed/>
    <w:qFormat/>
    <w:rsid w:val="00225072"/>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40">
    <w:name w:val="标题 4 字符"/>
    <w:basedOn w:val="a1"/>
    <w:link w:val="4"/>
    <w:uiPriority w:val="9"/>
    <w:rsid w:val="003C1FB8"/>
    <w:rPr>
      <w:rFonts w:ascii="Arial" w:eastAsia="黑体" w:hAnsi="Arial"/>
      <w:b/>
      <w:bCs/>
      <w:kern w:val="2"/>
      <w:sz w:val="28"/>
      <w:szCs w:val="28"/>
    </w:rPr>
  </w:style>
  <w:style w:type="character" w:customStyle="1" w:styleId="50">
    <w:name w:val="标题 5 字符"/>
    <w:basedOn w:val="a1"/>
    <w:link w:val="5"/>
    <w:uiPriority w:val="9"/>
    <w:rsid w:val="00740034"/>
    <w:rPr>
      <w:b/>
      <w:kern w:val="2"/>
      <w:sz w:val="28"/>
    </w:rPr>
  </w:style>
  <w:style w:type="character" w:customStyle="1" w:styleId="70">
    <w:name w:val="标题 7 字符"/>
    <w:basedOn w:val="a1"/>
    <w:link w:val="7"/>
    <w:uiPriority w:val="9"/>
    <w:rsid w:val="00740034"/>
    <w:rPr>
      <w:b/>
      <w:kern w:val="2"/>
      <w:sz w:val="24"/>
    </w:rPr>
  </w:style>
  <w:style w:type="character" w:customStyle="1" w:styleId="80">
    <w:name w:val="标题 8 字符"/>
    <w:basedOn w:val="a1"/>
    <w:link w:val="8"/>
    <w:uiPriority w:val="9"/>
    <w:rsid w:val="00740034"/>
    <w:rPr>
      <w:rFonts w:ascii="Arial" w:eastAsia="黑体" w:hAnsi="Arial"/>
      <w:kern w:val="2"/>
      <w:sz w:val="24"/>
    </w:rPr>
  </w:style>
  <w:style w:type="character" w:customStyle="1" w:styleId="90">
    <w:name w:val="标题 9 字符"/>
    <w:basedOn w:val="a1"/>
    <w:link w:val="9"/>
    <w:uiPriority w:val="9"/>
    <w:rsid w:val="00740034"/>
    <w:rPr>
      <w:rFonts w:ascii="Arial" w:eastAsia="黑体" w:hAnsi="Arial"/>
      <w:kern w:val="2"/>
      <w:sz w:val="21"/>
    </w:rPr>
  </w:style>
  <w:style w:type="paragraph" w:styleId="42">
    <w:name w:val="toc 4"/>
    <w:basedOn w:val="a0"/>
    <w:next w:val="a0"/>
    <w:autoRedefine/>
    <w:uiPriority w:val="39"/>
    <w:unhideWhenUsed/>
    <w:rsid w:val="00740034"/>
    <w:pPr>
      <w:ind w:leftChars="600" w:left="1260"/>
    </w:pPr>
    <w:rPr>
      <w:rFonts w:asciiTheme="minorHAnsi" w:eastAsiaTheme="minorEastAsia" w:hAnsiTheme="minorHAnsi" w:cstheme="minorBidi"/>
      <w:szCs w:val="22"/>
    </w:rPr>
  </w:style>
  <w:style w:type="paragraph" w:styleId="51">
    <w:name w:val="toc 5"/>
    <w:basedOn w:val="a0"/>
    <w:next w:val="a0"/>
    <w:autoRedefine/>
    <w:uiPriority w:val="39"/>
    <w:unhideWhenUsed/>
    <w:rsid w:val="00740034"/>
    <w:pPr>
      <w:ind w:leftChars="800" w:left="1680"/>
    </w:pPr>
    <w:rPr>
      <w:rFonts w:asciiTheme="minorHAnsi" w:eastAsiaTheme="minorEastAsia" w:hAnsiTheme="minorHAnsi" w:cstheme="minorBidi"/>
      <w:szCs w:val="22"/>
    </w:rPr>
  </w:style>
  <w:style w:type="paragraph" w:styleId="61">
    <w:name w:val="toc 6"/>
    <w:basedOn w:val="a0"/>
    <w:next w:val="a0"/>
    <w:autoRedefine/>
    <w:uiPriority w:val="39"/>
    <w:unhideWhenUsed/>
    <w:rsid w:val="00740034"/>
    <w:pPr>
      <w:ind w:leftChars="1000" w:left="2100"/>
    </w:pPr>
    <w:rPr>
      <w:rFonts w:asciiTheme="minorHAnsi" w:eastAsiaTheme="minorEastAsia" w:hAnsiTheme="minorHAnsi" w:cstheme="minorBidi"/>
      <w:szCs w:val="22"/>
    </w:rPr>
  </w:style>
  <w:style w:type="paragraph" w:styleId="71">
    <w:name w:val="toc 7"/>
    <w:basedOn w:val="a0"/>
    <w:next w:val="a0"/>
    <w:autoRedefine/>
    <w:uiPriority w:val="39"/>
    <w:unhideWhenUsed/>
    <w:rsid w:val="00740034"/>
    <w:pPr>
      <w:ind w:leftChars="1200" w:left="2520"/>
    </w:pPr>
    <w:rPr>
      <w:rFonts w:asciiTheme="minorHAnsi" w:eastAsiaTheme="minorEastAsia" w:hAnsiTheme="minorHAnsi" w:cstheme="minorBidi"/>
      <w:szCs w:val="22"/>
    </w:rPr>
  </w:style>
  <w:style w:type="paragraph" w:styleId="81">
    <w:name w:val="toc 8"/>
    <w:basedOn w:val="a0"/>
    <w:next w:val="a0"/>
    <w:autoRedefine/>
    <w:uiPriority w:val="39"/>
    <w:unhideWhenUsed/>
    <w:rsid w:val="00740034"/>
    <w:pPr>
      <w:ind w:leftChars="1400" w:left="2940"/>
    </w:pPr>
    <w:rPr>
      <w:rFonts w:asciiTheme="minorHAnsi" w:eastAsiaTheme="minorEastAsia" w:hAnsiTheme="minorHAnsi" w:cstheme="minorBidi"/>
      <w:szCs w:val="22"/>
    </w:rPr>
  </w:style>
  <w:style w:type="paragraph" w:styleId="91">
    <w:name w:val="toc 9"/>
    <w:basedOn w:val="a0"/>
    <w:next w:val="a0"/>
    <w:autoRedefine/>
    <w:uiPriority w:val="39"/>
    <w:unhideWhenUsed/>
    <w:rsid w:val="00740034"/>
    <w:pPr>
      <w:ind w:leftChars="1600" w:left="3360"/>
    </w:pPr>
    <w:rPr>
      <w:rFonts w:asciiTheme="minorHAnsi" w:eastAsiaTheme="minorEastAsia" w:hAnsiTheme="minorHAnsi" w:cstheme="minorBidi"/>
      <w:szCs w:val="22"/>
    </w:rPr>
  </w:style>
  <w:style w:type="character" w:customStyle="1" w:styleId="high-light-bg4">
    <w:name w:val="high-light-bg4"/>
    <w:basedOn w:val="a1"/>
    <w:rsid w:val="00740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emf"/><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package" Target="embeddings/Microsoft_Word___.doc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Microsoft_Excel_97-2003____.xls"/><Relationship Id="rId25" Type="http://schemas.openxmlformats.org/officeDocument/2006/relationships/oleObject" Target="embeddings/Microsoft_Excel_97-2003____2.xls"/><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Microsoft_Word_97_-_2003___.doc"/><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oleObject" Target="embeddings/Microsoft_Excel_97-2003____1.xls"/><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AD3BF-BB8F-414B-BA35-9094DE5D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64</Pages>
  <Words>7348</Words>
  <Characters>41886</Characters>
  <Application>Microsoft Office Word</Application>
  <DocSecurity>0</DocSecurity>
  <PresentationFormat/>
  <Lines>349</Lines>
  <Paragraphs>98</Paragraphs>
  <Slides>0</Slides>
  <Notes>0</Notes>
  <HiddenSlides>0</HiddenSlides>
  <MMClips>0</MMClips>
  <ScaleCrop>false</ScaleCrop>
  <Company>Sky123.Org</Company>
  <LinksUpToDate>false</LinksUpToDate>
  <CharactersWithSpaces>49136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税控服务器开票接口</dc:title>
  <dc:creator>Administrator</dc:creator>
  <cp:lastModifiedBy>adsin</cp:lastModifiedBy>
  <cp:revision>54</cp:revision>
  <dcterms:created xsi:type="dcterms:W3CDTF">2019-06-05T07:45:00Z</dcterms:created>
  <dcterms:modified xsi:type="dcterms:W3CDTF">2020-11-27T09:21:00Z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